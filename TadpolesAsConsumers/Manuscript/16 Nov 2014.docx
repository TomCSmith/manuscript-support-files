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C70" w:rsidRDefault="00142C70" w:rsidP="00142C70">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Leaving the table, unnoticed: mountain yellow-legged frog extinctions have weak effects on resources, competitors, and communities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responses of resources and competitors to removal of endangered mountain yellow-legged frog tadpoles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4F7CA8">
        <w:rPr>
          <w:rFonts w:ascii="Times New Roman" w:hAnsi="Times New Roman" w:cs="Times New Roman"/>
          <w:sz w:val="24"/>
          <w:szCs w:val="24"/>
        </w:rPr>
        <w:t>Weak responses of resources and competitors to loss of endangered mountain yellow-legged frog tadpoles</w:t>
      </w:r>
    </w:p>
    <w:p w:rsidR="00BF5C5A"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communities will have weak response to mountain yellow-legged frog extinctions.</w:t>
      </w:r>
    </w:p>
    <w:p w:rsidR="004F7CA8"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responses of resources and competitors to loss of an endangered amphibian</w:t>
      </w:r>
    </w:p>
    <w:p w:rsidR="004F7CA8" w:rsidRPr="000B19C9" w:rsidRDefault="004F7CA8"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Weak top-down and competitive effects of an endangered amphibian</w:t>
      </w:r>
    </w:p>
    <w:p w:rsid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 xml:space="preserve">Weak interactions between algae, </w:t>
      </w:r>
      <w:r w:rsidR="000B19C9">
        <w:rPr>
          <w:rFonts w:ascii="Times New Roman" w:hAnsi="Times New Roman" w:cs="Times New Roman"/>
          <w:sz w:val="24"/>
          <w:szCs w:val="24"/>
        </w:rPr>
        <w:t>mayflies</w:t>
      </w:r>
      <w:r w:rsidRPr="00EE3A4D">
        <w:rPr>
          <w:rFonts w:ascii="Times New Roman" w:hAnsi="Times New Roman" w:cs="Times New Roman"/>
          <w:sz w:val="24"/>
          <w:szCs w:val="24"/>
        </w:rPr>
        <w:t>, and endangered tadpoles</w:t>
      </w:r>
    </w:p>
    <w:p w:rsidR="00E82E81" w:rsidRPr="00EE3A4D" w:rsidRDefault="00EE3A4D"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r w:rsidR="004F7CA8">
        <w:rPr>
          <w:rFonts w:ascii="Times New Roman" w:hAnsi="Times New Roman" w:cs="Times New Roman"/>
          <w:sz w:val="24"/>
          <w:szCs w:val="24"/>
        </w:rPr>
        <w:t>: extinctions may have weak effects on communities</w:t>
      </w:r>
    </w:p>
    <w:p w:rsidR="00EE3A4D" w:rsidRDefault="00BF5C5A" w:rsidP="008D3EF6">
      <w:pPr>
        <w:pStyle w:val="ListParagraph"/>
        <w:numPr>
          <w:ilvl w:val="0"/>
          <w:numId w:val="5"/>
        </w:numPr>
        <w:spacing w:line="480" w:lineRule="auto"/>
        <w:ind w:left="0" w:right="360" w:firstLine="720"/>
        <w:jc w:val="center"/>
        <w:rPr>
          <w:rFonts w:ascii="Times New Roman" w:hAnsi="Times New Roman" w:cs="Times New Roman"/>
          <w:sz w:val="24"/>
          <w:szCs w:val="24"/>
        </w:rPr>
      </w:pPr>
      <w:r>
        <w:rPr>
          <w:rFonts w:ascii="Times New Roman" w:hAnsi="Times New Roman" w:cs="Times New Roman"/>
          <w:sz w:val="24"/>
          <w:szCs w:val="24"/>
        </w:rPr>
        <w:t xml:space="preserve">Ecological roles of endangered </w:t>
      </w:r>
      <w:r w:rsidR="00EE3A4D" w:rsidRPr="00EE3A4D">
        <w:rPr>
          <w:rFonts w:ascii="Times New Roman" w:hAnsi="Times New Roman" w:cs="Times New Roman"/>
          <w:sz w:val="24"/>
          <w:szCs w:val="24"/>
        </w:rPr>
        <w:t>Mountain yellow-legged frog tadpole</w:t>
      </w:r>
      <w:r>
        <w:rPr>
          <w:rFonts w:ascii="Times New Roman" w:hAnsi="Times New Roman" w:cs="Times New Roman"/>
          <w:sz w:val="24"/>
          <w:szCs w:val="24"/>
        </w:rPr>
        <w:t>s</w:t>
      </w:r>
      <w:r w:rsidR="00EE3A4D" w:rsidRPr="00EE3A4D">
        <w:rPr>
          <w:rFonts w:ascii="Times New Roman" w:hAnsi="Times New Roman" w:cs="Times New Roman"/>
          <w:sz w:val="24"/>
          <w:szCs w:val="24"/>
        </w:rPr>
        <w:t xml:space="preserve"> </w:t>
      </w:r>
    </w:p>
    <w:p w:rsidR="00EE3A4D" w:rsidRDefault="00EE3A4D" w:rsidP="008D3EF6">
      <w:pPr>
        <w:spacing w:line="480" w:lineRule="auto"/>
        <w:ind w:right="360" w:firstLine="720"/>
        <w:jc w:val="center"/>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8D3EF6">
      <w:pPr>
        <w:pStyle w:val="MediumGrid21"/>
        <w:spacing w:line="480" w:lineRule="auto"/>
        <w:ind w:right="360" w:firstLine="720"/>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8D3EF6">
      <w:pPr>
        <w:pStyle w:val="MediumGrid21"/>
        <w:spacing w:line="480" w:lineRule="auto"/>
        <w:ind w:right="360" w:firstLine="720"/>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8D3EF6">
      <w:pPr>
        <w:spacing w:line="480" w:lineRule="auto"/>
        <w:ind w:right="360" w:firstLine="720"/>
        <w:jc w:val="center"/>
        <w:rPr>
          <w:rFonts w:ascii="Times New Roman" w:hAnsi="Times New Roman" w:cs="Times New Roman"/>
          <w:sz w:val="24"/>
          <w:szCs w:val="24"/>
        </w:rPr>
      </w:pPr>
    </w:p>
    <w:p w:rsidR="00EC2434" w:rsidRDefault="00EC2434" w:rsidP="008D3EF6">
      <w:pPr>
        <w:spacing w:line="480" w:lineRule="auto"/>
        <w:ind w:right="360" w:firstLine="720"/>
        <w:jc w:val="center"/>
        <w:rPr>
          <w:rFonts w:ascii="Times New Roman" w:hAnsi="Times New Roman" w:cs="Times New Roman"/>
          <w:sz w:val="24"/>
          <w:szCs w:val="24"/>
        </w:rPr>
      </w:pPr>
    </w:p>
    <w:p w:rsidR="003D17A2" w:rsidRDefault="00EC243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r w:rsidR="00BF5C5A">
        <w:rPr>
          <w:rFonts w:ascii="Times New Roman" w:hAnsi="Times New Roman" w:cs="Times New Roman"/>
          <w:sz w:val="24"/>
          <w:szCs w:val="24"/>
        </w:rPr>
        <w:t xml:space="preserve"> contributed to </w:t>
      </w:r>
      <w:r>
        <w:rPr>
          <w:rFonts w:ascii="Times New Roman" w:hAnsi="Times New Roman" w:cs="Times New Roman"/>
          <w:sz w:val="24"/>
          <w:szCs w:val="24"/>
        </w:rPr>
        <w:t>the research</w:t>
      </w:r>
      <w:r w:rsidR="00BF5C5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sidR="00BF5C5A">
        <w:rPr>
          <w:rFonts w:ascii="Times New Roman" w:hAnsi="Times New Roman" w:cs="Times New Roman"/>
          <w:sz w:val="24"/>
          <w:szCs w:val="24"/>
        </w:rPr>
        <w:t xml:space="preserve">and </w:t>
      </w:r>
      <w:r>
        <w:rPr>
          <w:rFonts w:ascii="Times New Roman" w:hAnsi="Times New Roman" w:cs="Times New Roman"/>
          <w:sz w:val="24"/>
          <w:szCs w:val="24"/>
        </w:rPr>
        <w:t>text, and edited the manuscript; Cherie J. Briggs contributed to study design, data analysis, and edited the manuscript.</w:t>
      </w:r>
    </w:p>
    <w:p w:rsidR="003D17A2" w:rsidRDefault="003D17A2" w:rsidP="008D3EF6">
      <w:pPr>
        <w:ind w:right="360" w:firstLine="720"/>
        <w:rPr>
          <w:rFonts w:ascii="Times New Roman" w:hAnsi="Times New Roman" w:cs="Times New Roman"/>
          <w:sz w:val="24"/>
          <w:szCs w:val="24"/>
        </w:rPr>
      </w:pPr>
      <w:r>
        <w:rPr>
          <w:rFonts w:ascii="Times New Roman" w:hAnsi="Times New Roman" w:cs="Times New Roman"/>
          <w:sz w:val="24"/>
          <w:szCs w:val="24"/>
        </w:rPr>
        <w:br w:type="page"/>
      </w:r>
    </w:p>
    <w:p w:rsidR="00E82E81" w:rsidRPr="00A26358" w:rsidRDefault="00E82E81" w:rsidP="008D3EF6">
      <w:pPr>
        <w:spacing w:line="480" w:lineRule="auto"/>
        <w:ind w:right="360" w:firstLine="720"/>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BF5C5A" w:rsidRDefault="00E82E8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r w:rsidR="00BF5C5A">
        <w:rPr>
          <w:rFonts w:ascii="Times New Roman" w:hAnsi="Times New Roman" w:cs="Times New Roman"/>
          <w:sz w:val="24"/>
          <w:szCs w:val="24"/>
        </w:rPr>
        <w:t xml:space="preserve"> and the consequences of their extinctions</w:t>
      </w:r>
      <w:r w:rsidRPr="00A26358">
        <w:rPr>
          <w:rFonts w:ascii="Times New Roman" w:hAnsi="Times New Roman" w:cs="Times New Roman"/>
          <w:sz w:val="24"/>
          <w:szCs w:val="24"/>
        </w:rPr>
        <w:t>.  In the Sierra Nevada of California, mountain yellow-legged frogs are nearly extinct, yet their interactions</w:t>
      </w:r>
      <w:r w:rsidR="00BF5C5A">
        <w:rPr>
          <w:rFonts w:ascii="Times New Roman" w:hAnsi="Times New Roman" w:cs="Times New Roman"/>
          <w:sz w:val="24"/>
          <w:szCs w:val="24"/>
        </w:rPr>
        <w:t xml:space="preserve"> with other species</w:t>
      </w:r>
      <w:del w:id="0" w:author="Thomas Collier Smith" w:date="2014-11-16T09:02:00Z">
        <w:r w:rsidRPr="00A26358" w:rsidDel="006E7B8A">
          <w:rPr>
            <w:rFonts w:ascii="Times New Roman" w:hAnsi="Times New Roman" w:cs="Times New Roman"/>
            <w:sz w:val="24"/>
            <w:szCs w:val="24"/>
          </w:rPr>
          <w:delText>,</w:delText>
        </w:r>
      </w:del>
      <w:r w:rsidRPr="00A26358">
        <w:rPr>
          <w:rFonts w:ascii="Times New Roman" w:hAnsi="Times New Roman" w:cs="Times New Roman"/>
          <w:sz w:val="24"/>
          <w:szCs w:val="24"/>
        </w:rPr>
        <w:t xml:space="preserve"> </w:t>
      </w:r>
      <w:r w:rsidR="003D17A2">
        <w:rPr>
          <w:rFonts w:ascii="Times New Roman" w:hAnsi="Times New Roman" w:cs="Times New Roman"/>
          <w:sz w:val="24"/>
          <w:szCs w:val="24"/>
        </w:rPr>
        <w:t>remain largely unquantified</w:t>
      </w:r>
      <w:r w:rsidRPr="00A26358">
        <w:rPr>
          <w:rFonts w:ascii="Times New Roman" w:hAnsi="Times New Roman" w:cs="Times New Roman"/>
          <w:sz w:val="24"/>
          <w:szCs w:val="24"/>
        </w:rPr>
        <w:t xml:space="preserve">.  We performed two experiments to quantify </w:t>
      </w:r>
      <w:r w:rsidR="00BF5C5A">
        <w:rPr>
          <w:rFonts w:ascii="Times New Roman" w:hAnsi="Times New Roman" w:cs="Times New Roman"/>
          <w:sz w:val="24"/>
          <w:szCs w:val="24"/>
        </w:rPr>
        <w:t xml:space="preserve">top-down control of algae by </w:t>
      </w:r>
      <w:r w:rsidRPr="00A26358">
        <w:rPr>
          <w:rFonts w:ascii="Times New Roman" w:hAnsi="Times New Roman" w:cs="Times New Roman"/>
          <w:sz w:val="24"/>
          <w:szCs w:val="24"/>
        </w:rPr>
        <w:t xml:space="preserve">tadpole grazing, and to quantify </w:t>
      </w:r>
      <w:r w:rsidR="00BF5C5A">
        <w:rPr>
          <w:rFonts w:ascii="Times New Roman" w:hAnsi="Times New Roman" w:cs="Times New Roman"/>
          <w:sz w:val="24"/>
          <w:szCs w:val="24"/>
        </w:rPr>
        <w:t xml:space="preserve">competition between tadpoles and </w:t>
      </w:r>
      <w:r w:rsidRPr="00A26358">
        <w:rPr>
          <w:rFonts w:ascii="Times New Roman" w:hAnsi="Times New Roman" w:cs="Times New Roman"/>
          <w:sz w:val="24"/>
          <w:szCs w:val="24"/>
        </w:rPr>
        <w:t xml:space="preserve">mayflies.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r w:rsidR="00BF0E62">
        <w:rPr>
          <w:rFonts w:ascii="Times New Roman" w:hAnsi="Times New Roman" w:cs="Times New Roman"/>
          <w:sz w:val="24"/>
          <w:szCs w:val="24"/>
        </w:rPr>
        <w:t>Only mayflies display</w:t>
      </w:r>
      <w:r w:rsidR="003D17A2">
        <w:rPr>
          <w:rFonts w:ascii="Times New Roman" w:hAnsi="Times New Roman" w:cs="Times New Roman"/>
          <w:sz w:val="24"/>
          <w:szCs w:val="24"/>
        </w:rPr>
        <w:t>ed</w:t>
      </w:r>
      <w:r w:rsidR="00BF0E62">
        <w:rPr>
          <w:rFonts w:ascii="Times New Roman" w:hAnsi="Times New Roman" w:cs="Times New Roman"/>
          <w:sz w:val="24"/>
          <w:szCs w:val="24"/>
        </w:rPr>
        <w:t xml:space="preserve"> a negative effect on algal abundance.  </w:t>
      </w:r>
      <w:r w:rsidR="002243E2">
        <w:rPr>
          <w:rFonts w:ascii="Times New Roman" w:hAnsi="Times New Roman" w:cs="Times New Roman"/>
          <w:sz w:val="24"/>
          <w:szCs w:val="24"/>
        </w:rPr>
        <w:t xml:space="preserve">There was no indication that </w:t>
      </w:r>
      <w:ins w:id="1" w:author="Thomas Collier Smith" w:date="2014-11-16T09:04:00Z">
        <w:r w:rsidR="006E7B8A">
          <w:rPr>
            <w:rFonts w:ascii="Times New Roman" w:hAnsi="Times New Roman" w:cs="Times New Roman"/>
            <w:sz w:val="24"/>
            <w:szCs w:val="24"/>
          </w:rPr>
          <w:t xml:space="preserve">inter- or intraspecific </w:t>
        </w:r>
      </w:ins>
      <w:ins w:id="2" w:author="Thomas Collier Smith" w:date="2014-11-16T09:03:00Z">
        <w:r w:rsidR="006E7B8A">
          <w:rPr>
            <w:rFonts w:ascii="Times New Roman" w:hAnsi="Times New Roman" w:cs="Times New Roman"/>
            <w:sz w:val="24"/>
            <w:szCs w:val="24"/>
          </w:rPr>
          <w:t xml:space="preserve">competition negatively affected </w:t>
        </w:r>
      </w:ins>
      <w:r w:rsidR="002243E2">
        <w:rPr>
          <w:rFonts w:ascii="Times New Roman" w:hAnsi="Times New Roman" w:cs="Times New Roman"/>
          <w:sz w:val="24"/>
          <w:szCs w:val="24"/>
        </w:rPr>
        <w:t>tadpoles</w:t>
      </w:r>
      <w:del w:id="3" w:author="Thomas Collier Smith" w:date="2014-11-16T09:03:00Z">
        <w:r w:rsidR="002243E2" w:rsidDel="006E7B8A">
          <w:rPr>
            <w:rFonts w:ascii="Times New Roman" w:hAnsi="Times New Roman" w:cs="Times New Roman"/>
            <w:sz w:val="24"/>
            <w:szCs w:val="24"/>
          </w:rPr>
          <w:delText xml:space="preserve"> experienced </w:delText>
        </w:r>
        <w:r w:rsidR="00BF0E62" w:rsidDel="006E7B8A">
          <w:rPr>
            <w:rFonts w:ascii="Times New Roman" w:hAnsi="Times New Roman" w:cs="Times New Roman"/>
            <w:sz w:val="24"/>
            <w:szCs w:val="24"/>
          </w:rPr>
          <w:delText xml:space="preserve">any </w:delText>
        </w:r>
        <w:r w:rsidR="002243E2" w:rsidDel="006E7B8A">
          <w:rPr>
            <w:rFonts w:ascii="Times New Roman" w:hAnsi="Times New Roman" w:cs="Times New Roman"/>
            <w:sz w:val="24"/>
            <w:szCs w:val="24"/>
          </w:rPr>
          <w:delText>competition</w:delText>
        </w:r>
      </w:del>
      <w:r w:rsidR="00BF0E62">
        <w:rPr>
          <w:rFonts w:ascii="Times New Roman" w:hAnsi="Times New Roman" w:cs="Times New Roman"/>
          <w:sz w:val="24"/>
          <w:szCs w:val="24"/>
        </w:rPr>
        <w:t xml:space="preserve">, </w:t>
      </w:r>
      <w:del w:id="4" w:author="Thomas Collier Smith" w:date="2014-11-16T09:04:00Z">
        <w:r w:rsidR="00BF0E62" w:rsidDel="006E7B8A">
          <w:rPr>
            <w:rFonts w:ascii="Times New Roman" w:hAnsi="Times New Roman" w:cs="Times New Roman"/>
            <w:sz w:val="24"/>
            <w:szCs w:val="24"/>
          </w:rPr>
          <w:delText xml:space="preserve">though </w:delText>
        </w:r>
      </w:del>
      <w:ins w:id="5" w:author="Thomas Collier Smith" w:date="2014-11-16T09:04:00Z">
        <w:r w:rsidR="006E7B8A">
          <w:rPr>
            <w:rFonts w:ascii="Times New Roman" w:hAnsi="Times New Roman" w:cs="Times New Roman"/>
            <w:sz w:val="24"/>
            <w:szCs w:val="24"/>
          </w:rPr>
          <w:t xml:space="preserve"> to the contrary, </w:t>
        </w:r>
      </w:ins>
      <w:r w:rsidR="00BF0E62">
        <w:rPr>
          <w:rFonts w:ascii="Times New Roman" w:hAnsi="Times New Roman" w:cs="Times New Roman"/>
          <w:sz w:val="24"/>
          <w:szCs w:val="24"/>
        </w:rPr>
        <w:t xml:space="preserve">increasing tadpole density may </w:t>
      </w:r>
      <w:r w:rsidR="003D17A2">
        <w:rPr>
          <w:rFonts w:ascii="Times New Roman" w:hAnsi="Times New Roman" w:cs="Times New Roman"/>
          <w:sz w:val="24"/>
          <w:szCs w:val="24"/>
        </w:rPr>
        <w:t xml:space="preserve">have </w:t>
      </w:r>
      <w:r w:rsidR="00BF0E62">
        <w:rPr>
          <w:rFonts w:ascii="Times New Roman" w:hAnsi="Times New Roman" w:cs="Times New Roman"/>
          <w:sz w:val="24"/>
          <w:szCs w:val="24"/>
        </w:rPr>
        <w:t>facilitate</w:t>
      </w:r>
      <w:r w:rsidR="003D17A2">
        <w:rPr>
          <w:rFonts w:ascii="Times New Roman" w:hAnsi="Times New Roman" w:cs="Times New Roman"/>
          <w:sz w:val="24"/>
          <w:szCs w:val="24"/>
        </w:rPr>
        <w:t>d</w:t>
      </w:r>
      <w:r w:rsidR="00BF0E62">
        <w:rPr>
          <w:rFonts w:ascii="Times New Roman" w:hAnsi="Times New Roman" w:cs="Times New Roman"/>
          <w:sz w:val="24"/>
          <w:szCs w:val="24"/>
        </w:rPr>
        <w:t xml:space="preserve"> individual </w:t>
      </w:r>
      <w:r w:rsidR="003D17A2">
        <w:rPr>
          <w:rFonts w:ascii="Times New Roman" w:hAnsi="Times New Roman" w:cs="Times New Roman"/>
          <w:sz w:val="24"/>
          <w:szCs w:val="24"/>
        </w:rPr>
        <w:t xml:space="preserve">tadpole </w:t>
      </w:r>
      <w:r w:rsidR="00BF0E62">
        <w:rPr>
          <w:rFonts w:ascii="Times New Roman" w:hAnsi="Times New Roman" w:cs="Times New Roman"/>
          <w:sz w:val="24"/>
          <w:szCs w:val="24"/>
        </w:rPr>
        <w:t>growth.  M</w:t>
      </w:r>
      <w:r w:rsidR="0066534F">
        <w:rPr>
          <w:rFonts w:ascii="Times New Roman" w:hAnsi="Times New Roman" w:cs="Times New Roman"/>
          <w:sz w:val="24"/>
          <w:szCs w:val="24"/>
        </w:rPr>
        <w:t xml:space="preserve">ayflies </w:t>
      </w:r>
      <w:del w:id="6" w:author="Thomas Collier Smith" w:date="2014-11-16T09:05:00Z">
        <w:r w:rsidR="00BF0E62" w:rsidDel="006E7B8A">
          <w:rPr>
            <w:rFonts w:ascii="Times New Roman" w:hAnsi="Times New Roman" w:cs="Times New Roman"/>
            <w:sz w:val="24"/>
            <w:szCs w:val="24"/>
          </w:rPr>
          <w:delText>however</w:delText>
        </w:r>
      </w:del>
      <w:ins w:id="7" w:author="Thomas Collier Smith" w:date="2014-11-16T09:05:00Z">
        <w:r w:rsidR="006E7B8A">
          <w:rPr>
            <w:rFonts w:ascii="Times New Roman" w:hAnsi="Times New Roman" w:cs="Times New Roman"/>
            <w:sz w:val="24"/>
            <w:szCs w:val="24"/>
          </w:rPr>
          <w:t xml:space="preserve">experienced negative effects of </w:t>
        </w:r>
      </w:ins>
      <w:del w:id="8" w:author="Thomas Collier Smith" w:date="2014-11-16T09:05:00Z">
        <w:r w:rsidR="00BF0E62" w:rsidDel="006E7B8A">
          <w:rPr>
            <w:rFonts w:ascii="Times New Roman" w:hAnsi="Times New Roman" w:cs="Times New Roman"/>
            <w:sz w:val="24"/>
            <w:szCs w:val="24"/>
          </w:rPr>
          <w:delText xml:space="preserve">, </w:delText>
        </w:r>
        <w:r w:rsidR="0066534F" w:rsidDel="006E7B8A">
          <w:rPr>
            <w:rFonts w:ascii="Times New Roman" w:hAnsi="Times New Roman" w:cs="Times New Roman"/>
            <w:sz w:val="24"/>
            <w:szCs w:val="24"/>
          </w:rPr>
          <w:delText xml:space="preserve">were </w:delText>
        </w:r>
        <w:r w:rsidR="00BF0E62" w:rsidDel="006E7B8A">
          <w:rPr>
            <w:rFonts w:ascii="Times New Roman" w:hAnsi="Times New Roman" w:cs="Times New Roman"/>
            <w:sz w:val="24"/>
            <w:szCs w:val="24"/>
          </w:rPr>
          <w:delText xml:space="preserve">subject to </w:delText>
        </w:r>
      </w:del>
      <w:proofErr w:type="gramStart"/>
      <w:r w:rsidR="00BF0E62">
        <w:rPr>
          <w:rFonts w:ascii="Times New Roman" w:hAnsi="Times New Roman" w:cs="Times New Roman"/>
          <w:sz w:val="24"/>
          <w:szCs w:val="24"/>
        </w:rPr>
        <w:t>both interspecific or</w:t>
      </w:r>
      <w:proofErr w:type="gramEnd"/>
      <w:r w:rsidR="00BF0E62">
        <w:rPr>
          <w:rFonts w:ascii="Times New Roman" w:hAnsi="Times New Roman" w:cs="Times New Roman"/>
          <w:sz w:val="24"/>
          <w:szCs w:val="24"/>
        </w:rPr>
        <w:t xml:space="preserve"> intraspecific competition, as they declined in </w:t>
      </w:r>
      <w:ins w:id="9" w:author="Thomas Collier Smith" w:date="2014-11-16T09:06:00Z">
        <w:r w:rsidR="006E7B8A">
          <w:rPr>
            <w:rFonts w:ascii="Times New Roman" w:hAnsi="Times New Roman" w:cs="Times New Roman"/>
            <w:sz w:val="24"/>
            <w:szCs w:val="24"/>
          </w:rPr>
          <w:t xml:space="preserve">individual </w:t>
        </w:r>
      </w:ins>
      <w:r w:rsidR="00BF0E62">
        <w:rPr>
          <w:rFonts w:ascii="Times New Roman" w:hAnsi="Times New Roman" w:cs="Times New Roman"/>
          <w:sz w:val="24"/>
          <w:szCs w:val="24"/>
        </w:rPr>
        <w:t>size as densities of both consumers increased</w:t>
      </w:r>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3D17A2">
        <w:rPr>
          <w:rFonts w:ascii="Times New Roman" w:hAnsi="Times New Roman" w:cs="Times New Roman"/>
          <w:sz w:val="24"/>
          <w:szCs w:val="24"/>
        </w:rPr>
        <w:t>within</w:t>
      </w:r>
      <w:ins w:id="10" w:author="Thomas Collier Smith" w:date="2014-11-16T09:06:00Z">
        <w:r w:rsidR="006E7B8A">
          <w:rPr>
            <w:rFonts w:ascii="Times New Roman" w:hAnsi="Times New Roman" w:cs="Times New Roman"/>
            <w:sz w:val="24"/>
            <w:szCs w:val="24"/>
          </w:rPr>
          <w:t>-</w:t>
        </w:r>
      </w:ins>
      <w:del w:id="11" w:author="Thomas Collier Smith" w:date="2014-11-16T09:06:00Z">
        <w:r w:rsidR="003D17A2" w:rsidDel="006E7B8A">
          <w:rPr>
            <w:rFonts w:ascii="Times New Roman" w:hAnsi="Times New Roman" w:cs="Times New Roman"/>
            <w:sz w:val="24"/>
            <w:szCs w:val="24"/>
          </w:rPr>
          <w:delText xml:space="preserve"> </w:delText>
        </w:r>
      </w:del>
      <w:r w:rsidR="003D17A2" w:rsidRPr="00A26358">
        <w:rPr>
          <w:rFonts w:ascii="Times New Roman" w:hAnsi="Times New Roman" w:cs="Times New Roman"/>
          <w:sz w:val="24"/>
          <w:szCs w:val="24"/>
        </w:rPr>
        <w:t>lake</w:t>
      </w:r>
      <w:r w:rsidR="003D17A2">
        <w:rPr>
          <w:rFonts w:ascii="Times New Roman" w:hAnsi="Times New Roman" w:cs="Times New Roman"/>
          <w:sz w:val="24"/>
          <w:szCs w:val="24"/>
        </w:rPr>
        <w:t xml:space="preserve"> </w:t>
      </w:r>
      <w:r w:rsidR="0066534F">
        <w:rPr>
          <w:rFonts w:ascii="Times New Roman" w:hAnsi="Times New Roman" w:cs="Times New Roman"/>
          <w:sz w:val="24"/>
          <w:szCs w:val="24"/>
        </w:rPr>
        <w:t>variability</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w:t>
      </w:r>
      <w:del w:id="12" w:author="Thomas Collier Smith" w:date="2014-11-16T09:07:00Z">
        <w:r w:rsidRPr="00A26358" w:rsidDel="006E7B8A">
          <w:rPr>
            <w:rFonts w:ascii="Times New Roman" w:hAnsi="Times New Roman" w:cs="Times New Roman"/>
            <w:sz w:val="24"/>
            <w:szCs w:val="24"/>
          </w:rPr>
          <w:delText>in which we</w:delText>
        </w:r>
      </w:del>
      <w:ins w:id="13" w:author="Thomas Collier Smith" w:date="2014-11-16T09:07:00Z">
        <w:r w:rsidR="006E7B8A">
          <w:rPr>
            <w:rFonts w:ascii="Times New Roman" w:hAnsi="Times New Roman" w:cs="Times New Roman"/>
            <w:sz w:val="24"/>
            <w:szCs w:val="24"/>
          </w:rPr>
          <w:t>to</w:t>
        </w:r>
      </w:ins>
      <w:r w:rsidRPr="00A26358">
        <w:rPr>
          <w:rFonts w:ascii="Times New Roman" w:hAnsi="Times New Roman" w:cs="Times New Roman"/>
          <w:sz w:val="24"/>
          <w:szCs w:val="24"/>
        </w:rPr>
        <w:t xml:space="preserve"> manipulate</w:t>
      </w:r>
      <w:del w:id="14" w:author="Thomas Collier Smith" w:date="2014-11-16T09:07:00Z">
        <w:r w:rsidRPr="00A26358" w:rsidDel="006E7B8A">
          <w:rPr>
            <w:rFonts w:ascii="Times New Roman" w:hAnsi="Times New Roman" w:cs="Times New Roman"/>
            <w:sz w:val="24"/>
            <w:szCs w:val="24"/>
          </w:rPr>
          <w:delText>d</w:delText>
        </w:r>
      </w:del>
      <w:r w:rsidRPr="00A26358">
        <w:rPr>
          <w:rFonts w:ascii="Times New Roman" w:hAnsi="Times New Roman" w:cs="Times New Roman"/>
          <w:sz w:val="24"/>
          <w:szCs w:val="24"/>
        </w:rPr>
        <w:t xml:space="preserve">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del w:id="15" w:author="Thomas Collier Smith" w:date="2014-11-16T09:28:00Z">
        <w:r w:rsidR="0066534F" w:rsidDel="00E416C4">
          <w:rPr>
            <w:rFonts w:ascii="Times New Roman" w:hAnsi="Times New Roman" w:cs="Times New Roman"/>
            <w:sz w:val="24"/>
            <w:szCs w:val="24"/>
          </w:rPr>
          <w:delText xml:space="preserve">Mayflies </w:delText>
        </w:r>
      </w:del>
      <w:ins w:id="16" w:author="Thomas Collier Smith" w:date="2014-11-16T09:28:00Z">
        <w:r w:rsidR="00E416C4">
          <w:rPr>
            <w:rFonts w:ascii="Times New Roman" w:hAnsi="Times New Roman" w:cs="Times New Roman"/>
            <w:sz w:val="24"/>
            <w:szCs w:val="24"/>
          </w:rPr>
          <w:t>F</w:t>
        </w:r>
      </w:ins>
      <w:ins w:id="17" w:author="Thomas Collier Smith" w:date="2014-11-16T09:08:00Z">
        <w:r w:rsidR="00E416C4">
          <w:rPr>
            <w:rFonts w:ascii="Times New Roman" w:hAnsi="Times New Roman" w:cs="Times New Roman"/>
            <w:sz w:val="24"/>
            <w:szCs w:val="24"/>
          </w:rPr>
          <w:t>acilitat</w:t>
        </w:r>
      </w:ins>
      <w:ins w:id="18" w:author="Thomas Collier Smith" w:date="2014-11-16T09:29:00Z">
        <w:r w:rsidR="00E416C4">
          <w:rPr>
            <w:rFonts w:ascii="Times New Roman" w:hAnsi="Times New Roman" w:cs="Times New Roman"/>
            <w:sz w:val="24"/>
            <w:szCs w:val="24"/>
          </w:rPr>
          <w:t>ion</w:t>
        </w:r>
      </w:ins>
      <w:ins w:id="19" w:author="Thomas Collier Smith" w:date="2014-11-16T09:08:00Z">
        <w:r w:rsidR="006E7B8A">
          <w:rPr>
            <w:rFonts w:ascii="Times New Roman" w:hAnsi="Times New Roman" w:cs="Times New Roman"/>
            <w:sz w:val="24"/>
            <w:szCs w:val="24"/>
          </w:rPr>
          <w:t xml:space="preserve"> by tadpoles</w:t>
        </w:r>
      </w:ins>
      <w:ins w:id="20" w:author="Thomas Collier Smith" w:date="2014-11-16T09:28:00Z">
        <w:r w:rsidR="00E416C4">
          <w:rPr>
            <w:rFonts w:ascii="Times New Roman" w:hAnsi="Times New Roman" w:cs="Times New Roman"/>
            <w:sz w:val="24"/>
            <w:szCs w:val="24"/>
          </w:rPr>
          <w:t xml:space="preserve"> may have allowed </w:t>
        </w:r>
      </w:ins>
      <w:ins w:id="21" w:author="Thomas Collier Smith" w:date="2014-11-16T09:08:00Z">
        <w:r w:rsidR="006E7B8A">
          <w:rPr>
            <w:rFonts w:ascii="Times New Roman" w:hAnsi="Times New Roman" w:cs="Times New Roman"/>
            <w:sz w:val="24"/>
            <w:szCs w:val="24"/>
          </w:rPr>
          <w:t xml:space="preserve">mayflies </w:t>
        </w:r>
      </w:ins>
      <w:ins w:id="22" w:author="Thomas Collier Smith" w:date="2014-11-16T09:28:00Z">
        <w:r w:rsidR="00E416C4">
          <w:rPr>
            <w:rFonts w:ascii="Times New Roman" w:hAnsi="Times New Roman" w:cs="Times New Roman"/>
            <w:sz w:val="24"/>
            <w:szCs w:val="24"/>
          </w:rPr>
          <w:t xml:space="preserve">to </w:t>
        </w:r>
      </w:ins>
      <w:r w:rsidR="00BF0E62">
        <w:rPr>
          <w:rFonts w:ascii="Times New Roman" w:hAnsi="Times New Roman" w:cs="Times New Roman"/>
          <w:sz w:val="24"/>
          <w:szCs w:val="24"/>
        </w:rPr>
        <w:t>reduce</w:t>
      </w:r>
      <w:del w:id="23" w:author="Thomas Collier Smith" w:date="2014-11-16T09:28:00Z">
        <w:r w:rsidR="00BF0E62" w:rsidDel="00E416C4">
          <w:rPr>
            <w:rFonts w:ascii="Times New Roman" w:hAnsi="Times New Roman" w:cs="Times New Roman"/>
            <w:sz w:val="24"/>
            <w:szCs w:val="24"/>
          </w:rPr>
          <w:delText>d</w:delText>
        </w:r>
      </w:del>
      <w:r w:rsidR="00BF0E62">
        <w:rPr>
          <w:rFonts w:ascii="Times New Roman" w:hAnsi="Times New Roman" w:cs="Times New Roman"/>
          <w:sz w:val="24"/>
          <w:szCs w:val="24"/>
        </w:rPr>
        <w:t xml:space="preserve"> algal abundance</w:t>
      </w:r>
      <w:del w:id="24" w:author="Thomas Collier Smith" w:date="2014-11-16T09:29:00Z">
        <w:r w:rsidR="00BF0E62" w:rsidDel="00E416C4">
          <w:rPr>
            <w:rFonts w:ascii="Times New Roman" w:hAnsi="Times New Roman" w:cs="Times New Roman"/>
            <w:sz w:val="24"/>
            <w:szCs w:val="24"/>
          </w:rPr>
          <w:delText xml:space="preserve"> when tadpoles were present</w:delText>
        </w:r>
      </w:del>
      <w:r w:rsidR="0066534F">
        <w:rPr>
          <w:rFonts w:ascii="Times New Roman" w:hAnsi="Times New Roman" w:cs="Times New Roman"/>
          <w:sz w:val="24"/>
          <w:szCs w:val="24"/>
        </w:rPr>
        <w:t xml:space="preserve">.  </w:t>
      </w:r>
      <w:del w:id="25" w:author="Thomas Collier Smith" w:date="2014-11-16T09:09:00Z">
        <w:r w:rsidR="00142C70" w:rsidDel="006E7B8A">
          <w:rPr>
            <w:rFonts w:ascii="Times New Roman" w:hAnsi="Times New Roman" w:cs="Times New Roman"/>
            <w:sz w:val="24"/>
            <w:szCs w:val="24"/>
          </w:rPr>
          <w:delText>E</w:delText>
        </w:r>
      </w:del>
      <w:del w:id="26" w:author="Thomas Collier Smith" w:date="2014-11-16T09:10:00Z">
        <w:r w:rsidR="002243E2" w:rsidDel="00024BCD">
          <w:rPr>
            <w:rFonts w:ascii="Times New Roman" w:hAnsi="Times New Roman" w:cs="Times New Roman"/>
            <w:sz w:val="24"/>
            <w:szCs w:val="24"/>
          </w:rPr>
          <w:delText xml:space="preserve">xtinctions of </w:delText>
        </w:r>
        <w:r w:rsidRPr="00A26358" w:rsidDel="00024BCD">
          <w:rPr>
            <w:rFonts w:ascii="Times New Roman" w:hAnsi="Times New Roman" w:cs="Times New Roman"/>
            <w:sz w:val="24"/>
            <w:szCs w:val="24"/>
          </w:rPr>
          <w:delText xml:space="preserve">endangered </w:delText>
        </w:r>
      </w:del>
      <w:del w:id="27" w:author="Thomas Collier Smith" w:date="2014-11-16T09:11:00Z">
        <w:r w:rsidRPr="00A26358" w:rsidDel="00024BCD">
          <w:rPr>
            <w:rFonts w:ascii="Times New Roman" w:hAnsi="Times New Roman" w:cs="Times New Roman"/>
            <w:sz w:val="24"/>
            <w:szCs w:val="24"/>
          </w:rPr>
          <w:delText>m</w:delText>
        </w:r>
      </w:del>
      <w:ins w:id="28" w:author="Thomas Collier Smith" w:date="2014-11-16T09:14:00Z">
        <w:r w:rsidR="00024BCD">
          <w:rPr>
            <w:rFonts w:ascii="Times New Roman" w:hAnsi="Times New Roman" w:cs="Times New Roman"/>
            <w:sz w:val="24"/>
            <w:szCs w:val="24"/>
          </w:rPr>
          <w:t>The removal of m</w:t>
        </w:r>
      </w:ins>
      <w:r w:rsidRPr="00A26358">
        <w:rPr>
          <w:rFonts w:ascii="Times New Roman" w:hAnsi="Times New Roman" w:cs="Times New Roman"/>
          <w:sz w:val="24"/>
          <w:szCs w:val="24"/>
        </w:rPr>
        <w:t xml:space="preserve">ountain yellow-legged frog tadpoles </w:t>
      </w:r>
      <w:ins w:id="29" w:author="Thomas Collier Smith" w:date="2014-11-16T09:11:00Z">
        <w:r w:rsidR="00024BCD">
          <w:rPr>
            <w:rFonts w:ascii="Times New Roman" w:hAnsi="Times New Roman" w:cs="Times New Roman"/>
            <w:sz w:val="24"/>
            <w:szCs w:val="24"/>
          </w:rPr>
          <w:t xml:space="preserve">can </w:t>
        </w:r>
      </w:ins>
      <w:del w:id="30" w:author="Thomas Collier Smith" w:date="2014-11-16T09:15:00Z">
        <w:r w:rsidR="002243E2" w:rsidDel="00024BCD">
          <w:rPr>
            <w:rFonts w:ascii="Times New Roman" w:hAnsi="Times New Roman" w:cs="Times New Roman"/>
            <w:sz w:val="24"/>
            <w:szCs w:val="24"/>
          </w:rPr>
          <w:delText xml:space="preserve">may </w:delText>
        </w:r>
      </w:del>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t>benthic producers to reac</w:t>
      </w:r>
      <w:r w:rsidR="002243E2">
        <w:rPr>
          <w:rFonts w:ascii="Times New Roman" w:hAnsi="Times New Roman" w:cs="Times New Roman"/>
          <w:sz w:val="24"/>
          <w:szCs w:val="24"/>
        </w:rPr>
        <w:t>h higher abundance</w:t>
      </w:r>
      <w:del w:id="31" w:author="Thomas Collier Smith" w:date="2014-11-16T09:11:00Z">
        <w:r w:rsidR="002243E2" w:rsidDel="00024BCD">
          <w:rPr>
            <w:rFonts w:ascii="Times New Roman" w:hAnsi="Times New Roman" w:cs="Times New Roman"/>
            <w:sz w:val="24"/>
            <w:szCs w:val="24"/>
          </w:rPr>
          <w:delText xml:space="preserve"> and biomass</w:delText>
        </w:r>
      </w:del>
      <w:ins w:id="32" w:author="Thomas Collier Smith" w:date="2014-11-16T09:10:00Z">
        <w:r w:rsidR="006E7B8A">
          <w:rPr>
            <w:rFonts w:ascii="Times New Roman" w:hAnsi="Times New Roman" w:cs="Times New Roman"/>
            <w:sz w:val="24"/>
            <w:szCs w:val="24"/>
          </w:rPr>
          <w:t xml:space="preserve"> and </w:t>
        </w:r>
      </w:ins>
      <w:ins w:id="33" w:author="Thomas Collier Smith" w:date="2014-11-16T09:16:00Z">
        <w:r w:rsidR="00024BCD">
          <w:rPr>
            <w:rFonts w:ascii="Times New Roman" w:hAnsi="Times New Roman" w:cs="Times New Roman"/>
            <w:sz w:val="24"/>
            <w:szCs w:val="24"/>
          </w:rPr>
          <w:t xml:space="preserve">may either harm or help </w:t>
        </w:r>
      </w:ins>
      <w:ins w:id="34" w:author="Thomas Collier Smith" w:date="2014-11-16T09:12:00Z">
        <w:r w:rsidR="00024BCD">
          <w:rPr>
            <w:rFonts w:ascii="Times New Roman" w:hAnsi="Times New Roman" w:cs="Times New Roman"/>
            <w:sz w:val="24"/>
            <w:szCs w:val="24"/>
          </w:rPr>
          <w:t>other grazers; however the magnitude</w:t>
        </w:r>
      </w:ins>
      <w:ins w:id="35" w:author="Thomas Collier Smith" w:date="2014-11-16T09:13:00Z">
        <w:r w:rsidR="00024BCD">
          <w:rPr>
            <w:rFonts w:ascii="Times New Roman" w:hAnsi="Times New Roman" w:cs="Times New Roman"/>
            <w:sz w:val="24"/>
            <w:szCs w:val="24"/>
          </w:rPr>
          <w:t>s</w:t>
        </w:r>
      </w:ins>
      <w:ins w:id="36" w:author="Thomas Collier Smith" w:date="2014-11-16T09:12:00Z">
        <w:r w:rsidR="00024BCD">
          <w:rPr>
            <w:rFonts w:ascii="Times New Roman" w:hAnsi="Times New Roman" w:cs="Times New Roman"/>
            <w:sz w:val="24"/>
            <w:szCs w:val="24"/>
          </w:rPr>
          <w:t xml:space="preserve"> of top-down and </w:t>
        </w:r>
      </w:ins>
      <w:ins w:id="37" w:author="Thomas Collier Smith" w:date="2014-11-16T09:13:00Z">
        <w:r w:rsidR="00024BCD">
          <w:rPr>
            <w:rFonts w:ascii="Times New Roman" w:hAnsi="Times New Roman" w:cs="Times New Roman"/>
            <w:sz w:val="24"/>
            <w:szCs w:val="24"/>
          </w:rPr>
          <w:t xml:space="preserve">directions of </w:t>
        </w:r>
      </w:ins>
      <w:ins w:id="38" w:author="Thomas Collier Smith" w:date="2014-11-16T09:12:00Z">
        <w:r w:rsidR="00024BCD">
          <w:rPr>
            <w:rFonts w:ascii="Times New Roman" w:hAnsi="Times New Roman" w:cs="Times New Roman"/>
            <w:sz w:val="24"/>
            <w:szCs w:val="24"/>
          </w:rPr>
          <w:t xml:space="preserve">within-trophic level interactions </w:t>
        </w:r>
      </w:ins>
      <w:ins w:id="39" w:author="Thomas Collier Smith" w:date="2014-11-16T09:13:00Z">
        <w:r w:rsidR="00024BCD">
          <w:rPr>
            <w:rFonts w:ascii="Times New Roman" w:hAnsi="Times New Roman" w:cs="Times New Roman"/>
            <w:sz w:val="24"/>
            <w:szCs w:val="24"/>
          </w:rPr>
          <w:t xml:space="preserve">varied within and </w:t>
        </w:r>
        <w:r w:rsidR="00024BCD">
          <w:rPr>
            <w:rFonts w:ascii="Times New Roman" w:hAnsi="Times New Roman" w:cs="Times New Roman"/>
            <w:sz w:val="24"/>
            <w:szCs w:val="24"/>
          </w:rPr>
          <w:lastRenderedPageBreak/>
          <w:t xml:space="preserve">between our two experiments.  </w:t>
        </w:r>
      </w:ins>
      <w:ins w:id="40" w:author="Thomas Collier Smith" w:date="2014-11-16T09:18:00Z">
        <w:r w:rsidR="00024BCD">
          <w:rPr>
            <w:rFonts w:ascii="Times New Roman" w:hAnsi="Times New Roman" w:cs="Times New Roman"/>
            <w:sz w:val="24"/>
            <w:szCs w:val="24"/>
          </w:rPr>
          <w:t xml:space="preserve">While </w:t>
        </w:r>
      </w:ins>
      <w:ins w:id="41" w:author="Thomas Collier Smith" w:date="2014-11-16T09:19:00Z">
        <w:r w:rsidR="00024BCD">
          <w:rPr>
            <w:rFonts w:ascii="Times New Roman" w:hAnsi="Times New Roman" w:cs="Times New Roman"/>
            <w:sz w:val="24"/>
            <w:szCs w:val="24"/>
          </w:rPr>
          <w:t xml:space="preserve">the </w:t>
        </w:r>
      </w:ins>
      <w:ins w:id="42" w:author="Thomas Collier Smith" w:date="2014-11-16T09:18:00Z">
        <w:r w:rsidR="00024BCD">
          <w:rPr>
            <w:rFonts w:ascii="Times New Roman" w:hAnsi="Times New Roman" w:cs="Times New Roman"/>
            <w:sz w:val="24"/>
            <w:szCs w:val="24"/>
          </w:rPr>
          <w:t xml:space="preserve">effects </w:t>
        </w:r>
      </w:ins>
      <w:ins w:id="43" w:author="Thomas Collier Smith" w:date="2014-11-16T09:19:00Z">
        <w:r w:rsidR="00024BCD">
          <w:rPr>
            <w:rFonts w:ascii="Times New Roman" w:hAnsi="Times New Roman" w:cs="Times New Roman"/>
            <w:sz w:val="24"/>
            <w:szCs w:val="24"/>
          </w:rPr>
          <w:t xml:space="preserve">of frog and tadpole extinctions </w:t>
        </w:r>
      </w:ins>
      <w:ins w:id="44" w:author="Thomas Collier Smith" w:date="2014-11-16T09:18:00Z">
        <w:r w:rsidR="00024BCD">
          <w:rPr>
            <w:rFonts w:ascii="Times New Roman" w:hAnsi="Times New Roman" w:cs="Times New Roman"/>
            <w:sz w:val="24"/>
            <w:szCs w:val="24"/>
          </w:rPr>
          <w:t xml:space="preserve">are </w:t>
        </w:r>
      </w:ins>
      <w:ins w:id="45" w:author="Thomas Collier Smith" w:date="2014-11-16T09:19:00Z">
        <w:r w:rsidR="00024BCD">
          <w:rPr>
            <w:rFonts w:ascii="Times New Roman" w:hAnsi="Times New Roman" w:cs="Times New Roman"/>
            <w:sz w:val="24"/>
            <w:szCs w:val="24"/>
          </w:rPr>
          <w:t xml:space="preserve">likely </w:t>
        </w:r>
      </w:ins>
      <w:ins w:id="46" w:author="Thomas Collier Smith" w:date="2014-11-16T09:18:00Z">
        <w:r w:rsidR="00024BCD">
          <w:rPr>
            <w:rFonts w:ascii="Times New Roman" w:hAnsi="Times New Roman" w:cs="Times New Roman"/>
            <w:sz w:val="24"/>
            <w:szCs w:val="24"/>
          </w:rPr>
          <w:t>context-dependent and may be difficult to detect, o</w:t>
        </w:r>
      </w:ins>
      <w:ins w:id="47" w:author="Thomas Collier Smith" w:date="2014-11-16T09:13:00Z">
        <w:r w:rsidR="00024BCD">
          <w:rPr>
            <w:rFonts w:ascii="Times New Roman" w:hAnsi="Times New Roman" w:cs="Times New Roman"/>
            <w:sz w:val="24"/>
            <w:szCs w:val="24"/>
          </w:rPr>
          <w:t xml:space="preserve">ur results suggest that </w:t>
        </w:r>
      </w:ins>
      <w:ins w:id="48" w:author="Thomas Collier Smith" w:date="2014-11-16T09:14:00Z">
        <w:r w:rsidR="00024BCD">
          <w:rPr>
            <w:rFonts w:ascii="Times New Roman" w:hAnsi="Times New Roman" w:cs="Times New Roman"/>
            <w:sz w:val="24"/>
            <w:szCs w:val="24"/>
          </w:rPr>
          <w:t>the effects of mountain yellow-legged frog extinctions</w:t>
        </w:r>
      </w:ins>
      <w:ins w:id="49" w:author="Thomas Collier Smith" w:date="2014-11-16T09:19:00Z">
        <w:r w:rsidR="00024BCD">
          <w:rPr>
            <w:rFonts w:ascii="Times New Roman" w:hAnsi="Times New Roman" w:cs="Times New Roman"/>
            <w:sz w:val="24"/>
            <w:szCs w:val="24"/>
          </w:rPr>
          <w:t xml:space="preserve"> </w:t>
        </w:r>
        <w:proofErr w:type="spellStart"/>
        <w:r w:rsidR="00024BCD">
          <w:rPr>
            <w:rFonts w:ascii="Times New Roman" w:hAnsi="Times New Roman" w:cs="Times New Roman"/>
            <w:sz w:val="24"/>
            <w:szCs w:val="24"/>
          </w:rPr>
          <w:t>do</w:t>
        </w:r>
      </w:ins>
      <w:del w:id="50" w:author="Thomas Collier Smith" w:date="2014-11-16T09:13:00Z">
        <w:r w:rsidR="0066534F" w:rsidDel="00024BCD">
          <w:rPr>
            <w:rFonts w:ascii="Times New Roman" w:hAnsi="Times New Roman" w:cs="Times New Roman"/>
            <w:sz w:val="24"/>
            <w:szCs w:val="24"/>
          </w:rPr>
          <w:delText xml:space="preserve">, </w:delText>
        </w:r>
      </w:del>
      <w:del w:id="51" w:author="Thomas Collier Smith" w:date="2014-11-16T09:17:00Z">
        <w:r w:rsidR="0066534F" w:rsidDel="00024BCD">
          <w:rPr>
            <w:rFonts w:ascii="Times New Roman" w:hAnsi="Times New Roman" w:cs="Times New Roman"/>
            <w:sz w:val="24"/>
            <w:szCs w:val="24"/>
          </w:rPr>
          <w:delText xml:space="preserve">which could </w:delText>
        </w:r>
      </w:del>
      <w:ins w:id="52" w:author="Thomas Collier Smith" w:date="2014-11-16T09:17:00Z">
        <w:r w:rsidR="00024BCD">
          <w:rPr>
            <w:rFonts w:ascii="Times New Roman" w:hAnsi="Times New Roman" w:cs="Times New Roman"/>
            <w:sz w:val="24"/>
            <w:szCs w:val="24"/>
          </w:rPr>
          <w:t>have</w:t>
        </w:r>
        <w:proofErr w:type="spellEnd"/>
        <w:r w:rsidR="00024BCD">
          <w:rPr>
            <w:rFonts w:ascii="Times New Roman" w:hAnsi="Times New Roman" w:cs="Times New Roman"/>
            <w:sz w:val="24"/>
            <w:szCs w:val="24"/>
          </w:rPr>
          <w:t xml:space="preserve"> the potential to </w:t>
        </w:r>
      </w:ins>
      <w:ins w:id="53" w:author="Thomas Collier Smith" w:date="2014-11-16T09:19:00Z">
        <w:r w:rsidR="00024BCD">
          <w:rPr>
            <w:rFonts w:ascii="Times New Roman" w:hAnsi="Times New Roman" w:cs="Times New Roman"/>
            <w:sz w:val="24"/>
            <w:szCs w:val="24"/>
          </w:rPr>
          <w:t xml:space="preserve">change </w:t>
        </w:r>
      </w:ins>
      <w:del w:id="54" w:author="Thomas Collier Smith" w:date="2014-11-16T09:17:00Z">
        <w:r w:rsidR="0066534F" w:rsidDel="00024BCD">
          <w:rPr>
            <w:rFonts w:ascii="Times New Roman" w:hAnsi="Times New Roman" w:cs="Times New Roman"/>
            <w:sz w:val="24"/>
            <w:szCs w:val="24"/>
          </w:rPr>
          <w:delText xml:space="preserve">influence other consumers in </w:delText>
        </w:r>
      </w:del>
      <w:r w:rsidR="0066534F">
        <w:rPr>
          <w:rFonts w:ascii="Times New Roman" w:hAnsi="Times New Roman" w:cs="Times New Roman"/>
          <w:sz w:val="24"/>
          <w:szCs w:val="24"/>
        </w:rPr>
        <w:t>lake communities</w:t>
      </w:r>
      <w:r w:rsidR="00BF0E62">
        <w:rPr>
          <w:rFonts w:ascii="Times New Roman" w:hAnsi="Times New Roman" w:cs="Times New Roman"/>
          <w:sz w:val="24"/>
          <w:szCs w:val="24"/>
        </w:rPr>
        <w:t>.</w:t>
      </w:r>
      <w:del w:id="55" w:author="Thomas Collier Smith" w:date="2014-11-16T09:19:00Z">
        <w:r w:rsidR="00BF0E62" w:rsidDel="00024BCD">
          <w:rPr>
            <w:rFonts w:ascii="Times New Roman" w:hAnsi="Times New Roman" w:cs="Times New Roman"/>
            <w:sz w:val="24"/>
            <w:szCs w:val="24"/>
          </w:rPr>
          <w:delText xml:space="preserve">  </w:delText>
        </w:r>
      </w:del>
    </w:p>
    <w:p w:rsidR="003D17A2" w:rsidRDefault="00BF5C5A" w:rsidP="00142C70">
      <w:pPr>
        <w:tabs>
          <w:tab w:val="left" w:pos="9090"/>
          <w:tab w:val="left" w:pos="9360"/>
        </w:tabs>
        <w:spacing w:line="480" w:lineRule="auto"/>
        <w:ind w:left="720" w:right="1440"/>
        <w:rPr>
          <w:rFonts w:ascii="Times New Roman" w:hAnsi="Times New Roman" w:cs="Times New Roman"/>
          <w:sz w:val="24"/>
          <w:szCs w:val="24"/>
        </w:rPr>
      </w:pPr>
      <w:r>
        <w:rPr>
          <w:rFonts w:ascii="Times New Roman" w:hAnsi="Times New Roman" w:cs="Times New Roman"/>
          <w:sz w:val="24"/>
          <w:szCs w:val="24"/>
        </w:rPr>
        <w:t>Keywords:</w:t>
      </w:r>
      <w:r w:rsidR="00BF0E62">
        <w:rPr>
          <w:rFonts w:ascii="Times New Roman" w:hAnsi="Times New Roman" w:cs="Times New Roman"/>
          <w:sz w:val="24"/>
          <w:szCs w:val="24"/>
        </w:rPr>
        <w:t xml:space="preserve"> </w:t>
      </w:r>
      <w:r w:rsidRPr="00674A2C">
        <w:rPr>
          <w:rFonts w:ascii="Times New Roman" w:hAnsi="Times New Roman" w:cs="Times New Roman"/>
          <w:i/>
          <w:sz w:val="24"/>
          <w:szCs w:val="24"/>
        </w:rPr>
        <w:t xml:space="preserve">Ameletus </w:t>
      </w:r>
      <w:proofErr w:type="spellStart"/>
      <w:r w:rsidRPr="00674A2C">
        <w:rPr>
          <w:rFonts w:ascii="Times New Roman" w:hAnsi="Times New Roman" w:cs="Times New Roman"/>
          <w:i/>
          <w:sz w:val="24"/>
          <w:szCs w:val="24"/>
        </w:rPr>
        <w:t>spp</w:t>
      </w:r>
      <w:proofErr w:type="spellEnd"/>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a</w:t>
      </w:r>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r>
        <w:rPr>
          <w:rFonts w:ascii="Times New Roman" w:hAnsi="Times New Roman" w:cs="Times New Roman"/>
          <w:sz w:val="24"/>
          <w:szCs w:val="24"/>
        </w:rPr>
        <w:t>nterspecific competition</w:t>
      </w:r>
      <w:r w:rsidR="00BF0E62">
        <w:rPr>
          <w:rFonts w:ascii="Times New Roman" w:hAnsi="Times New Roman" w:cs="Times New Roman"/>
          <w:sz w:val="24"/>
          <w:szCs w:val="24"/>
        </w:rPr>
        <w:t xml:space="preserve">, </w:t>
      </w:r>
      <w:r w:rsidR="00142C70">
        <w:rPr>
          <w:rFonts w:ascii="Times New Roman" w:hAnsi="Times New Roman" w:cs="Times New Roman"/>
          <w:i/>
          <w:sz w:val="24"/>
          <w:szCs w:val="24"/>
        </w:rPr>
        <w:t xml:space="preserve">Rana muscosa, </w:t>
      </w:r>
      <w:r w:rsidRPr="00674A2C">
        <w:rPr>
          <w:rFonts w:ascii="Times New Roman" w:hAnsi="Times New Roman" w:cs="Times New Roman"/>
          <w:i/>
          <w:sz w:val="24"/>
          <w:szCs w:val="24"/>
        </w:rPr>
        <w:t>Rana sierrae</w:t>
      </w:r>
      <w:r w:rsidR="00BF0E62">
        <w:rPr>
          <w:rFonts w:ascii="Times New Roman" w:hAnsi="Times New Roman" w:cs="Times New Roman"/>
          <w:i/>
          <w:sz w:val="24"/>
          <w:szCs w:val="24"/>
        </w:rPr>
        <w:t xml:space="preserve">, </w:t>
      </w:r>
      <w:r w:rsidR="00BF0E62" w:rsidRPr="00674A2C">
        <w:rPr>
          <w:rFonts w:ascii="Times New Roman" w:hAnsi="Times New Roman" w:cs="Times New Roman"/>
          <w:sz w:val="24"/>
          <w:szCs w:val="24"/>
        </w:rPr>
        <w:t>r</w:t>
      </w:r>
      <w:r w:rsidRPr="00BF0E62">
        <w:rPr>
          <w:rFonts w:ascii="Times New Roman" w:hAnsi="Times New Roman" w:cs="Times New Roman"/>
          <w:sz w:val="24"/>
          <w:szCs w:val="24"/>
        </w:rPr>
        <w:t>esponse surface design</w:t>
      </w:r>
      <w:r w:rsidR="00BF0E62">
        <w:rPr>
          <w:rFonts w:ascii="Times New Roman" w:hAnsi="Times New Roman" w:cs="Times New Roman"/>
          <w:sz w:val="24"/>
          <w:szCs w:val="24"/>
        </w:rPr>
        <w:t xml:space="preserve">, </w:t>
      </w:r>
      <w:r>
        <w:rPr>
          <w:rFonts w:ascii="Times New Roman" w:hAnsi="Times New Roman" w:cs="Times New Roman"/>
          <w:sz w:val="24"/>
          <w:szCs w:val="24"/>
        </w:rPr>
        <w:t>Sierra Nevada</w:t>
      </w:r>
      <w:r w:rsidR="00BF0E62">
        <w:rPr>
          <w:rFonts w:ascii="Times New Roman" w:hAnsi="Times New Roman" w:cs="Times New Roman"/>
          <w:sz w:val="24"/>
          <w:szCs w:val="24"/>
        </w:rPr>
        <w:t>, t</w:t>
      </w:r>
      <w:r>
        <w:rPr>
          <w:rFonts w:ascii="Times New Roman" w:hAnsi="Times New Roman" w:cs="Times New Roman"/>
          <w:sz w:val="24"/>
          <w:szCs w:val="24"/>
        </w:rPr>
        <w:t>op-down control</w:t>
      </w:r>
      <w:r w:rsidR="003D17A2">
        <w:rPr>
          <w:rFonts w:ascii="Times New Roman" w:hAnsi="Times New Roman" w:cs="Times New Roman"/>
          <w:sz w:val="24"/>
          <w:szCs w:val="24"/>
        </w:rPr>
        <w:br w:type="page"/>
      </w:r>
    </w:p>
    <w:p w:rsidR="00886188" w:rsidRPr="00886188" w:rsidRDefault="00886188"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4A5BD3" w:rsidP="00E416C4">
      <w:pPr>
        <w:spacing w:line="480" w:lineRule="auto"/>
        <w:ind w:right="360" w:firstLine="720"/>
        <w:rPr>
          <w:rFonts w:ascii="Times New Roman" w:hAnsi="Times New Roman" w:cs="Times New Roman"/>
          <w:noProof/>
          <w:sz w:val="24"/>
          <w:szCs w:val="24"/>
        </w:rPr>
      </w:pPr>
      <w:r>
        <w:rPr>
          <w:rFonts w:ascii="Times New Roman" w:hAnsi="Times New Roman" w:cs="Times New Roman"/>
          <w:sz w:val="24"/>
          <w:szCs w:val="24"/>
        </w:rPr>
        <w:t xml:space="preserve">Amphibians </w:t>
      </w:r>
      <w:ins w:id="56" w:author="Thomas Collier Smith" w:date="2014-11-16T09:33:00Z">
        <w:r w:rsidR="00E416C4">
          <w:rPr>
            <w:rFonts w:ascii="Times New Roman" w:hAnsi="Times New Roman" w:cs="Times New Roman"/>
            <w:sz w:val="24"/>
            <w:szCs w:val="24"/>
          </w:rPr>
          <w:t xml:space="preserve">continue to </w:t>
        </w:r>
      </w:ins>
      <w:del w:id="57" w:author="Thomas Collier Smith" w:date="2014-11-16T09:33:00Z">
        <w:r w:rsidDel="00E416C4">
          <w:rPr>
            <w:rFonts w:ascii="Times New Roman" w:hAnsi="Times New Roman" w:cs="Times New Roman"/>
            <w:sz w:val="24"/>
            <w:szCs w:val="24"/>
          </w:rPr>
          <w:delText xml:space="preserve">are </w:delText>
        </w:r>
      </w:del>
      <w:del w:id="58" w:author="Thomas Collier Smith" w:date="2014-11-16T09:24:00Z">
        <w:r w:rsidDel="0009455C">
          <w:rPr>
            <w:rFonts w:ascii="Times New Roman" w:hAnsi="Times New Roman" w:cs="Times New Roman"/>
            <w:sz w:val="24"/>
            <w:szCs w:val="24"/>
          </w:rPr>
          <w:delText xml:space="preserve">declining </w:delText>
        </w:r>
      </w:del>
      <w:ins w:id="59" w:author="Thomas Collier Smith" w:date="2014-11-16T09:24:00Z">
        <w:r w:rsidR="00E416C4">
          <w:rPr>
            <w:rFonts w:ascii="Times New Roman" w:hAnsi="Times New Roman" w:cs="Times New Roman"/>
            <w:sz w:val="24"/>
            <w:szCs w:val="24"/>
          </w:rPr>
          <w:t>experienc</w:t>
        </w:r>
      </w:ins>
      <w:ins w:id="60" w:author="Thomas Collier Smith" w:date="2014-11-16T09:33:00Z">
        <w:r w:rsidR="00E416C4">
          <w:rPr>
            <w:rFonts w:ascii="Times New Roman" w:hAnsi="Times New Roman" w:cs="Times New Roman"/>
            <w:sz w:val="24"/>
            <w:szCs w:val="24"/>
          </w:rPr>
          <w:t>e</w:t>
        </w:r>
      </w:ins>
      <w:ins w:id="61" w:author="Thomas Collier Smith" w:date="2014-11-16T09:24:00Z">
        <w:r w:rsidR="0009455C">
          <w:rPr>
            <w:rFonts w:ascii="Times New Roman" w:hAnsi="Times New Roman" w:cs="Times New Roman"/>
            <w:sz w:val="24"/>
            <w:szCs w:val="24"/>
          </w:rPr>
          <w:t xml:space="preserve"> local and widespread </w:t>
        </w:r>
      </w:ins>
      <w:ins w:id="62" w:author="Thomas Collier Smith" w:date="2014-11-16T09:25:00Z">
        <w:r w:rsidR="0009455C">
          <w:rPr>
            <w:rFonts w:ascii="Times New Roman" w:hAnsi="Times New Roman" w:cs="Times New Roman"/>
            <w:sz w:val="24"/>
            <w:szCs w:val="24"/>
          </w:rPr>
          <w:t xml:space="preserve">declines and </w:t>
        </w:r>
      </w:ins>
      <w:ins w:id="63" w:author="Thomas Collier Smith" w:date="2014-11-16T09:24:00Z">
        <w:r w:rsidR="0009455C">
          <w:rPr>
            <w:rFonts w:ascii="Times New Roman" w:hAnsi="Times New Roman" w:cs="Times New Roman"/>
            <w:sz w:val="24"/>
            <w:szCs w:val="24"/>
          </w:rPr>
          <w:t xml:space="preserve">extinctions </w:t>
        </w:r>
      </w:ins>
      <w:del w:id="64" w:author="Thomas Collier Smith" w:date="2014-11-16T09:24:00Z">
        <w:r w:rsidDel="0009455C">
          <w:rPr>
            <w:rFonts w:ascii="Times New Roman" w:hAnsi="Times New Roman" w:cs="Times New Roman"/>
            <w:sz w:val="24"/>
            <w:szCs w:val="24"/>
          </w:rPr>
          <w:delText xml:space="preserve">in diversity and abundance </w:delText>
        </w:r>
      </w:del>
      <w:r>
        <w:rPr>
          <w:rFonts w:ascii="Times New Roman" w:hAnsi="Times New Roman" w:cs="Times New Roman"/>
          <w:sz w:val="24"/>
          <w:szCs w:val="24"/>
        </w:rPr>
        <w:t xml:space="preserve">worldwide </w:t>
      </w:r>
      <w:r w:rsidR="006F469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"formattedCitation" : "(Stuart et al. 2004, Wake and Vredenburg 2008)", "plainTextFormattedCitation" : "(Stuart et al. 2004, Wake and Vredenburg 2008)",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ins w:id="65" w:author="Thomas Collier Smith" w:date="2014-11-16T09:25:00Z">
        <w:r w:rsidR="0009455C">
          <w:rPr>
            <w:rFonts w:ascii="Times New Roman" w:hAnsi="Times New Roman" w:cs="Times New Roman"/>
            <w:sz w:val="24"/>
            <w:szCs w:val="24"/>
          </w:rPr>
          <w:t>, but the effects of these extinctions are largely unquantified</w:t>
        </w:r>
      </w:ins>
      <w:ins w:id="66" w:author="Thomas Collier Smith" w:date="2014-11-16T09:29:00Z">
        <w:r w:rsidR="00E416C4">
          <w:rPr>
            <w:rFonts w:ascii="Times New Roman" w:hAnsi="Times New Roman" w:cs="Times New Roman"/>
            <w:sz w:val="24"/>
            <w:szCs w:val="24"/>
          </w:rPr>
          <w:t xml:space="preserve"> </w:t>
        </w:r>
        <w:r w:rsidR="00E416C4">
          <w:rPr>
            <w:rFonts w:ascii="Times New Roman" w:hAnsi="Times New Roman" w:cs="Times New Roman"/>
            <w:sz w:val="24"/>
            <w:szCs w:val="24"/>
          </w:rPr>
          <w:fldChar w:fldCharType="begin" w:fldLock="1"/>
        </w:r>
      </w:ins>
      <w:r w:rsidR="00E416C4">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2014)", "manualFormatting" : "(but see Connelly et al. 2014)", "plainTextFormattedCitation" : "(Connelly et al. 2014)", "previouslyFormattedCitation" : "(Connelly et al. 2014)" }, "properties" : { "noteIndex" : 0 }, "schema" : "https://github.com/citation-style-language/schema/raw/master/csl-citation.json" }</w:instrText>
      </w:r>
      <w:r w:rsidR="00E416C4">
        <w:rPr>
          <w:rFonts w:ascii="Times New Roman" w:hAnsi="Times New Roman" w:cs="Times New Roman"/>
          <w:sz w:val="24"/>
          <w:szCs w:val="24"/>
        </w:rPr>
        <w:fldChar w:fldCharType="separate"/>
      </w:r>
      <w:r w:rsidR="00E416C4" w:rsidRPr="00E416C4">
        <w:rPr>
          <w:rFonts w:ascii="Times New Roman" w:hAnsi="Times New Roman" w:cs="Times New Roman"/>
          <w:noProof/>
          <w:sz w:val="24"/>
          <w:szCs w:val="24"/>
        </w:rPr>
        <w:t>(</w:t>
      </w:r>
      <w:ins w:id="67" w:author="Thomas Collier Smith" w:date="2014-11-16T09:30:00Z">
        <w:r w:rsidR="00E416C4">
          <w:rPr>
            <w:rFonts w:ascii="Times New Roman" w:hAnsi="Times New Roman" w:cs="Times New Roman"/>
            <w:noProof/>
            <w:sz w:val="24"/>
            <w:szCs w:val="24"/>
          </w:rPr>
          <w:t xml:space="preserve">but see </w:t>
        </w:r>
      </w:ins>
      <w:r w:rsidR="00E416C4" w:rsidRPr="00E416C4">
        <w:rPr>
          <w:rFonts w:ascii="Times New Roman" w:hAnsi="Times New Roman" w:cs="Times New Roman"/>
          <w:noProof/>
          <w:sz w:val="24"/>
          <w:szCs w:val="24"/>
        </w:rPr>
        <w:t>Connelly et al. 2014)</w:t>
      </w:r>
      <w:ins w:id="68" w:author="Thomas Collier Smith" w:date="2014-11-16T09:29:00Z">
        <w:r w:rsidR="00E416C4">
          <w:rPr>
            <w:rFonts w:ascii="Times New Roman" w:hAnsi="Times New Roman" w:cs="Times New Roman"/>
            <w:sz w:val="24"/>
            <w:szCs w:val="24"/>
          </w:rPr>
          <w:fldChar w:fldCharType="end"/>
        </w:r>
      </w:ins>
      <w:r>
        <w:rPr>
          <w:rFonts w:ascii="Times New Roman" w:hAnsi="Times New Roman" w:cs="Times New Roman"/>
          <w:sz w:val="24"/>
          <w:szCs w:val="24"/>
        </w:rPr>
        <w:t xml:space="preserve">.  </w:t>
      </w:r>
      <w:del w:id="69" w:author="Thomas Collier Smith" w:date="2014-11-16T09:26:00Z">
        <w:r w:rsidDel="0009455C">
          <w:rPr>
            <w:rFonts w:ascii="Times New Roman" w:hAnsi="Times New Roman" w:cs="Times New Roman"/>
            <w:sz w:val="24"/>
            <w:szCs w:val="24"/>
          </w:rPr>
          <w:delText xml:space="preserve">These declines and </w:delText>
        </w:r>
      </w:del>
      <w:del w:id="70" w:author="Thomas Collier Smith" w:date="2014-11-16T09:30:00Z">
        <w:r w:rsidDel="00E416C4">
          <w:rPr>
            <w:rFonts w:ascii="Times New Roman" w:hAnsi="Times New Roman" w:cs="Times New Roman"/>
            <w:sz w:val="24"/>
            <w:szCs w:val="24"/>
          </w:rPr>
          <w:delText>e</w:delText>
        </w:r>
      </w:del>
      <w:ins w:id="71" w:author="Thomas Collier Smith" w:date="2014-11-16T09:34:00Z">
        <w:r w:rsidR="00E416C4">
          <w:rPr>
            <w:rFonts w:ascii="Times New Roman" w:hAnsi="Times New Roman" w:cs="Times New Roman"/>
            <w:sz w:val="24"/>
            <w:szCs w:val="24"/>
          </w:rPr>
          <w:t xml:space="preserve"> Because e</w:t>
        </w:r>
      </w:ins>
      <w:r>
        <w:rPr>
          <w:rFonts w:ascii="Times New Roman" w:hAnsi="Times New Roman" w:cs="Times New Roman"/>
          <w:sz w:val="24"/>
          <w:szCs w:val="24"/>
        </w:rPr>
        <w:t xml:space="preserve">xtinctions </w:t>
      </w:r>
      <w:ins w:id="72" w:author="Thomas Collier Smith" w:date="2014-11-16T09:30:00Z">
        <w:r w:rsidR="00E416C4">
          <w:rPr>
            <w:rFonts w:ascii="Times New Roman" w:hAnsi="Times New Roman" w:cs="Times New Roman"/>
            <w:sz w:val="24"/>
            <w:szCs w:val="24"/>
          </w:rPr>
          <w:t xml:space="preserve">and species removals </w:t>
        </w:r>
      </w:ins>
      <w:del w:id="73" w:author="Thomas Collier Smith" w:date="2014-11-16T09:30:00Z">
        <w:r w:rsidDel="00E416C4">
          <w:rPr>
            <w:rFonts w:ascii="Times New Roman" w:hAnsi="Times New Roman" w:cs="Times New Roman"/>
            <w:sz w:val="24"/>
            <w:szCs w:val="24"/>
          </w:rPr>
          <w:delText>of</w:delText>
        </w:r>
        <w:r w:rsidR="008E6404" w:rsidDel="00E416C4">
          <w:rPr>
            <w:rFonts w:ascii="Times New Roman" w:hAnsi="Times New Roman" w:cs="Times New Roman"/>
            <w:sz w:val="24"/>
            <w:szCs w:val="24"/>
          </w:rPr>
          <w:delText xml:space="preserve"> </w:delText>
        </w:r>
        <w:r w:rsidDel="00E416C4">
          <w:rPr>
            <w:rFonts w:ascii="Times New Roman" w:hAnsi="Times New Roman" w:cs="Times New Roman"/>
            <w:sz w:val="24"/>
            <w:szCs w:val="24"/>
          </w:rPr>
          <w:delText xml:space="preserve">populations and species </w:delText>
        </w:r>
      </w:del>
      <w:del w:id="74" w:author="Thomas Collier Smith" w:date="2014-11-16T09:34:00Z">
        <w:r w:rsidDel="00E416C4">
          <w:rPr>
            <w:rFonts w:ascii="Times New Roman" w:hAnsi="Times New Roman" w:cs="Times New Roman"/>
            <w:sz w:val="24"/>
            <w:szCs w:val="24"/>
          </w:rPr>
          <w:delText xml:space="preserve">have </w:delText>
        </w:r>
        <w:r w:rsidR="008E6404" w:rsidDel="00E416C4">
          <w:rPr>
            <w:rFonts w:ascii="Times New Roman" w:hAnsi="Times New Roman" w:cs="Times New Roman"/>
            <w:sz w:val="24"/>
            <w:szCs w:val="24"/>
          </w:rPr>
          <w:delText>the potential to</w:delText>
        </w:r>
      </w:del>
      <w:ins w:id="75" w:author="Thomas Collier Smith" w:date="2014-11-16T09:34:00Z">
        <w:r w:rsidR="00E416C4">
          <w:rPr>
            <w:rFonts w:ascii="Times New Roman" w:hAnsi="Times New Roman" w:cs="Times New Roman"/>
            <w:sz w:val="24"/>
            <w:szCs w:val="24"/>
          </w:rPr>
          <w:t xml:space="preserve"> can</w:t>
        </w:r>
      </w:ins>
      <w:r w:rsidR="008E6404">
        <w:rPr>
          <w:rFonts w:ascii="Times New Roman" w:hAnsi="Times New Roman" w:cs="Times New Roman"/>
          <w:sz w:val="24"/>
          <w:szCs w:val="24"/>
        </w:rPr>
        <w:t xml:space="preserve"> alter</w:t>
      </w:r>
      <w:r>
        <w:rPr>
          <w:rFonts w:ascii="Times New Roman" w:hAnsi="Times New Roman" w:cs="Times New Roman"/>
          <w:sz w:val="24"/>
          <w:szCs w:val="24"/>
        </w:rPr>
        <w:t xml:space="preserve"> </w:t>
      </w:r>
      <w:del w:id="76" w:author="Thomas Collier Smith" w:date="2014-11-16T09:31:00Z">
        <w:r w:rsidDel="00E416C4">
          <w:rPr>
            <w:rFonts w:ascii="Times New Roman" w:hAnsi="Times New Roman" w:cs="Times New Roman"/>
            <w:sz w:val="24"/>
            <w:szCs w:val="24"/>
          </w:rPr>
          <w:delText xml:space="preserve">the </w:delText>
        </w:r>
      </w:del>
      <w:r>
        <w:rPr>
          <w:rFonts w:ascii="Times New Roman" w:hAnsi="Times New Roman" w:cs="Times New Roman"/>
          <w:sz w:val="24"/>
          <w:szCs w:val="24"/>
        </w:rPr>
        <w:t>commun</w:t>
      </w:r>
      <w:r w:rsidR="008E6404">
        <w:rPr>
          <w:rFonts w:ascii="Times New Roman" w:hAnsi="Times New Roman" w:cs="Times New Roman"/>
          <w:sz w:val="24"/>
          <w:szCs w:val="24"/>
        </w:rPr>
        <w:t xml:space="preserve">ities </w:t>
      </w:r>
      <w:del w:id="77" w:author="Thomas Collier Smith" w:date="2014-11-16T09:31:00Z">
        <w:r w:rsidR="008E6404" w:rsidDel="00E416C4">
          <w:rPr>
            <w:rFonts w:ascii="Times New Roman" w:hAnsi="Times New Roman" w:cs="Times New Roman"/>
            <w:sz w:val="24"/>
            <w:szCs w:val="24"/>
          </w:rPr>
          <w:delText xml:space="preserve">in which amphibians live </w:delText>
        </w:r>
      </w:del>
      <w:ins w:id="78" w:author="Thomas Collier Smith" w:date="2014-11-16T09:31:00Z">
        <w:r w:rsidR="00E416C4">
          <w:rPr>
            <w:rFonts w:ascii="Times New Roman" w:hAnsi="Times New Roman" w:cs="Times New Roman"/>
            <w:sz w:val="24"/>
            <w:szCs w:val="24"/>
          </w:rPr>
          <w:t xml:space="preserve">through the loss of top-down </w:t>
        </w:r>
      </w:ins>
      <w:ins w:id="79" w:author="Thomas Collier Smith" w:date="2014-11-16T09:34:00Z">
        <w:r w:rsidR="00E416C4">
          <w:rPr>
            <w:rFonts w:ascii="Times New Roman" w:hAnsi="Times New Roman" w:cs="Times New Roman"/>
            <w:sz w:val="24"/>
            <w:szCs w:val="24"/>
          </w:rPr>
          <w:t xml:space="preserve">resource control </w:t>
        </w:r>
      </w:ins>
      <w:ins w:id="80" w:author="Thomas Collier Smith" w:date="2014-11-16T09:31:00Z">
        <w:r w:rsidR="00E416C4">
          <w:rPr>
            <w:rFonts w:ascii="Times New Roman" w:hAnsi="Times New Roman" w:cs="Times New Roman"/>
            <w:sz w:val="24"/>
            <w:szCs w:val="24"/>
          </w:rPr>
          <w:t xml:space="preserve"> </w:t>
        </w:r>
      </w:ins>
      <w:r w:rsidR="006F4693">
        <w:rPr>
          <w:rFonts w:ascii="Times New Roman" w:hAnsi="Times New Roman" w:cs="Times New Roman"/>
          <w:sz w:val="24"/>
          <w:szCs w:val="24"/>
        </w:rPr>
        <w:fldChar w:fldCharType="begin" w:fldLock="1"/>
      </w:r>
      <w:r w:rsidR="00B37E20">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"mendeley" : { "formattedCitation" : "(Paine 1966, Chalcraft and Resetarits 2003, Gruner et al. 2008)", "plainTextFormattedCitation" : "(Paine 1966, Chalcraft and Resetarits 2003, Gruner et al. 2008)", "previouslyFormattedCitation" : "(Paine 1966, Chalcraft and Resetarits 2003, Gruner et al.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E416C4" w:rsidRPr="00E416C4">
        <w:rPr>
          <w:rFonts w:ascii="Times New Roman" w:hAnsi="Times New Roman" w:cs="Times New Roman"/>
          <w:noProof/>
          <w:sz w:val="24"/>
          <w:szCs w:val="24"/>
        </w:rPr>
        <w:t>(Paine 1966, Chalcraft and Resetarits 2003, Gruner et al. 2008)</w:t>
      </w:r>
      <w:r w:rsidR="006F4693">
        <w:rPr>
          <w:rFonts w:ascii="Times New Roman" w:hAnsi="Times New Roman" w:cs="Times New Roman"/>
          <w:sz w:val="24"/>
          <w:szCs w:val="24"/>
        </w:rPr>
        <w:fldChar w:fldCharType="end"/>
      </w:r>
      <w:ins w:id="81" w:author="Thomas Collier Smith" w:date="2014-11-16T09:31:00Z">
        <w:r w:rsidR="00E416C4">
          <w:rPr>
            <w:rFonts w:ascii="Times New Roman" w:hAnsi="Times New Roman" w:cs="Times New Roman"/>
            <w:sz w:val="24"/>
            <w:szCs w:val="24"/>
          </w:rPr>
          <w:t xml:space="preserve">, </w:t>
        </w:r>
      </w:ins>
      <w:del w:id="82" w:author="Thomas Collier Smith" w:date="2014-11-16T09:32:00Z">
        <w:r w:rsidR="00791AC3" w:rsidDel="00E416C4">
          <w:rPr>
            <w:rFonts w:ascii="Times New Roman" w:hAnsi="Times New Roman" w:cs="Times New Roman"/>
            <w:sz w:val="24"/>
            <w:szCs w:val="24"/>
          </w:rPr>
          <w:delText xml:space="preserve">. </w:delText>
        </w:r>
      </w:del>
      <w:del w:id="83" w:author="Thomas Collier Smith" w:date="2014-11-16T09:34:00Z">
        <w:r w:rsidR="00791AC3" w:rsidDel="00E416C4">
          <w:rPr>
            <w:rFonts w:ascii="Times New Roman" w:hAnsi="Times New Roman" w:cs="Times New Roman"/>
            <w:sz w:val="24"/>
            <w:szCs w:val="24"/>
          </w:rPr>
          <w:delText xml:space="preserve"> </w:delText>
        </w:r>
        <w:r w:rsidR="0045700C" w:rsidDel="00E416C4">
          <w:rPr>
            <w:rFonts w:ascii="Times New Roman" w:hAnsi="Times New Roman" w:cs="Times New Roman"/>
            <w:sz w:val="24"/>
            <w:szCs w:val="24"/>
          </w:rPr>
          <w:delText xml:space="preserve">One of the most direct ways in which amphibian </w:delText>
        </w:r>
        <w:r w:rsidR="00720868" w:rsidDel="00E416C4">
          <w:rPr>
            <w:rFonts w:ascii="Times New Roman" w:hAnsi="Times New Roman" w:cs="Times New Roman"/>
            <w:sz w:val="24"/>
            <w:szCs w:val="24"/>
          </w:rPr>
          <w:delText xml:space="preserve">declines </w:delText>
        </w:r>
        <w:r w:rsidR="008E6404" w:rsidDel="00E416C4">
          <w:rPr>
            <w:rFonts w:ascii="Times New Roman" w:hAnsi="Times New Roman" w:cs="Times New Roman"/>
            <w:sz w:val="24"/>
            <w:szCs w:val="24"/>
          </w:rPr>
          <w:delText xml:space="preserve">will </w:delText>
        </w:r>
        <w:r w:rsidR="0045700C" w:rsidDel="00E416C4">
          <w:rPr>
            <w:rFonts w:ascii="Times New Roman" w:hAnsi="Times New Roman" w:cs="Times New Roman"/>
            <w:sz w:val="24"/>
            <w:szCs w:val="24"/>
          </w:rPr>
          <w:delText xml:space="preserve">influence communities is in the </w:delText>
        </w:r>
      </w:del>
      <w:del w:id="84" w:author="Thomas Collier Smith" w:date="2014-11-16T09:36:00Z">
        <w:r w:rsidR="00720868" w:rsidDel="00E416C4">
          <w:rPr>
            <w:rFonts w:ascii="Times New Roman" w:hAnsi="Times New Roman" w:cs="Times New Roman"/>
            <w:sz w:val="24"/>
            <w:szCs w:val="24"/>
          </w:rPr>
          <w:delText>loss of consumer biomass</w:delText>
        </w:r>
      </w:del>
      <w:del w:id="85" w:author="Thomas Collier Smith" w:date="2014-11-16T09:32:00Z">
        <w:r w:rsidR="008E6404" w:rsidDel="00E416C4">
          <w:rPr>
            <w:rFonts w:ascii="Times New Roman" w:hAnsi="Times New Roman" w:cs="Times New Roman"/>
            <w:sz w:val="24"/>
            <w:szCs w:val="24"/>
          </w:rPr>
          <w:delText xml:space="preserve">, potentially leading to </w:delText>
        </w:r>
      </w:del>
      <w:ins w:id="86" w:author="Thomas Collier Smith" w:date="2014-11-16T09:32:00Z">
        <w:r w:rsidR="00E416C4">
          <w:rPr>
            <w:rFonts w:ascii="Times New Roman" w:hAnsi="Times New Roman" w:cs="Times New Roman"/>
            <w:sz w:val="24"/>
            <w:szCs w:val="24"/>
          </w:rPr>
          <w:t xml:space="preserve"> and subsequent loss </w:t>
        </w:r>
      </w:ins>
      <w:del w:id="87" w:author="Thomas Collier Smith" w:date="2014-11-16T09:32:00Z">
        <w:r w:rsidR="00720868" w:rsidDel="00E416C4">
          <w:rPr>
            <w:rFonts w:ascii="Times New Roman" w:hAnsi="Times New Roman" w:cs="Times New Roman"/>
            <w:sz w:val="24"/>
            <w:szCs w:val="24"/>
          </w:rPr>
          <w:delText xml:space="preserve">release </w:delText>
        </w:r>
      </w:del>
      <w:del w:id="88" w:author="Thomas Collier Smith" w:date="2014-11-16T09:34:00Z">
        <w:r w:rsidR="003A6A78" w:rsidDel="00E416C4">
          <w:rPr>
            <w:rFonts w:ascii="Times New Roman" w:hAnsi="Times New Roman" w:cs="Times New Roman"/>
            <w:sz w:val="24"/>
            <w:szCs w:val="24"/>
          </w:rPr>
          <w:delText xml:space="preserve">of top-down control </w:delText>
        </w:r>
      </w:del>
      <w:del w:id="89" w:author="Thomas Collier Smith" w:date="2014-11-16T09:32:00Z">
        <w:r w:rsidR="00225F27" w:rsidDel="00E416C4">
          <w:rPr>
            <w:rFonts w:ascii="Times New Roman" w:hAnsi="Times New Roman" w:cs="Times New Roman"/>
            <w:sz w:val="24"/>
            <w:szCs w:val="24"/>
          </w:rPr>
          <w:delText xml:space="preserve">of resources </w:delText>
        </w:r>
      </w:del>
      <w:r w:rsidR="00225F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"formattedCitation" : "(Hairston et al. 1960, Carpenter et al. 1985)", "plainTextFormattedCitation" : "(Hairston et al. 1960, Carpenter et al. 1985)", "previouslyFormattedCitation" : "(Hairston et al. 1960, Carpenter et al. 1985)"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(Hairston et al. 1960, Carpenter et al. 1985)</w:t>
      </w:r>
      <w:r w:rsidR="00225F27">
        <w:rPr>
          <w:rFonts w:ascii="Times New Roman" w:hAnsi="Times New Roman" w:cs="Times New Roman"/>
          <w:sz w:val="24"/>
          <w:szCs w:val="24"/>
        </w:rPr>
        <w:fldChar w:fldCharType="end"/>
      </w:r>
      <w:r w:rsidR="00225F27">
        <w:rPr>
          <w:rFonts w:ascii="Times New Roman" w:hAnsi="Times New Roman" w:cs="Times New Roman"/>
          <w:sz w:val="24"/>
          <w:szCs w:val="24"/>
        </w:rPr>
        <w:t xml:space="preserve"> </w:t>
      </w:r>
      <w:r w:rsidR="003D17A2">
        <w:rPr>
          <w:rFonts w:ascii="Times New Roman" w:hAnsi="Times New Roman" w:cs="Times New Roman"/>
          <w:sz w:val="24"/>
          <w:szCs w:val="24"/>
        </w:rPr>
        <w:t xml:space="preserve">or </w:t>
      </w:r>
      <w:ins w:id="90" w:author="Thomas Collier Smith" w:date="2014-11-16T09:34:00Z">
        <w:r w:rsidR="00E416C4">
          <w:rPr>
            <w:rFonts w:ascii="Times New Roman" w:hAnsi="Times New Roman" w:cs="Times New Roman"/>
            <w:sz w:val="24"/>
            <w:szCs w:val="24"/>
          </w:rPr>
          <w:t xml:space="preserve">loss of </w:t>
        </w:r>
      </w:ins>
      <w:del w:id="91" w:author="Thomas Collier Smith" w:date="2014-11-16T09:34:00Z">
        <w:r w:rsidR="008E6404" w:rsidDel="00E416C4">
          <w:rPr>
            <w:rFonts w:ascii="Times New Roman" w:hAnsi="Times New Roman" w:cs="Times New Roman"/>
            <w:sz w:val="24"/>
            <w:szCs w:val="24"/>
          </w:rPr>
          <w:delText xml:space="preserve">to </w:delText>
        </w:r>
      </w:del>
      <w:del w:id="92" w:author="Thomas Collier Smith" w:date="2014-11-16T09:36:00Z">
        <w:r w:rsidR="00225F27" w:rsidDel="00E416C4">
          <w:rPr>
            <w:rFonts w:ascii="Times New Roman" w:hAnsi="Times New Roman" w:cs="Times New Roman"/>
            <w:sz w:val="24"/>
            <w:szCs w:val="24"/>
          </w:rPr>
          <w:delText xml:space="preserve">competitive </w:delText>
        </w:r>
      </w:del>
      <w:ins w:id="93" w:author="Thomas Collier Smith" w:date="2014-11-16T09:36:00Z">
        <w:r w:rsidR="00E416C4">
          <w:rPr>
            <w:rFonts w:ascii="Times New Roman" w:hAnsi="Times New Roman" w:cs="Times New Roman"/>
            <w:sz w:val="24"/>
            <w:szCs w:val="24"/>
          </w:rPr>
          <w:t xml:space="preserve">negative </w:t>
        </w:r>
      </w:ins>
      <w:del w:id="94" w:author="Thomas Collier Smith" w:date="2014-11-16T09:36:00Z">
        <w:r w:rsidR="00225F27" w:rsidDel="00E416C4">
          <w:rPr>
            <w:rFonts w:ascii="Times New Roman" w:hAnsi="Times New Roman" w:cs="Times New Roman"/>
            <w:sz w:val="24"/>
            <w:szCs w:val="24"/>
          </w:rPr>
          <w:delText xml:space="preserve">release </w:delText>
        </w:r>
      </w:del>
      <w:ins w:id="95" w:author="Thomas Collier Smith" w:date="2014-11-16T09:36:00Z">
        <w:r w:rsidR="00E416C4">
          <w:rPr>
            <w:rFonts w:ascii="Times New Roman" w:hAnsi="Times New Roman" w:cs="Times New Roman"/>
            <w:sz w:val="24"/>
            <w:szCs w:val="24"/>
          </w:rPr>
          <w:t xml:space="preserve">effects on </w:t>
        </w:r>
      </w:ins>
      <w:del w:id="96" w:author="Thomas Collier Smith" w:date="2014-11-16T09:36:00Z">
        <w:r w:rsidR="00225F27" w:rsidDel="00E416C4">
          <w:rPr>
            <w:rFonts w:ascii="Times New Roman" w:hAnsi="Times New Roman" w:cs="Times New Roman"/>
            <w:sz w:val="24"/>
            <w:szCs w:val="24"/>
          </w:rPr>
          <w:delText xml:space="preserve">for consumers </w:delText>
        </w:r>
        <w:r w:rsidR="003D17A2" w:rsidDel="00E416C4">
          <w:rPr>
            <w:rFonts w:ascii="Times New Roman" w:hAnsi="Times New Roman" w:cs="Times New Roman"/>
            <w:sz w:val="24"/>
            <w:szCs w:val="24"/>
          </w:rPr>
          <w:delText>which share those resources</w:delText>
        </w:r>
      </w:del>
      <w:ins w:id="97" w:author="Thomas Collier Smith" w:date="2014-11-16T09:36:00Z">
        <w:r w:rsidR="00E416C4">
          <w:rPr>
            <w:rFonts w:ascii="Times New Roman" w:hAnsi="Times New Roman" w:cs="Times New Roman"/>
            <w:sz w:val="24"/>
            <w:szCs w:val="24"/>
          </w:rPr>
          <w:t>competitors</w:t>
        </w:r>
      </w:ins>
      <w:r w:rsidR="003D17A2">
        <w:rPr>
          <w:rFonts w:ascii="Times New Roman" w:hAnsi="Times New Roman" w:cs="Times New Roman"/>
          <w:sz w:val="24"/>
          <w:szCs w:val="24"/>
        </w:rPr>
        <w:t xml:space="preserve"> </w:t>
      </w:r>
      <w:r w:rsidR="00225F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"(Holbrook and Schmitt 1995)", "plainTextFormattedCitation" : "(Holbrook and Schmitt 1995)",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r w:rsidR="00720868">
        <w:rPr>
          <w:rFonts w:ascii="Times New Roman" w:hAnsi="Times New Roman" w:cs="Times New Roman"/>
          <w:sz w:val="24"/>
          <w:szCs w:val="24"/>
        </w:rPr>
        <w:t xml:space="preserve">.  </w:t>
      </w:r>
      <w:ins w:id="98" w:author="Thomas Collier Smith" w:date="2014-11-16T09:37:00Z">
        <w:r w:rsidR="00E416C4">
          <w:rPr>
            <w:rFonts w:ascii="Times New Roman" w:hAnsi="Times New Roman" w:cs="Times New Roman"/>
            <w:sz w:val="24"/>
            <w:szCs w:val="24"/>
          </w:rPr>
          <w:t xml:space="preserve">However, </w:t>
        </w:r>
      </w:ins>
      <w:del w:id="99" w:author="Thomas Collier Smith" w:date="2014-11-16T09:37:00Z">
        <w:r w:rsidR="00954452" w:rsidDel="00E416C4">
          <w:rPr>
            <w:rFonts w:ascii="Times New Roman" w:hAnsi="Times New Roman" w:cs="Times New Roman"/>
            <w:sz w:val="24"/>
            <w:szCs w:val="24"/>
          </w:rPr>
          <w:delText>T</w:delText>
        </w:r>
      </w:del>
      <w:ins w:id="100" w:author="Thomas Collier Smith" w:date="2014-11-16T09:37:00Z">
        <w:r w:rsidR="00E416C4">
          <w:rPr>
            <w:rFonts w:ascii="Times New Roman" w:hAnsi="Times New Roman" w:cs="Times New Roman"/>
            <w:sz w:val="24"/>
            <w:szCs w:val="24"/>
          </w:rPr>
          <w:t>t</w:t>
        </w:r>
      </w:ins>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ins w:id="101" w:author="Thomas Collier Smith" w:date="2014-11-16T09:37:00Z">
        <w:r w:rsidR="00E416C4">
          <w:rPr>
            <w:rFonts w:ascii="Times New Roman" w:hAnsi="Times New Roman" w:cs="Times New Roman"/>
            <w:sz w:val="24"/>
            <w:szCs w:val="24"/>
          </w:rPr>
          <w:t xml:space="preserve">a species </w:t>
        </w:r>
      </w:ins>
      <w:del w:id="102" w:author="Thomas Collier Smith" w:date="2014-11-16T09:37:00Z">
        <w:r w:rsidR="00F428A4" w:rsidDel="00E416C4">
          <w:rPr>
            <w:rFonts w:ascii="Times New Roman" w:hAnsi="Times New Roman" w:cs="Times New Roman"/>
            <w:sz w:val="24"/>
            <w:szCs w:val="24"/>
          </w:rPr>
          <w:delText xml:space="preserve">an amphibian </w:delText>
        </w:r>
        <w:r w:rsidR="00E17E7F" w:rsidDel="00B37E20">
          <w:rPr>
            <w:rFonts w:ascii="Times New Roman" w:hAnsi="Times New Roman" w:cs="Times New Roman"/>
            <w:sz w:val="24"/>
            <w:szCs w:val="24"/>
          </w:rPr>
          <w:delText xml:space="preserve">affects </w:delText>
        </w:r>
      </w:del>
      <w:ins w:id="103" w:author="Thomas Collier Smith" w:date="2014-11-16T09:37:00Z">
        <w:r w:rsidR="00B37E20">
          <w:rPr>
            <w:rFonts w:ascii="Times New Roman" w:hAnsi="Times New Roman" w:cs="Times New Roman"/>
            <w:sz w:val="24"/>
            <w:szCs w:val="24"/>
          </w:rPr>
          <w:t xml:space="preserve">shapes </w:t>
        </w:r>
      </w:ins>
      <w:r w:rsidR="00E17E7F">
        <w:rPr>
          <w:rFonts w:ascii="Times New Roman" w:hAnsi="Times New Roman" w:cs="Times New Roman"/>
          <w:sz w:val="24"/>
          <w:szCs w:val="24"/>
        </w:rPr>
        <w:t xml:space="preserve">its community </w:t>
      </w:r>
      <w:ins w:id="104" w:author="Thomas Collier Smith" w:date="2014-11-16T09:37:00Z">
        <w:r w:rsidR="00E416C4">
          <w:rPr>
            <w:rFonts w:ascii="Times New Roman" w:hAnsi="Times New Roman" w:cs="Times New Roman"/>
            <w:sz w:val="24"/>
            <w:szCs w:val="24"/>
          </w:rPr>
          <w:t>via</w:t>
        </w:r>
      </w:ins>
      <w:del w:id="105" w:author="Thomas Collier Smith" w:date="2014-11-16T09:37:00Z">
        <w:r w:rsidR="00E17E7F" w:rsidDel="00E416C4">
          <w:rPr>
            <w:rFonts w:ascii="Times New Roman" w:hAnsi="Times New Roman" w:cs="Times New Roman"/>
            <w:sz w:val="24"/>
            <w:szCs w:val="24"/>
          </w:rPr>
          <w:delText>by</w:delText>
        </w:r>
      </w:del>
      <w:r w:rsidR="00E17E7F">
        <w:rPr>
          <w:rFonts w:ascii="Times New Roman" w:hAnsi="Times New Roman" w:cs="Times New Roman"/>
          <w:sz w:val="24"/>
          <w:szCs w:val="24"/>
        </w:rPr>
        <w:t xml:space="preserve"> resource consumption </w:t>
      </w:r>
      <w:del w:id="106" w:author="Thomas Collier Smith" w:date="2014-11-16T09:37:00Z">
        <w:r w:rsidR="00F428A4" w:rsidDel="00B37E20">
          <w:rPr>
            <w:rFonts w:ascii="Times New Roman" w:hAnsi="Times New Roman" w:cs="Times New Roman"/>
            <w:sz w:val="24"/>
            <w:szCs w:val="24"/>
          </w:rPr>
          <w:delText xml:space="preserve">may </w:delText>
        </w:r>
      </w:del>
      <w:r w:rsidR="00954452">
        <w:rPr>
          <w:rFonts w:ascii="Times New Roman" w:hAnsi="Times New Roman" w:cs="Times New Roman"/>
          <w:sz w:val="24"/>
          <w:szCs w:val="24"/>
        </w:rPr>
        <w:t>var</w:t>
      </w:r>
      <w:ins w:id="107" w:author="Thomas Collier Smith" w:date="2014-11-16T09:37:00Z">
        <w:r w:rsidR="00B37E20">
          <w:rPr>
            <w:rFonts w:ascii="Times New Roman" w:hAnsi="Times New Roman" w:cs="Times New Roman"/>
            <w:sz w:val="24"/>
            <w:szCs w:val="24"/>
          </w:rPr>
          <w:t xml:space="preserve">ies; </w:t>
        </w:r>
      </w:ins>
      <w:del w:id="108" w:author="Thomas Collier Smith" w:date="2014-11-16T09:37:00Z">
        <w:r w:rsidR="00F428A4" w:rsidDel="00B37E20">
          <w:rPr>
            <w:rFonts w:ascii="Times New Roman" w:hAnsi="Times New Roman" w:cs="Times New Roman"/>
            <w:sz w:val="24"/>
            <w:szCs w:val="24"/>
          </w:rPr>
          <w:delText xml:space="preserve">y </w:delText>
        </w:r>
        <w:r w:rsidR="0045700C" w:rsidDel="00B37E20">
          <w:rPr>
            <w:rFonts w:ascii="Times New Roman" w:hAnsi="Times New Roman" w:cs="Times New Roman"/>
            <w:sz w:val="24"/>
            <w:szCs w:val="24"/>
          </w:rPr>
          <w:delText xml:space="preserve">depending </w:delText>
        </w:r>
      </w:del>
      <w:del w:id="109" w:author="Thomas Collier Smith" w:date="2014-11-16T09:38:00Z">
        <w:r w:rsidR="0045700C" w:rsidDel="00B37E20">
          <w:rPr>
            <w:rFonts w:ascii="Times New Roman" w:hAnsi="Times New Roman" w:cs="Times New Roman"/>
            <w:sz w:val="24"/>
            <w:szCs w:val="24"/>
          </w:rPr>
          <w:delText>on</w:delText>
        </w:r>
        <w:r w:rsidR="00F428A4" w:rsidDel="00B37E20">
          <w:rPr>
            <w:rFonts w:ascii="Times New Roman" w:hAnsi="Times New Roman" w:cs="Times New Roman"/>
            <w:sz w:val="24"/>
            <w:szCs w:val="24"/>
          </w:rPr>
          <w:delText xml:space="preserve"> </w:delText>
        </w:r>
      </w:del>
      <w:r w:rsidR="00DF5AE2">
        <w:rPr>
          <w:rFonts w:ascii="Times New Roman" w:hAnsi="Times New Roman" w:cs="Times New Roman"/>
          <w:sz w:val="24"/>
          <w:szCs w:val="24"/>
        </w:rPr>
        <w:t xml:space="preserve">the extent to which </w:t>
      </w:r>
      <w:del w:id="110" w:author="Thomas Collier Smith" w:date="2014-11-16T09:44:00Z">
        <w:r w:rsidR="008E6404" w:rsidDel="00B37E20">
          <w:rPr>
            <w:rFonts w:ascii="Times New Roman" w:hAnsi="Times New Roman" w:cs="Times New Roman"/>
            <w:sz w:val="24"/>
            <w:szCs w:val="24"/>
          </w:rPr>
          <w:delText xml:space="preserve">its </w:delText>
        </w:r>
      </w:del>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"formattedCitation" : "(Shurin et al. 2002, Borer et al. 2005, Wollrab et al. 2012)", "plainTextFormattedCitation" : "(Shurin et al. 2002, Borer et al. 2005, Wollrab et al. 2012)",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del w:id="111" w:author="Thomas Collier Smith" w:date="2014-11-16T09:45:00Z">
        <w:r w:rsidR="008E6404" w:rsidDel="00B37E20">
          <w:rPr>
            <w:rFonts w:ascii="Times New Roman" w:hAnsi="Times New Roman" w:cs="Times New Roman"/>
            <w:sz w:val="24"/>
            <w:szCs w:val="24"/>
          </w:rPr>
          <w:delText xml:space="preserve">its </w:delText>
        </w:r>
        <w:r w:rsidR="005220DD" w:rsidDel="00B37E20">
          <w:rPr>
            <w:rFonts w:ascii="Times New Roman" w:hAnsi="Times New Roman" w:cs="Times New Roman"/>
            <w:sz w:val="24"/>
            <w:szCs w:val="24"/>
          </w:rPr>
          <w:delText xml:space="preserve">ability </w:delText>
        </w:r>
        <w:r w:rsidR="00F428A4" w:rsidDel="00B37E20">
          <w:rPr>
            <w:rFonts w:ascii="Times New Roman" w:hAnsi="Times New Roman" w:cs="Times New Roman"/>
            <w:sz w:val="24"/>
            <w:szCs w:val="24"/>
          </w:rPr>
          <w:delText>to</w:delText>
        </w:r>
      </w:del>
      <w:ins w:id="112" w:author="Thomas Collier Smith" w:date="2014-11-16T09:45:00Z">
        <w:r w:rsidR="00B37E20">
          <w:rPr>
            <w:rFonts w:ascii="Times New Roman" w:hAnsi="Times New Roman" w:cs="Times New Roman"/>
            <w:sz w:val="24"/>
            <w:szCs w:val="24"/>
          </w:rPr>
          <w:t>to which the species can</w:t>
        </w:r>
      </w:ins>
      <w:r w:rsidR="00F428A4">
        <w:rPr>
          <w:rFonts w:ascii="Times New Roman" w:hAnsi="Times New Roman" w:cs="Times New Roman"/>
          <w:sz w:val="24"/>
          <w:szCs w:val="24"/>
        </w:rPr>
        <w:t xml:space="preserve">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ins w:id="113" w:author="Thomas Collier Smith" w:date="2014-11-16T09:45:00Z">
        <w:r w:rsidR="00B37E20">
          <w:rPr>
            <w:rFonts w:ascii="Times New Roman" w:hAnsi="Times New Roman" w:cs="Times New Roman"/>
            <w:sz w:val="24"/>
            <w:szCs w:val="24"/>
          </w:rPr>
          <w:t xml:space="preserve">to which other species share and depend </w:t>
        </w:r>
      </w:ins>
      <w:ins w:id="114" w:author="Thomas Collier Smith" w:date="2014-11-16T09:46:00Z">
        <w:r w:rsidR="00B37E20">
          <w:rPr>
            <w:rFonts w:ascii="Times New Roman" w:hAnsi="Times New Roman" w:cs="Times New Roman"/>
            <w:sz w:val="24"/>
            <w:szCs w:val="24"/>
          </w:rPr>
          <w:t xml:space="preserve">on </w:t>
        </w:r>
      </w:ins>
      <w:del w:id="115" w:author="Thomas Collier Smith" w:date="2014-11-16T09:46:00Z">
        <w:r w:rsidR="008E6404" w:rsidDel="00B37E20">
          <w:rPr>
            <w:rFonts w:ascii="Times New Roman" w:hAnsi="Times New Roman" w:cs="Times New Roman"/>
            <w:sz w:val="24"/>
            <w:szCs w:val="24"/>
          </w:rPr>
          <w:delText xml:space="preserve">the dependence </w:delText>
        </w:r>
        <w:r w:rsidR="0045700C" w:rsidDel="00B37E20">
          <w:rPr>
            <w:rFonts w:ascii="Times New Roman" w:hAnsi="Times New Roman" w:cs="Times New Roman"/>
            <w:sz w:val="24"/>
            <w:szCs w:val="24"/>
          </w:rPr>
          <w:delText xml:space="preserve">of potential competitors </w:delText>
        </w:r>
        <w:r w:rsidR="00265FDB" w:rsidDel="00B37E20">
          <w:rPr>
            <w:rFonts w:ascii="Times New Roman" w:hAnsi="Times New Roman" w:cs="Times New Roman"/>
            <w:sz w:val="24"/>
            <w:szCs w:val="24"/>
          </w:rPr>
          <w:delText xml:space="preserve">on </w:delText>
        </w:r>
        <w:r w:rsidR="00F428A4" w:rsidDel="00B37E20">
          <w:rPr>
            <w:rFonts w:ascii="Times New Roman" w:hAnsi="Times New Roman" w:cs="Times New Roman"/>
            <w:sz w:val="24"/>
            <w:szCs w:val="24"/>
          </w:rPr>
          <w:delText xml:space="preserve">shared </w:delText>
        </w:r>
      </w:del>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"formattedCitation" : "(Murdoch et al. 2003)", "plainTextFormattedCitation" : "(Murdoch et al. 2003)",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ins w:id="116" w:author="Thomas Collier Smith" w:date="2014-11-16T09:39:00Z">
        <w:r w:rsidR="00B37E20">
          <w:rPr>
            <w:rFonts w:ascii="Times New Roman" w:hAnsi="Times New Roman" w:cs="Times New Roman"/>
            <w:sz w:val="24"/>
            <w:szCs w:val="24"/>
          </w:rPr>
          <w:t xml:space="preserve"> contribute to the importance of the declining species to the community </w:t>
        </w:r>
      </w:ins>
      <w:bookmarkStart w:id="117" w:name="_GoBack"/>
      <w:bookmarkEnd w:id="117"/>
      <w:ins w:id="118" w:author="Thomas Collier Smith" w:date="2014-11-16T09:52:00Z">
        <w:r w:rsidR="00B37E20">
          <w:rPr>
            <w:rFonts w:ascii="Times New Roman" w:hAnsi="Times New Roman" w:cs="Times New Roman"/>
            <w:sz w:val="24"/>
            <w:szCs w:val="24"/>
          </w:rPr>
          <w:fldChar w:fldCharType="begin" w:fldLock="1"/>
        </w:r>
      </w:ins>
      <w:r w:rsidR="00B37E20">
        <w:rPr>
          <w:rFonts w:ascii="Times New Roman" w:hAnsi="Times New Roman" w:cs="Times New Roman"/>
          <w:sz w:val="24"/>
          <w:szCs w:val="24"/>
        </w:rPr>
        <w:instrText>ADDIN CSL_CITATION { "citationItems" : [ { "id" : "ITEM-1", "itemData" : { "ISBN" : "069109005X", "abstract" : "A great many species are threatened by the expanding human population. Though the public generally favors environmental protection, conservation does not come without sacrifice and cost. Many decision makers wonder if every species is worth the trouble. Of what consequence would the extinction of, say, spotted owls or snail darters be? Are some species expendable? Given the reality of limited money for conservation efforts, there is a compelling need for scientists to help conservation practitioners set priorities and identify species most in need of urgent attention. Ecology should be capable of providing guidance that goes beyond the obvious impulse to protect economically valuable species (salmon) or aesthetically appealing ones (snow leopards). Although some recent books have considered the ecosystem services provided by biodiversity as an aggregate property, this is the first to focus on the value of particular species. It provides the scientific approaches and analyses available for asking what we can expect from losing (or gaining) species. The contributors are outstanding ecologists, theoreticians, and evolutionary biologists who gathered for a symposium honoring Robert T. Paine, the community ecologist who experimentally demonstrated that a single predator species can act as a keystone species whose removal dramatically alters entire ecosystem communities. They build on Paine's work here by exploring whether we can identify species that play key roles in ecosystems before they are lost forever. These are some of our finest ecologists asking some of our hardest questions. They are, in addition to the editors, S.E.B. Abella, G. C. Chang, D. Doak, A. L. Downing, W. T. Edmondson, A. S. Flecker, M. J. Ford, C.D.G. Harley, E. G. Leigh Jr., S. Lubetkin, S. M. Louda, M. Marvier, P. McElhany, B. A. Menge, W. F. Morris, S. Naeem, S. R. Palumbi, A. G. Power, T. A. Rand, R. B. Root, M. Ruckelshaus, J. Ruesink, D. E. Schindler, T. W. Schoener, D. Simberloff, D. A. Spiller, M. J. Wonham, and J. T. Wootton.", "author" : [ { "dropping-particle" : "", "family" : "Kareiva", "given" : "P. M.", "non-dropping-particle" : "", "parse-names" : false, "suffix" : "" }, { "dropping-particle" : "", "family" : "Levin", "given" : "S. A.", "non-dropping-particle" : "", "parse-names" : false, "suffix" : "" } ], "id" : "ITEM-1", "issued" : { "date-parts" : [ [ "2003" ] ] }, "page" : "427", "publisher" : "Princeton University Press", "title" : "The Importance of Species: Perspectives on Expendability and Triage", "type" : "book" }, "uris" : [ "http://www.mendeley.com/documents/?uuid=eaf97057-04ba-4c5a-b002-9f0a3ebfff6b" ] } ], "mendeley" : { "formattedCitation" : "(Kareiva and Levin 2003)", "plainTextFormattedCitation" : "(Kareiva and Levin 2003)" }, "properties" : { "noteIndex" : 0 }, "schema" : "https://github.com/citation-style-language/schema/raw/master/csl-citation.json" }</w:instrText>
      </w:r>
      <w:r w:rsidR="00B37E20">
        <w:rPr>
          <w:rFonts w:ascii="Times New Roman" w:hAnsi="Times New Roman" w:cs="Times New Roman"/>
          <w:sz w:val="24"/>
          <w:szCs w:val="24"/>
        </w:rPr>
        <w:fldChar w:fldCharType="separate"/>
      </w:r>
      <w:r w:rsidR="00B37E20" w:rsidRPr="00B37E20">
        <w:rPr>
          <w:rFonts w:ascii="Times New Roman" w:hAnsi="Times New Roman" w:cs="Times New Roman"/>
          <w:noProof/>
          <w:sz w:val="24"/>
          <w:szCs w:val="24"/>
        </w:rPr>
        <w:t>(Kareiva and Levin 2003)</w:t>
      </w:r>
      <w:ins w:id="119" w:author="Thomas Collier Smith" w:date="2014-11-16T09:52:00Z">
        <w:r w:rsidR="00B37E20">
          <w:rPr>
            <w:rFonts w:ascii="Times New Roman" w:hAnsi="Times New Roman" w:cs="Times New Roman"/>
            <w:sz w:val="24"/>
            <w:szCs w:val="24"/>
          </w:rPr>
          <w:fldChar w:fldCharType="end"/>
        </w:r>
      </w:ins>
      <w:r w:rsidR="001E4071">
        <w:rPr>
          <w:rFonts w:ascii="Times New Roman" w:hAnsi="Times New Roman" w:cs="Times New Roman"/>
          <w:sz w:val="24"/>
          <w:szCs w:val="24"/>
        </w:rPr>
        <w:t xml:space="preserve">.  </w:t>
      </w:r>
      <w:r w:rsidR="00E17E7F">
        <w:rPr>
          <w:rFonts w:ascii="Times New Roman" w:hAnsi="Times New Roman" w:cs="Times New Roman"/>
          <w:sz w:val="24"/>
          <w:szCs w:val="24"/>
        </w:rPr>
        <w:t xml:space="preserve">These characteristics of consumers and communities probably vary greatly </w:t>
      </w:r>
      <w:r w:rsidR="00B64926">
        <w:rPr>
          <w:rFonts w:ascii="Times New Roman" w:hAnsi="Times New Roman" w:cs="Times New Roman"/>
          <w:sz w:val="24"/>
          <w:szCs w:val="24"/>
        </w:rPr>
        <w:t xml:space="preserve">among the species within </w:t>
      </w:r>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t>Amphibia</w:t>
      </w:r>
      <w:proofErr w:type="spellEnd"/>
      <w:r w:rsidR="005D2E8A">
        <w:rPr>
          <w:rFonts w:ascii="Times New Roman" w:hAnsi="Times New Roman" w:cs="Times New Roman"/>
          <w:sz w:val="24"/>
          <w:szCs w:val="24"/>
        </w:rPr>
        <w:t xml:space="preserve"> </w:t>
      </w:r>
      <w:r w:rsidR="0045700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"formattedCitation" : "(Duellman and Trueb 1994, Alford 1999)", "plainTextFormattedCitation" : "(Duellman and Trueb 1994, Alford 1999)",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between the communities to which those species belong</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Therefore, p</w:t>
      </w:r>
      <w:r>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r w:rsidR="007F6BD7">
        <w:rPr>
          <w:rFonts w:ascii="Times New Roman" w:hAnsi="Times New Roman" w:cs="Times New Roman"/>
          <w:sz w:val="24"/>
          <w:szCs w:val="24"/>
        </w:rPr>
        <w:t xml:space="preserve">any one </w:t>
      </w:r>
      <w:r w:rsidR="00591FA3">
        <w:rPr>
          <w:rFonts w:ascii="Times New Roman" w:hAnsi="Times New Roman" w:cs="Times New Roman"/>
          <w:sz w:val="24"/>
          <w:szCs w:val="24"/>
        </w:rPr>
        <w:t>amphibian species’ decline or extincti</w:t>
      </w:r>
      <w:r w:rsidR="00400758">
        <w:rPr>
          <w:rFonts w:ascii="Times New Roman" w:hAnsi="Times New Roman" w:cs="Times New Roman"/>
          <w:sz w:val="24"/>
          <w:szCs w:val="24"/>
        </w:rPr>
        <w:t>o</w:t>
      </w:r>
      <w:r w:rsidR="00591FA3">
        <w:rPr>
          <w:rFonts w:ascii="Times New Roman" w:hAnsi="Times New Roman" w:cs="Times New Roman"/>
          <w:sz w:val="24"/>
          <w:szCs w:val="24"/>
        </w:rPr>
        <w:t>n</w:t>
      </w:r>
      <w:r w:rsidR="00E17E7F">
        <w:rPr>
          <w:rFonts w:ascii="Times New Roman" w:hAnsi="Times New Roman" w:cs="Times New Roman"/>
          <w:sz w:val="24"/>
          <w:szCs w:val="24"/>
        </w:rPr>
        <w:t>, aside from those of the entire class,</w:t>
      </w:r>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r w:rsidR="00E17E7F">
        <w:rPr>
          <w:rFonts w:ascii="Times New Roman" w:hAnsi="Times New Roman" w:cs="Times New Roman"/>
          <w:sz w:val="24"/>
          <w:szCs w:val="24"/>
        </w:rPr>
        <w:t xml:space="preserve">be based on </w:t>
      </w:r>
      <w:r>
        <w:rPr>
          <w:rFonts w:ascii="Times New Roman" w:hAnsi="Times New Roman" w:cs="Times New Roman"/>
          <w:sz w:val="24"/>
          <w:szCs w:val="24"/>
        </w:rPr>
        <w:t xml:space="preserve">quantitative descriptions of its </w:t>
      </w:r>
      <w:r w:rsidR="00E17E7F">
        <w:rPr>
          <w:rFonts w:ascii="Times New Roman" w:hAnsi="Times New Roman" w:cs="Times New Roman"/>
          <w:sz w:val="24"/>
          <w:szCs w:val="24"/>
        </w:rPr>
        <w:t xml:space="preserve">unique </w:t>
      </w:r>
      <w:r>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r w:rsidR="00E17E7F">
        <w:rPr>
          <w:rFonts w:ascii="Times New Roman" w:hAnsi="Times New Roman" w:cs="Times New Roman"/>
          <w:sz w:val="24"/>
          <w:szCs w:val="24"/>
        </w:rPr>
        <w:t xml:space="preserve">specific </w:t>
      </w:r>
      <w:r w:rsidR="007D311A">
        <w:rPr>
          <w:rFonts w:ascii="Times New Roman" w:hAnsi="Times New Roman" w:cs="Times New Roman"/>
          <w:sz w:val="24"/>
          <w:szCs w:val="24"/>
        </w:rPr>
        <w:t xml:space="preserve">effects on </w:t>
      </w:r>
      <w:r w:rsidR="007F6BD7">
        <w:rPr>
          <w:rFonts w:ascii="Times New Roman" w:hAnsi="Times New Roman" w:cs="Times New Roman"/>
          <w:sz w:val="24"/>
          <w:szCs w:val="24"/>
        </w:rPr>
        <w:t xml:space="preserve">its </w:t>
      </w:r>
      <w:r w:rsidR="007D311A">
        <w:rPr>
          <w:rFonts w:ascii="Times New Roman" w:hAnsi="Times New Roman" w:cs="Times New Roman"/>
          <w:sz w:val="24"/>
          <w:szCs w:val="24"/>
        </w:rPr>
        <w:t>communit</w:t>
      </w:r>
      <w:r w:rsidR="007F6BD7">
        <w:rPr>
          <w:rFonts w:ascii="Times New Roman" w:hAnsi="Times New Roman" w:cs="Times New Roman"/>
          <w:sz w:val="24"/>
          <w:szCs w:val="24"/>
        </w:rPr>
        <w:t>y</w:t>
      </w:r>
      <w:r w:rsidR="007D311A">
        <w:rPr>
          <w:rFonts w:ascii="Times New Roman" w:hAnsi="Times New Roman" w:cs="Times New Roman"/>
          <w:sz w:val="24"/>
          <w:szCs w:val="24"/>
        </w:rPr>
        <w:t xml:space="preserve">.  </w:t>
      </w:r>
    </w:p>
    <w:p w:rsidR="00147EF7" w:rsidRDefault="00400758"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Among a</w:t>
      </w:r>
      <w:r w:rsidR="00591FA3">
        <w:rPr>
          <w:rFonts w:ascii="Times New Roman" w:hAnsi="Times New Roman" w:cs="Times New Roman"/>
          <w:sz w:val="24"/>
          <w:szCs w:val="24"/>
        </w:rPr>
        <w:t>mphibian</w:t>
      </w:r>
      <w:r w:rsidR="007F6BD7">
        <w:rPr>
          <w:rFonts w:ascii="Times New Roman" w:hAnsi="Times New Roman" w:cs="Times New Roman"/>
          <w:sz w:val="24"/>
          <w:szCs w:val="24"/>
        </w:rPr>
        <w:t xml:space="preserve"> declines, those </w:t>
      </w:r>
      <w:r w:rsidR="00E17E7F">
        <w:rPr>
          <w:rFonts w:ascii="Times New Roman" w:hAnsi="Times New Roman" w:cs="Times New Roman"/>
          <w:sz w:val="24"/>
          <w:szCs w:val="24"/>
        </w:rPr>
        <w:t xml:space="preserve">of </w:t>
      </w:r>
      <w:r w:rsidR="00591FA3">
        <w:rPr>
          <w:rFonts w:ascii="Times New Roman" w:hAnsi="Times New Roman" w:cs="Times New Roman"/>
          <w:sz w:val="24"/>
          <w:szCs w:val="24"/>
        </w:rPr>
        <w:t>the anuran</w:t>
      </w:r>
      <w:r w:rsidR="00021CF8">
        <w:rPr>
          <w:rFonts w:ascii="Times New Roman" w:hAnsi="Times New Roman" w:cs="Times New Roman"/>
          <w:sz w:val="24"/>
          <w:szCs w:val="24"/>
        </w:rPr>
        <w:t>s</w:t>
      </w:r>
      <w:r w:rsidR="007F6BD7">
        <w:rPr>
          <w:rFonts w:ascii="Times New Roman" w:hAnsi="Times New Roman" w:cs="Times New Roman"/>
          <w:sz w:val="24"/>
          <w:szCs w:val="24"/>
        </w:rPr>
        <w:t xml:space="preserve"> – </w:t>
      </w:r>
      <w:r w:rsidR="00591FA3">
        <w:rPr>
          <w:rFonts w:ascii="Times New Roman" w:hAnsi="Times New Roman" w:cs="Times New Roman"/>
          <w:sz w:val="24"/>
          <w:szCs w:val="24"/>
        </w:rPr>
        <w:t xml:space="preserve">the </w:t>
      </w:r>
      <w:r w:rsidR="00021CF8">
        <w:rPr>
          <w:rFonts w:ascii="Times New Roman" w:hAnsi="Times New Roman" w:cs="Times New Roman"/>
          <w:sz w:val="24"/>
          <w:szCs w:val="24"/>
        </w:rPr>
        <w:t xml:space="preserve">frogs and </w:t>
      </w:r>
      <w:r w:rsidR="00591FA3">
        <w:rPr>
          <w:rFonts w:ascii="Times New Roman" w:hAnsi="Times New Roman" w:cs="Times New Roman"/>
          <w:sz w:val="24"/>
          <w:szCs w:val="24"/>
        </w:rPr>
        <w:t>toads</w:t>
      </w:r>
      <w:r w:rsidR="007F6BD7" w:rsidRPr="007F6BD7">
        <w:rPr>
          <w:rFonts w:ascii="Times New Roman" w:hAnsi="Times New Roman" w:cs="Times New Roman"/>
          <w:sz w:val="24"/>
          <w:szCs w:val="24"/>
        </w:rPr>
        <w:t xml:space="preserve"> </w:t>
      </w:r>
      <w:r w:rsidR="007F6BD7">
        <w:rPr>
          <w:rFonts w:ascii="Times New Roman" w:hAnsi="Times New Roman" w:cs="Times New Roman"/>
          <w:sz w:val="24"/>
          <w:szCs w:val="24"/>
        </w:rPr>
        <w:t>–</w:t>
      </w:r>
      <w:r w:rsidR="00591FA3">
        <w:rPr>
          <w:rFonts w:ascii="Times New Roman" w:hAnsi="Times New Roman" w:cs="Times New Roman"/>
          <w:sz w:val="24"/>
          <w:szCs w:val="24"/>
        </w:rPr>
        <w:t xml:space="preserve"> </w:t>
      </w:r>
      <w:r w:rsidR="007F6BD7">
        <w:rPr>
          <w:rFonts w:ascii="Times New Roman" w:hAnsi="Times New Roman" w:cs="Times New Roman"/>
          <w:sz w:val="24"/>
          <w:szCs w:val="24"/>
        </w:rPr>
        <w:t xml:space="preserve">may be </w:t>
      </w:r>
      <w:r w:rsidR="00E17E7F">
        <w:rPr>
          <w:rFonts w:ascii="Times New Roman" w:hAnsi="Times New Roman" w:cs="Times New Roman"/>
          <w:sz w:val="24"/>
          <w:szCs w:val="24"/>
        </w:rPr>
        <w:t>the best understood</w:t>
      </w:r>
      <w:r w:rsidR="007F6BD7">
        <w:rPr>
          <w:rFonts w:ascii="Times New Roman" w:hAnsi="Times New Roman" w:cs="Times New Roman"/>
          <w:sz w:val="24"/>
          <w:szCs w:val="24"/>
        </w:rPr>
        <w:t xml:space="preserve"> and the most extensive</w:t>
      </w:r>
      <w:r w:rsidR="00E17E7F">
        <w:rPr>
          <w:rFonts w:ascii="Times New Roman" w:hAnsi="Times New Roman" w:cs="Times New Roman"/>
          <w:sz w:val="24"/>
          <w:szCs w:val="24"/>
        </w:rPr>
        <w:t xml:space="preserve">; </w:t>
      </w:r>
      <w:r w:rsidR="00591FA3">
        <w:rPr>
          <w:rFonts w:ascii="Times New Roman" w:hAnsi="Times New Roman" w:cs="Times New Roman"/>
          <w:sz w:val="24"/>
          <w:szCs w:val="24"/>
        </w:rPr>
        <w:t xml:space="preserve">many </w:t>
      </w:r>
      <w:r w:rsidR="00E17E7F">
        <w:rPr>
          <w:rFonts w:ascii="Times New Roman" w:hAnsi="Times New Roman" w:cs="Times New Roman"/>
          <w:sz w:val="24"/>
          <w:szCs w:val="24"/>
        </w:rPr>
        <w:t xml:space="preserve">anuran populations and species </w:t>
      </w:r>
      <w:r w:rsidR="00591FA3">
        <w:rPr>
          <w:rFonts w:ascii="Times New Roman" w:hAnsi="Times New Roman" w:cs="Times New Roman"/>
          <w:sz w:val="24"/>
          <w:szCs w:val="24"/>
        </w:rPr>
        <w:t>have been dramatically</w:t>
      </w:r>
      <w:r>
        <w:rPr>
          <w:rFonts w:ascii="Times New Roman" w:hAnsi="Times New Roman" w:cs="Times New Roman"/>
          <w:sz w:val="24"/>
          <w:szCs w:val="24"/>
        </w:rPr>
        <w:t xml:space="preserve"> reduced in abundance or driven extinct by </w:t>
      </w:r>
      <w:r w:rsidR="00591FA3">
        <w:rPr>
          <w:rFonts w:ascii="Times New Roman" w:hAnsi="Times New Roman" w:cs="Times New Roman"/>
          <w:sz w:val="24"/>
          <w:szCs w:val="24"/>
        </w:rPr>
        <w:t>habitat destruction, over-exploitation, disease</w:t>
      </w:r>
      <w:r w:rsidR="00E17E7F">
        <w:rPr>
          <w:rFonts w:ascii="Times New Roman" w:hAnsi="Times New Roman" w:cs="Times New Roman"/>
          <w:sz w:val="24"/>
          <w:szCs w:val="24"/>
        </w:rPr>
        <w:t xml:space="preserve">, </w:t>
      </w:r>
      <w:r w:rsidR="007F6BD7">
        <w:rPr>
          <w:rFonts w:ascii="Times New Roman" w:hAnsi="Times New Roman" w:cs="Times New Roman"/>
          <w:sz w:val="24"/>
          <w:szCs w:val="24"/>
        </w:rPr>
        <w:t xml:space="preserve">or a combination of causes </w:t>
      </w:r>
      <w:r w:rsidR="00E17E7F">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"formattedCitation" : "(Stuart et al. 2004)", "plainTextFormattedCitation" : "(Stuart et al. 2004)", "previouslyFormattedCitation" : "(Stuart et al. 2004)" }, "properties" : { "noteIndex" : 0 }, "schema" : "https://github.com/citation-style-language/schema/raw/master/csl-citation.json" }</w:instrText>
      </w:r>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r w:rsidR="00591FA3">
        <w:rPr>
          <w:rFonts w:ascii="Times New Roman" w:hAnsi="Times New Roman" w:cs="Times New Roman"/>
          <w:sz w:val="24"/>
          <w:szCs w:val="24"/>
        </w:rPr>
        <w:t xml:space="preserve">.  </w:t>
      </w:r>
      <w:r w:rsidR="00E17E7F">
        <w:rPr>
          <w:rFonts w:ascii="Times New Roman" w:hAnsi="Times New Roman" w:cs="Times New Roman"/>
          <w:sz w:val="24"/>
          <w:szCs w:val="24"/>
        </w:rPr>
        <w:t>These declines have the potential to aff</w:t>
      </w:r>
      <w:r w:rsidR="00021CF8">
        <w:rPr>
          <w:rFonts w:ascii="Times New Roman" w:hAnsi="Times New Roman" w:cs="Times New Roman"/>
          <w:sz w:val="24"/>
          <w:szCs w:val="24"/>
        </w:rPr>
        <w:t xml:space="preserve">ect communities and ecosystems; </w:t>
      </w:r>
      <w:r w:rsidR="00E17E7F">
        <w:rPr>
          <w:rFonts w:ascii="Times New Roman" w:hAnsi="Times New Roman" w:cs="Times New Roman"/>
          <w:sz w:val="24"/>
          <w:szCs w:val="24"/>
        </w:rPr>
        <w:t>a</w:t>
      </w:r>
      <w:r w:rsidR="00591FA3">
        <w:rPr>
          <w:rFonts w:ascii="Times New Roman" w:hAnsi="Times New Roman" w:cs="Times New Roman"/>
          <w:sz w:val="24"/>
          <w:szCs w:val="24"/>
        </w:rPr>
        <w:t>nurans</w:t>
      </w:r>
      <w:r w:rsidR="00021CF8">
        <w:rPr>
          <w:rFonts w:ascii="Times New Roman" w:hAnsi="Times New Roman" w:cs="Times New Roman"/>
          <w:sz w:val="24"/>
          <w:szCs w:val="24"/>
        </w:rPr>
        <w:t>,</w:t>
      </w:r>
      <w:r w:rsidR="00591FA3">
        <w:rPr>
          <w:rFonts w:ascii="Times New Roman" w:hAnsi="Times New Roman" w:cs="Times New Roman"/>
          <w:sz w:val="24"/>
          <w:szCs w:val="24"/>
        </w:rPr>
        <w:t xml:space="preserve"> and especially their tadpoles</w:t>
      </w:r>
      <w:r w:rsidR="00021CF8">
        <w:rPr>
          <w:rFonts w:ascii="Times New Roman" w:hAnsi="Times New Roman" w:cs="Times New Roman"/>
          <w:sz w:val="24"/>
          <w:szCs w:val="24"/>
        </w:rPr>
        <w:t>,</w:t>
      </w:r>
      <w:r w:rsidR="00591FA3">
        <w:rPr>
          <w:rFonts w:ascii="Times New Roman" w:hAnsi="Times New Roman" w:cs="Times New Roman"/>
          <w:sz w:val="24"/>
          <w:szCs w:val="24"/>
        </w:rPr>
        <w:t xml:space="preserve"> </w:t>
      </w:r>
      <w:r w:rsidR="00E17E7F">
        <w:rPr>
          <w:rFonts w:ascii="Times New Roman" w:hAnsi="Times New Roman" w:cs="Times New Roman"/>
          <w:sz w:val="24"/>
          <w:szCs w:val="24"/>
        </w:rPr>
        <w:t xml:space="preserve">can be </w:t>
      </w:r>
      <w:r w:rsidR="006631B1">
        <w:rPr>
          <w:rFonts w:ascii="Times New Roman" w:hAnsi="Times New Roman" w:cs="Times New Roman"/>
          <w:sz w:val="24"/>
          <w:szCs w:val="24"/>
        </w:rPr>
        <w:t>ecologically important</w:t>
      </w:r>
      <w:r w:rsidR="00AE096E">
        <w:rPr>
          <w:rFonts w:ascii="Times New Roman" w:hAnsi="Times New Roman" w:cs="Times New Roman"/>
          <w:sz w:val="24"/>
          <w:szCs w:val="24"/>
        </w:rPr>
        <w:t xml:space="preserve"> in their respective communities</w:t>
      </w:r>
      <w:r w:rsidR="006631B1">
        <w:rPr>
          <w:rFonts w:ascii="Times New Roman" w:hAnsi="Times New Roman" w:cs="Times New Roman"/>
          <w:sz w:val="24"/>
          <w:szCs w:val="24"/>
        </w:rPr>
        <w:t xml:space="preserve"> </w:t>
      </w:r>
      <w:r w:rsidR="00591FA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"formattedCitation" : "(Alford 1999)", "plainTextFormattedCitation" : "(Alford 1999)", "previouslyFormattedCitation" : "(Alford 1999)"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(Alford 1999)</w:t>
      </w:r>
      <w:r w:rsidR="00591FA3">
        <w:rPr>
          <w:rFonts w:ascii="Times New Roman" w:hAnsi="Times New Roman" w:cs="Times New Roman"/>
          <w:sz w:val="24"/>
          <w:szCs w:val="24"/>
        </w:rPr>
        <w:fldChar w:fldCharType="end"/>
      </w:r>
      <w:r w:rsidR="006631B1">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reduce the abundance of benthic producers</w:t>
      </w:r>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"(Kupferberg 1997a, 1997b, Alford 1999, Connelly et al. 2008, 2014)", "plainTextFormattedCitation" : "(Kupferberg 1997a, 1997b, Alford 1999, Connelly et al. 2008, 2014)",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B64926">
        <w:rPr>
          <w:rFonts w:ascii="Times New Roman" w:hAnsi="Times New Roman" w:cs="Times New Roman"/>
          <w:sz w:val="24"/>
          <w:szCs w:val="24"/>
        </w:rPr>
        <w:t xml:space="preserve">Tadpoles have been reported reducing algal abundance 60-98% in experiments </w:t>
      </w:r>
      <w:r w:rsidR="00B6492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"ITEM-2", "issue" : "2", "issued" : { "date-parts" : [ [ "1992" ] ] }, "page" : "237-247", "title" : "Plant\u2014herbivore interactions in streams near Mount St Helens", "type" : "article-journal", "volume" : "27" }, "uris" : [ "http://www.mendeley.com/documents/?uuid=1fa342ed-36ec-445c-8349-16dcd69d4020" ] } ], "mendeley" : { "formattedCitation" : "(Br\u00f6nmark et al. 1991, Lamberti et al. 1992)", "plainTextFormattedCitation" : "(Br\u00f6nmark et al. 1991, Lamberti et al. 1992)", "previouslyFormattedCitation" : "(Br\u00f6nmark et al. 1991, Lamberti et al. 1992)" }, "properties" : { "noteIndex" : 0 }, "schema" : "https://github.com/citation-style-language/schema/raw/master/csl-citation.json" }</w:instrText>
      </w:r>
      <w:r w:rsidR="00B64926">
        <w:rPr>
          <w:rFonts w:ascii="Times New Roman" w:hAnsi="Times New Roman" w:cs="Times New Roman"/>
          <w:sz w:val="24"/>
          <w:szCs w:val="24"/>
        </w:rPr>
        <w:fldChar w:fldCharType="separate"/>
      </w:r>
      <w:r w:rsidR="00B64926" w:rsidRPr="00B64926">
        <w:rPr>
          <w:rFonts w:ascii="Times New Roman" w:hAnsi="Times New Roman" w:cs="Times New Roman"/>
          <w:noProof/>
          <w:sz w:val="24"/>
          <w:szCs w:val="24"/>
        </w:rPr>
        <w:t>(Brönmark et al. 1991, Lamberti et al. 1992)</w:t>
      </w:r>
      <w:r w:rsidR="00B64926">
        <w:rPr>
          <w:rFonts w:ascii="Times New Roman" w:hAnsi="Times New Roman" w:cs="Times New Roman"/>
          <w:sz w:val="24"/>
          <w:szCs w:val="24"/>
        </w:rPr>
        <w:fldChar w:fldCharType="end"/>
      </w:r>
      <w:r w:rsidR="00B64926">
        <w:rPr>
          <w:rFonts w:ascii="Times New Roman" w:hAnsi="Times New Roman" w:cs="Times New Roman"/>
          <w:sz w:val="24"/>
          <w:szCs w:val="24"/>
        </w:rPr>
        <w:t xml:space="preserve">, and have been observed facilitating changes in natural stream community composition by reducing algal abundance </w:t>
      </w:r>
      <w:r w:rsidR="0065613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"(Kupferberg 1997a)", "plainTextFormattedCitation" : "(Kupferberg 1997a)",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r w:rsidR="00AE096E">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sidR="00AE096E">
        <w:rPr>
          <w:rFonts w:ascii="Times New Roman" w:hAnsi="Times New Roman" w:cs="Times New Roman"/>
          <w:sz w:val="24"/>
          <w:szCs w:val="24"/>
        </w:rPr>
        <w:t xml:space="preserve"> means that </w:t>
      </w:r>
      <w:r w:rsidR="00652144">
        <w:rPr>
          <w:rFonts w:ascii="Times New Roman" w:hAnsi="Times New Roman" w:cs="Times New Roman"/>
          <w:sz w:val="24"/>
          <w:szCs w:val="24"/>
        </w:rPr>
        <w:t xml:space="preserve">tadpoles </w:t>
      </w:r>
      <w:r w:rsidR="00414356">
        <w:rPr>
          <w:rFonts w:ascii="Times New Roman" w:hAnsi="Times New Roman" w:cs="Times New Roman"/>
          <w:sz w:val="24"/>
          <w:szCs w:val="24"/>
        </w:rPr>
        <w:t xml:space="preserve">also have the potential to </w:t>
      </w:r>
      <w:r w:rsidR="00AE096E">
        <w:rPr>
          <w:rFonts w:ascii="Times New Roman" w:hAnsi="Times New Roman" w:cs="Times New Roman"/>
          <w:sz w:val="24"/>
          <w:szCs w:val="24"/>
        </w:rPr>
        <w:t xml:space="preserve">be strong </w:t>
      </w:r>
      <w:r>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r w:rsidR="00037EE4">
        <w:rPr>
          <w:rFonts w:ascii="Times New Roman" w:hAnsi="Times New Roman" w:cs="Times New Roman"/>
          <w:sz w:val="24"/>
          <w:szCs w:val="24"/>
        </w:rPr>
        <w:t xml:space="preserve">.  </w:t>
      </w:r>
      <w:r w:rsidR="00B64926">
        <w:rPr>
          <w:rFonts w:ascii="Times New Roman" w:hAnsi="Times New Roman" w:cs="Times New Roman"/>
          <w:sz w:val="24"/>
          <w:szCs w:val="24"/>
        </w:rPr>
        <w:t xml:space="preserve">When tadpoles graze down algae, they can induce declines in abundance, growth, and fecundity of other amphibian, vertebrate, </w:t>
      </w:r>
      <w:r w:rsidR="00021CF8">
        <w:rPr>
          <w:rFonts w:ascii="Times New Roman" w:hAnsi="Times New Roman" w:cs="Times New Roman"/>
          <w:sz w:val="24"/>
          <w:szCs w:val="24"/>
        </w:rPr>
        <w:t xml:space="preserve">insect, and </w:t>
      </w:r>
      <w:r w:rsidR="00B64926">
        <w:rPr>
          <w:rFonts w:ascii="Times New Roman" w:hAnsi="Times New Roman" w:cs="Times New Roman"/>
          <w:sz w:val="24"/>
          <w:szCs w:val="24"/>
        </w:rPr>
        <w:t xml:space="preserve">invertebrate grazers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"ITEM-3", "issue" : "1", "issued" : { "date-parts" : [ [ "1991" ] ] }, "page" : "8-18", "title" : "Interactions between freshwater snails and tadpoles: competition and facilitation", "type" : "article-journal", "volume" : "87" }, "uris" : [ "http://www.mendeley.com/documents/?uuid=6f8eb3ae-f923-48c2-8ae1-d860cb7ab127" ] } ], "mendeley" : { "formattedCitation" : "(Br\u00f6nmark et al. 1991, Kupferberg 1997a, 1997b)", "plainTextFormattedCitation" : "(Br\u00f6nmark et al. 1991, Kupferberg 1997a, 1997b)", "previouslyFormattedCitation" : "(Br\u00f6nmark et al. 1991, Kupferberg 1997a, 1997b)"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(Brönmark et al. 1991, Kupferberg 1997a, 1997b)</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w:t>
      </w:r>
      <w:r w:rsidR="007F6BD7">
        <w:rPr>
          <w:rFonts w:ascii="Times New Roman" w:hAnsi="Times New Roman" w:cs="Times New Roman"/>
          <w:sz w:val="24"/>
          <w:szCs w:val="24"/>
        </w:rPr>
        <w:t>T</w:t>
      </w:r>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w:t>
      </w:r>
      <w:r w:rsidR="00021CF8">
        <w:rPr>
          <w:rFonts w:ascii="Times New Roman" w:hAnsi="Times New Roman" w:cs="Times New Roman"/>
          <w:sz w:val="24"/>
          <w:szCs w:val="24"/>
        </w:rPr>
        <w:t>between</w:t>
      </w:r>
      <w:r w:rsidR="00147EF7">
        <w:rPr>
          <w:rFonts w:ascii="Times New Roman" w:hAnsi="Times New Roman" w:cs="Times New Roman"/>
          <w:sz w:val="24"/>
          <w:szCs w:val="24"/>
        </w:rPr>
        <w:t xml:space="preserve"> tadpoles</w:t>
      </w:r>
      <w:r w:rsidR="00021CF8">
        <w:rPr>
          <w:rFonts w:ascii="Times New Roman" w:hAnsi="Times New Roman" w:cs="Times New Roman"/>
          <w:sz w:val="24"/>
          <w:szCs w:val="24"/>
        </w:rPr>
        <w:t>,</w:t>
      </w:r>
      <w:r w:rsidR="00147EF7">
        <w:rPr>
          <w:rFonts w:ascii="Times New Roman" w:hAnsi="Times New Roman" w:cs="Times New Roman"/>
          <w:sz w:val="24"/>
          <w:szCs w:val="24"/>
        </w:rPr>
        <w:t xml:space="preserve"> </w:t>
      </w:r>
      <w:r w:rsidR="00E52861">
        <w:rPr>
          <w:rFonts w:ascii="Times New Roman" w:hAnsi="Times New Roman" w:cs="Times New Roman"/>
          <w:sz w:val="24"/>
          <w:szCs w:val="24"/>
        </w:rPr>
        <w:t xml:space="preserve">their resources and </w:t>
      </w:r>
      <w:r w:rsidR="00021CF8">
        <w:rPr>
          <w:rFonts w:ascii="Times New Roman" w:hAnsi="Times New Roman" w:cs="Times New Roman"/>
          <w:sz w:val="24"/>
          <w:szCs w:val="24"/>
        </w:rPr>
        <w:t xml:space="preserve">other </w:t>
      </w:r>
      <w:r w:rsidR="00E52861">
        <w:rPr>
          <w:rFonts w:ascii="Times New Roman" w:hAnsi="Times New Roman" w:cs="Times New Roman"/>
          <w:sz w:val="24"/>
          <w:szCs w:val="24"/>
        </w:rPr>
        <w:t xml:space="preserve">consumers </w:t>
      </w:r>
      <w:r w:rsidR="00147EF7">
        <w:rPr>
          <w:rFonts w:ascii="Times New Roman" w:hAnsi="Times New Roman" w:cs="Times New Roman"/>
          <w:sz w:val="24"/>
          <w:szCs w:val="24"/>
        </w:rPr>
        <w:t xml:space="preserve">are not </w:t>
      </w:r>
      <w:r w:rsidR="002B4EB9">
        <w:rPr>
          <w:rFonts w:ascii="Times New Roman" w:hAnsi="Times New Roman" w:cs="Times New Roman"/>
          <w:sz w:val="24"/>
          <w:szCs w:val="24"/>
        </w:rPr>
        <w:t xml:space="preserve">limited to top down and exploitative interactions.  Tadpoles can </w:t>
      </w:r>
      <w:r w:rsidR="00021CF8">
        <w:rPr>
          <w:rFonts w:ascii="Times New Roman" w:hAnsi="Times New Roman" w:cs="Times New Roman"/>
          <w:sz w:val="24"/>
          <w:szCs w:val="24"/>
        </w:rPr>
        <w:t xml:space="preserve">also </w:t>
      </w:r>
      <w:r w:rsidR="002B4EB9">
        <w:rPr>
          <w:rFonts w:ascii="Times New Roman" w:hAnsi="Times New Roman" w:cs="Times New Roman"/>
          <w:sz w:val="24"/>
          <w:szCs w:val="24"/>
        </w:rPr>
        <w:t xml:space="preserve">compete </w:t>
      </w:r>
      <w:r w:rsidR="00021CF8">
        <w:rPr>
          <w:rFonts w:ascii="Times New Roman" w:hAnsi="Times New Roman" w:cs="Times New Roman"/>
          <w:sz w:val="24"/>
          <w:szCs w:val="24"/>
        </w:rPr>
        <w:t xml:space="preserve">by interference of feeding by other amphibians </w:t>
      </w:r>
      <w:r w:rsidR="00021CF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"plainTextFormattedCitation" : "(Steinwascher 1978)", "previouslyFormattedCitation" : "(Steinwascher 1978)" }, "properties" : { "noteIndex" : 0 }, "schema" : "https://github.com/citation-style-language/schema/raw/master/csl-citation.json" }</w:instrText>
      </w:r>
      <w:r w:rsidR="00021CF8">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(Steinwascher 1978)</w:t>
      </w:r>
      <w:r w:rsidR="00021CF8">
        <w:rPr>
          <w:rFonts w:ascii="Times New Roman" w:hAnsi="Times New Roman" w:cs="Times New Roman"/>
          <w:sz w:val="24"/>
          <w:szCs w:val="24"/>
        </w:rPr>
        <w:fldChar w:fldCharType="end"/>
      </w:r>
      <w:r w:rsidR="00021CF8">
        <w:rPr>
          <w:rFonts w:ascii="Times New Roman" w:hAnsi="Times New Roman" w:cs="Times New Roman"/>
          <w:sz w:val="24"/>
          <w:szCs w:val="24"/>
        </w:rPr>
        <w:t xml:space="preserve"> and by aquatic insects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021CF8" w:rsidRPr="00021CF8">
        <w:rPr>
          <w:rFonts w:ascii="Times New Roman" w:hAnsi="Times New Roman" w:cs="Times New Roman"/>
          <w:noProof/>
          <w:sz w:val="24"/>
          <w:szCs w:val="24"/>
        </w:rPr>
        <w:t>(Kiffney and Richardson 2001)</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 can be on the losing side of</w:t>
      </w:r>
      <w:r w:rsidR="002B4EB9">
        <w:rPr>
          <w:rFonts w:ascii="Times New Roman" w:hAnsi="Times New Roman" w:cs="Times New Roman"/>
          <w:sz w:val="24"/>
          <w:szCs w:val="24"/>
        </w:rPr>
        <w:t xml:space="preserve"> interspecific competition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"formattedCitation" : "(Morin et al. 1988)", "plainTextFormattedCitation" : "(Morin et al. 1988)", "previouslyFormattedCitation" : "(Morin et al. 1988)"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(Morin et al. 1988)</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and predation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(Pilliod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t>
      </w:r>
      <w:r w:rsidR="00021CF8">
        <w:rPr>
          <w:rFonts w:ascii="Times New Roman" w:hAnsi="Times New Roman" w:cs="Times New Roman"/>
          <w:sz w:val="24"/>
          <w:szCs w:val="24"/>
        </w:rPr>
        <w:t xml:space="preserve">and </w:t>
      </w:r>
      <w:r w:rsidR="002B4EB9">
        <w:rPr>
          <w:rFonts w:ascii="Times New Roman" w:hAnsi="Times New Roman" w:cs="Times New Roman"/>
          <w:sz w:val="24"/>
          <w:szCs w:val="24"/>
        </w:rPr>
        <w:t xml:space="preserve">can also facilitate </w:t>
      </w:r>
      <w:r w:rsidR="00021CF8">
        <w:rPr>
          <w:rFonts w:ascii="Times New Roman" w:hAnsi="Times New Roman" w:cs="Times New Roman"/>
          <w:sz w:val="24"/>
          <w:szCs w:val="24"/>
        </w:rPr>
        <w:t xml:space="preserve">other grazers </w:t>
      </w:r>
      <w:r w:rsidR="002B4EB9">
        <w:rPr>
          <w:rFonts w:ascii="Times New Roman" w:hAnsi="Times New Roman" w:cs="Times New Roman"/>
          <w:sz w:val="24"/>
          <w:szCs w:val="24"/>
        </w:rPr>
        <w:t xml:space="preserve">by uncovering </w:t>
      </w:r>
      <w:proofErr w:type="spellStart"/>
      <w:r w:rsidR="002B4EB9">
        <w:rPr>
          <w:rFonts w:ascii="Times New Roman" w:hAnsi="Times New Roman" w:cs="Times New Roman"/>
          <w:sz w:val="24"/>
          <w:szCs w:val="24"/>
        </w:rPr>
        <w:t>grazable</w:t>
      </w:r>
      <w:proofErr w:type="spellEnd"/>
      <w:r w:rsidR="002B4EB9">
        <w:rPr>
          <w:rFonts w:ascii="Times New Roman" w:hAnsi="Times New Roman" w:cs="Times New Roman"/>
          <w:sz w:val="24"/>
          <w:szCs w:val="24"/>
        </w:rPr>
        <w:t xml:space="preserve"> benthic material </w:t>
      </w:r>
      <w:r w:rsidR="00021CF8">
        <w:rPr>
          <w:rFonts w:ascii="Times New Roman" w:hAnsi="Times New Roman" w:cs="Times New Roman"/>
          <w:sz w:val="24"/>
          <w:szCs w:val="24"/>
        </w:rPr>
        <w:t xml:space="preserve">through </w:t>
      </w:r>
      <w:proofErr w:type="spellStart"/>
      <w:r w:rsidR="00021CF8">
        <w:rPr>
          <w:rFonts w:ascii="Times New Roman" w:hAnsi="Times New Roman" w:cs="Times New Roman"/>
          <w:sz w:val="24"/>
          <w:szCs w:val="24"/>
        </w:rPr>
        <w:t>bioturbation</w:t>
      </w:r>
      <w:proofErr w:type="spellEnd"/>
      <w:r w:rsidR="00021CF8">
        <w:rPr>
          <w:rFonts w:ascii="Times New Roman" w:hAnsi="Times New Roman" w:cs="Times New Roman"/>
          <w:sz w:val="24"/>
          <w:szCs w:val="24"/>
        </w:rPr>
        <w:t xml:space="preserve">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"formattedCitation" : "(Ranvestel et al. 2004)", "plainTextFormattedCitation" : "(Ranvestel et al. 2004)", "previouslyFormattedCitation" : "(Ranvestel et al. 2004)"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(Ranvestel et al. 2004)</w:t>
      </w:r>
      <w:r w:rsidR="002B4EB9">
        <w:rPr>
          <w:rFonts w:ascii="Times New Roman" w:hAnsi="Times New Roman" w:cs="Times New Roman"/>
          <w:sz w:val="24"/>
          <w:szCs w:val="24"/>
        </w:rPr>
        <w:fldChar w:fldCharType="end"/>
      </w:r>
      <w:r w:rsidR="00021CF8">
        <w:rPr>
          <w:rFonts w:ascii="Times New Roman" w:hAnsi="Times New Roman" w:cs="Times New Roman"/>
          <w:sz w:val="24"/>
          <w:szCs w:val="24"/>
        </w:rPr>
        <w:t>.</w:t>
      </w:r>
    </w:p>
    <w:p w:rsidR="003804D2" w:rsidRPr="009C1BC1" w:rsidRDefault="0012027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This evidence </w:t>
      </w:r>
      <w:r w:rsidR="00021CF8">
        <w:rPr>
          <w:rFonts w:ascii="Times New Roman" w:hAnsi="Times New Roman" w:cs="Times New Roman"/>
          <w:sz w:val="24"/>
          <w:szCs w:val="24"/>
        </w:rPr>
        <w:t xml:space="preserve">highlights how </w:t>
      </w:r>
      <w:r w:rsidR="007F6BD7">
        <w:rPr>
          <w:rFonts w:ascii="Times New Roman" w:hAnsi="Times New Roman" w:cs="Times New Roman"/>
          <w:sz w:val="24"/>
          <w:szCs w:val="24"/>
        </w:rPr>
        <w:t>tadpoles can shape communities, and thus, the extent to which their loss from a community may affect other species</w:t>
      </w:r>
      <w:r>
        <w:rPr>
          <w:rFonts w:ascii="Times New Roman" w:hAnsi="Times New Roman" w:cs="Times New Roman"/>
          <w:sz w:val="24"/>
          <w:szCs w:val="24"/>
        </w:rPr>
        <w:t xml:space="preserve">.  </w:t>
      </w:r>
      <w:r w:rsidR="00BD3890">
        <w:rPr>
          <w:rFonts w:ascii="Times New Roman" w:hAnsi="Times New Roman" w:cs="Times New Roman"/>
          <w:sz w:val="24"/>
          <w:szCs w:val="24"/>
        </w:rPr>
        <w:t>Like many tadpoles, those of the endangered Mountain yellow-legged frogs (</w:t>
      </w:r>
      <w:r w:rsidR="00BD3890">
        <w:rPr>
          <w:rFonts w:ascii="Times New Roman" w:hAnsi="Times New Roman" w:cs="Times New Roman"/>
          <w:i/>
          <w:sz w:val="24"/>
          <w:szCs w:val="24"/>
        </w:rPr>
        <w:t>Rana muscosa</w:t>
      </w:r>
      <w:r w:rsidR="00BD3890">
        <w:rPr>
          <w:rFonts w:ascii="Times New Roman" w:hAnsi="Times New Roman" w:cs="Times New Roman"/>
          <w:sz w:val="24"/>
          <w:szCs w:val="24"/>
        </w:rPr>
        <w:t xml:space="preserve"> and </w:t>
      </w:r>
      <w:r w:rsidR="00BD3890">
        <w:rPr>
          <w:rFonts w:ascii="Times New Roman" w:hAnsi="Times New Roman" w:cs="Times New Roman"/>
          <w:i/>
          <w:sz w:val="24"/>
          <w:szCs w:val="24"/>
        </w:rPr>
        <w:t>R. sierrae</w:t>
      </w:r>
      <w:r w:rsidR="00BD3890">
        <w:rPr>
          <w:rFonts w:ascii="Times New Roman" w:hAnsi="Times New Roman" w:cs="Times New Roman"/>
          <w:sz w:val="24"/>
          <w:szCs w:val="24"/>
        </w:rPr>
        <w:t xml:space="preserve">) of California’s </w:t>
      </w:r>
      <w:r w:rsidR="00BD3890">
        <w:rPr>
          <w:rFonts w:ascii="Times New Roman" w:hAnsi="Times New Roman" w:cs="Times New Roman"/>
          <w:sz w:val="24"/>
          <w:szCs w:val="24"/>
        </w:rPr>
        <w:lastRenderedPageBreak/>
        <w:t xml:space="preserve">Sierra Nevada mountains are grazers of benthic algae, and are potential competitors with mayfly nymphs, caddisfly larvae, </w:t>
      </w:r>
      <w:proofErr w:type="spellStart"/>
      <w:r w:rsidR="00BD3890">
        <w:rPr>
          <w:rFonts w:ascii="Times New Roman" w:hAnsi="Times New Roman" w:cs="Times New Roman"/>
          <w:sz w:val="24"/>
          <w:szCs w:val="24"/>
        </w:rPr>
        <w:t>diptera</w:t>
      </w:r>
      <w:proofErr w:type="spellEnd"/>
      <w:r w:rsidR="00BD3890">
        <w:rPr>
          <w:rFonts w:ascii="Times New Roman" w:hAnsi="Times New Roman" w:cs="Times New Roman"/>
          <w:sz w:val="24"/>
          <w:szCs w:val="24"/>
        </w:rPr>
        <w:t xml:space="preserve"> larvae, and other benthic macroinvertebrates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"Grinnell", "given" : "J.", "non-dropping-particle" : "", "parse-names" : false, "suffix" : "" }, { "dropping-particle" : "", "family" : "Storer", "given" : "T. I.", "non-dropping-particle" : "", "parse-names" : false, "suffix" : "" } ], "id" : "ITEM-2",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"id" : "ITEM-3", "itemData" : { "author" : [ { "dropping-particle" : "", "family" : "Zweifel", "given" : "R. G.", "non-dropping-particle" : "", "parse-names" : false, "suffix" : "" } ], "id" : "ITEM-3", "issued" : { "date-parts" : [ [ "1955" ] ] }, "publisher" : "University of California Press", "title" : "Ecology, distribution, and systematics of frogs of the Rana boylei group", "type" : "book" }, "uris" : [ "http://www.mendeley.com/documents/?uuid=d79157ea-abe4-4195-91df-7d8ee49c94a4" ] } ], "mendeley" : { "formattedCitation" : "(Grinnell and Storer 1924, Zweifel 1955, Finlay and Vredenburg 2007)", "plainTextFormattedCitation" : "(Grinnell and Storer 1924, Zweifel 1955, Finlay and Vredenburg 2007)", "previouslyFormattedCitation" : "(Grinnell and Storer 1924, Zweifel 1955, Finlay and Vredenburg 2007)"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 Zweifel 1955, Finlay and Vredenburg 2007)</w:t>
      </w:r>
      <w:r w:rsidR="00BD3890">
        <w:rPr>
          <w:rFonts w:ascii="Times New Roman" w:hAnsi="Times New Roman" w:cs="Times New Roman"/>
          <w:sz w:val="24"/>
          <w:szCs w:val="24"/>
        </w:rPr>
        <w:fldChar w:fldCharType="end"/>
      </w:r>
      <w:r w:rsidR="00BD3890">
        <w:rPr>
          <w:rFonts w:ascii="Times New Roman" w:hAnsi="Times New Roman" w:cs="Times New Roman"/>
          <w:sz w:val="24"/>
          <w:szCs w:val="24"/>
        </w:rPr>
        <w:t xml:space="preserve">.  They fill </w:t>
      </w:r>
      <w:r>
        <w:rPr>
          <w:rFonts w:ascii="Times New Roman" w:hAnsi="Times New Roman" w:cs="Times New Roman"/>
          <w:sz w:val="24"/>
          <w:szCs w:val="24"/>
        </w:rPr>
        <w:t xml:space="preserve">ecological roles </w:t>
      </w:r>
      <w:r w:rsidR="003804D2">
        <w:rPr>
          <w:rFonts w:ascii="Times New Roman" w:hAnsi="Times New Roman" w:cs="Times New Roman"/>
          <w:sz w:val="24"/>
          <w:szCs w:val="24"/>
        </w:rPr>
        <w:t xml:space="preserve">the loss </w:t>
      </w:r>
      <w:r w:rsidR="00180491">
        <w:rPr>
          <w:rFonts w:ascii="Times New Roman" w:hAnsi="Times New Roman" w:cs="Times New Roman"/>
          <w:sz w:val="24"/>
          <w:szCs w:val="24"/>
        </w:rPr>
        <w:t xml:space="preserve">of </w:t>
      </w:r>
      <w:r>
        <w:rPr>
          <w:rFonts w:ascii="Times New Roman" w:hAnsi="Times New Roman" w:cs="Times New Roman"/>
          <w:sz w:val="24"/>
          <w:szCs w:val="24"/>
        </w:rPr>
        <w:t xml:space="preserve">which </w:t>
      </w:r>
      <w:r w:rsidR="00143808">
        <w:rPr>
          <w:rFonts w:ascii="Times New Roman" w:hAnsi="Times New Roman" w:cs="Times New Roman"/>
          <w:sz w:val="24"/>
          <w:szCs w:val="24"/>
        </w:rPr>
        <w:t xml:space="preserve">could </w:t>
      </w:r>
      <w:r w:rsidR="003804D2">
        <w:rPr>
          <w:rFonts w:ascii="Times New Roman" w:hAnsi="Times New Roman" w:cs="Times New Roman"/>
          <w:sz w:val="24"/>
          <w:szCs w:val="24"/>
        </w:rPr>
        <w:t>alter whole lake communities.</w:t>
      </w:r>
      <w:r w:rsidR="00180491">
        <w:rPr>
          <w:rFonts w:ascii="Times New Roman" w:hAnsi="Times New Roman" w:cs="Times New Roman"/>
          <w:sz w:val="24"/>
          <w:szCs w:val="24"/>
        </w:rPr>
        <w:t xml:space="preserve">  </w:t>
      </w:r>
      <w:r w:rsidR="00143808">
        <w:rPr>
          <w:rFonts w:ascii="Times New Roman" w:hAnsi="Times New Roman" w:cs="Times New Roman"/>
          <w:sz w:val="24"/>
          <w:szCs w:val="24"/>
        </w:rPr>
        <w:t xml:space="preserve">These </w:t>
      </w:r>
      <w:r w:rsidR="00617E4C">
        <w:rPr>
          <w:rFonts w:ascii="Times New Roman" w:hAnsi="Times New Roman" w:cs="Times New Roman"/>
          <w:sz w:val="24"/>
          <w:szCs w:val="24"/>
        </w:rPr>
        <w:t xml:space="preserve">tadpoles may also have been ecologically important because of their </w:t>
      </w:r>
      <w:r w:rsidR="00143808">
        <w:rPr>
          <w:rFonts w:ascii="Times New Roman" w:hAnsi="Times New Roman" w:cs="Times New Roman"/>
          <w:sz w:val="24"/>
          <w:szCs w:val="24"/>
        </w:rPr>
        <w:t xml:space="preserve">historical ubiquity and </w:t>
      </w:r>
      <w:r w:rsidR="00617E4C">
        <w:rPr>
          <w:rFonts w:ascii="Times New Roman" w:hAnsi="Times New Roman" w:cs="Times New Roman"/>
          <w:sz w:val="24"/>
          <w:szCs w:val="24"/>
        </w:rPr>
        <w:t xml:space="preserve">abundance </w:t>
      </w:r>
      <w:r w:rsidR="00BD389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"Grinnell", "given" : "J.", "non-dropping-particle" : "", "parse-names" : false, "suffix" : "" }, { "dropping-particle" : "", "family" : "Storer", "given" : "T. I.", "non-dropping-particle" : "", "parse-names" : false, "suffix" : "" } ], "id" : "ITEM-1", "issued" : { "date-parts" : [ [ "1924" ] ] }, "publisher" : "University of California Press", "title" : "Animal Life in the Yosemite: An Account of the Mammals, Birds, Reptiles, and Amphibians in a Cross-section of the Sierra Nevada", "type" : "book" }, "uris" : [ "http://www.mendeley.com/documents/?uuid=485d1725-6ce4-46fd-b2ce-df7eeceed5dd" ] } ], "mendeley" : { "formattedCitation" : "(Grinnell and Storer 1924)", "plainTextFormattedCitation" : "(Grinnell and Storer 1924)", "previouslyFormattedCitation" : "(Grinnell and Storer 1924)" }, "properties" : { "noteIndex" : 0 }, "schema" : "https://github.com/citation-style-language/schema/raw/master/csl-citation.json" }</w:instrText>
      </w:r>
      <w:r w:rsidR="00BD3890">
        <w:rPr>
          <w:rFonts w:ascii="Times New Roman" w:hAnsi="Times New Roman" w:cs="Times New Roman"/>
          <w:sz w:val="24"/>
          <w:szCs w:val="24"/>
        </w:rPr>
        <w:fldChar w:fldCharType="separate"/>
      </w:r>
      <w:r w:rsidR="00BD3890" w:rsidRPr="00BD3890">
        <w:rPr>
          <w:rFonts w:ascii="Times New Roman" w:hAnsi="Times New Roman" w:cs="Times New Roman"/>
          <w:noProof/>
          <w:sz w:val="24"/>
          <w:szCs w:val="24"/>
        </w:rPr>
        <w:t>(Grinnell and Storer 1924)</w:t>
      </w:r>
      <w:r w:rsidR="00BD3890">
        <w:rPr>
          <w:rFonts w:ascii="Times New Roman" w:hAnsi="Times New Roman" w:cs="Times New Roman"/>
          <w:sz w:val="24"/>
          <w:szCs w:val="24"/>
        </w:rPr>
        <w:fldChar w:fldCharType="end"/>
      </w:r>
      <w:r w:rsidR="00617E4C">
        <w:rPr>
          <w:rFonts w:ascii="Times New Roman" w:hAnsi="Times New Roman" w:cs="Times New Roman"/>
          <w:sz w:val="24"/>
          <w:szCs w:val="24"/>
        </w:rPr>
        <w:t xml:space="preserve">.  </w:t>
      </w:r>
      <w:r w:rsidR="00143808">
        <w:rPr>
          <w:rFonts w:ascii="Times New Roman" w:hAnsi="Times New Roman" w:cs="Times New Roman"/>
          <w:sz w:val="24"/>
          <w:szCs w:val="24"/>
        </w:rPr>
        <w:t xml:space="preserve">In lakes along both sides of the Sierra Nevada mountains and in streams in the Transverse Ranges of southern California </w:t>
      </w:r>
      <w:r w:rsidR="0014380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143808">
        <w:rPr>
          <w:rFonts w:ascii="Times New Roman" w:hAnsi="Times New Roman" w:cs="Times New Roman"/>
          <w:sz w:val="24"/>
          <w:szCs w:val="24"/>
        </w:rPr>
        <w:fldChar w:fldCharType="separate"/>
      </w:r>
      <w:r w:rsidR="00143808" w:rsidRPr="00651497">
        <w:rPr>
          <w:rFonts w:ascii="Times New Roman" w:hAnsi="Times New Roman" w:cs="Times New Roman"/>
          <w:noProof/>
          <w:sz w:val="24"/>
          <w:szCs w:val="24"/>
        </w:rPr>
        <w:t>(Vredenburg et al. 2007)</w:t>
      </w:r>
      <w:r w:rsidR="00143808">
        <w:rPr>
          <w:rFonts w:ascii="Times New Roman" w:hAnsi="Times New Roman" w:cs="Times New Roman"/>
          <w:sz w:val="24"/>
          <w:szCs w:val="24"/>
        </w:rPr>
        <w:fldChar w:fldCharType="end"/>
      </w:r>
      <w:r w:rsidR="00143808">
        <w:rPr>
          <w:rFonts w:ascii="Times New Roman" w:hAnsi="Times New Roman" w:cs="Times New Roman"/>
          <w:sz w:val="24"/>
          <w:szCs w:val="24"/>
        </w:rPr>
        <w:t>, tadpoles</w:t>
      </w:r>
      <w:r w:rsidR="00BD3890">
        <w:rPr>
          <w:rFonts w:ascii="Times New Roman" w:hAnsi="Times New Roman" w:cs="Times New Roman"/>
          <w:sz w:val="24"/>
          <w:szCs w:val="24"/>
        </w:rPr>
        <w:t xml:space="preserve"> </w:t>
      </w:r>
      <w:r w:rsidR="00143808">
        <w:rPr>
          <w:rFonts w:ascii="Times New Roman" w:hAnsi="Times New Roman" w:cs="Times New Roman"/>
          <w:sz w:val="24"/>
          <w:szCs w:val="24"/>
        </w:rPr>
        <w:t>formerly</w:t>
      </w:r>
      <w:r w:rsidR="00617E4C">
        <w:rPr>
          <w:rFonts w:ascii="Times New Roman" w:hAnsi="Times New Roman" w:cs="Times New Roman"/>
          <w:sz w:val="24"/>
          <w:szCs w:val="24"/>
        </w:rPr>
        <w:t xml:space="preserve"> reached </w:t>
      </w:r>
      <w:r w:rsidR="00180491">
        <w:rPr>
          <w:rFonts w:ascii="Times New Roman" w:hAnsi="Times New Roman" w:cs="Times New Roman"/>
          <w:sz w:val="24"/>
          <w:szCs w:val="24"/>
        </w:rPr>
        <w:t>densities of</w:t>
      </w:r>
      <w:r w:rsidR="009A6194">
        <w:rPr>
          <w:rFonts w:ascii="Times New Roman" w:hAnsi="Times New Roman" w:cs="Times New Roman"/>
          <w:sz w:val="24"/>
          <w:szCs w:val="24"/>
        </w:rPr>
        <w:t xml:space="preserve"> 60 </w:t>
      </w:r>
      <w:r w:rsidR="00143808">
        <w:rPr>
          <w:rFonts w:ascii="Times New Roman" w:hAnsi="Times New Roman" w:cs="Times New Roman"/>
          <w:sz w:val="24"/>
          <w:szCs w:val="24"/>
        </w:rPr>
        <w:t xml:space="preserve">individuals </w:t>
      </w:r>
      <w:r w:rsidR="009A6194">
        <w:rPr>
          <w:rFonts w:ascii="Times New Roman" w:hAnsi="Times New Roman" w:cs="Times New Roman"/>
          <w:sz w:val="24"/>
          <w:szCs w:val="24"/>
        </w:rPr>
        <w:t xml:space="preserve">per meter of shoreline </w:t>
      </w:r>
      <w:r w:rsidR="00143808">
        <w:rPr>
          <w:rFonts w:ascii="Times New Roman" w:hAnsi="Times New Roman" w:cs="Times New Roman"/>
          <w:sz w:val="24"/>
          <w:szCs w:val="24"/>
        </w:rPr>
        <w:t>(Roland A. Knapp, personal communication)</w:t>
      </w:r>
      <w:r w:rsidR="00BD3890">
        <w:rPr>
          <w:rFonts w:ascii="Times New Roman" w:hAnsi="Times New Roman" w:cs="Times New Roman"/>
          <w:sz w:val="24"/>
          <w:szCs w:val="24"/>
        </w:rPr>
        <w:t xml:space="preserve"> – because of their large size, if all the tadpoles lay “shoulder to shoulder”, they could occupy the entire shoreline</w:t>
      </w:r>
      <w:r w:rsidR="000D4B7E">
        <w:rPr>
          <w:rFonts w:ascii="Times New Roman" w:hAnsi="Times New Roman" w:cs="Times New Roman"/>
          <w:sz w:val="24"/>
          <w:szCs w:val="24"/>
        </w:rPr>
        <w:t>.</w:t>
      </w:r>
      <w:r w:rsidR="009C1BC1">
        <w:rPr>
          <w:rFonts w:ascii="Times New Roman" w:hAnsi="Times New Roman" w:cs="Times New Roman"/>
          <w:sz w:val="24"/>
          <w:szCs w:val="24"/>
        </w:rPr>
        <w:t xml:space="preserve">  </w:t>
      </w:r>
      <w:r w:rsidR="000D4B7E">
        <w:rPr>
          <w:rFonts w:ascii="Times New Roman" w:hAnsi="Times New Roman" w:cs="Times New Roman"/>
          <w:sz w:val="24"/>
          <w:szCs w:val="24"/>
        </w:rPr>
        <w:t>Dramatic d</w:t>
      </w:r>
      <w:r w:rsidR="009C1BC1">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sidR="009C1BC1">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sidR="009C1BC1">
        <w:rPr>
          <w:rFonts w:ascii="Times New Roman" w:hAnsi="Times New Roman" w:cs="Times New Roman"/>
          <w:sz w:val="24"/>
          <w:szCs w:val="24"/>
        </w:rPr>
        <w:t>non-native trout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"plainTextFormattedCitation" : "(Knapp and Matthews 2000)", "previouslyFormattedCitation" : "(Knapp and Matthews 2000)"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(Knapp and Matthews 2000)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  D</w:t>
      </w:r>
      <w:r w:rsidR="00651497">
        <w:rPr>
          <w:rFonts w:ascii="Times New Roman" w:hAnsi="Times New Roman" w:cs="Times New Roman"/>
          <w:sz w:val="24"/>
          <w:szCs w:val="24"/>
        </w:rPr>
        <w:t xml:space="preserve">espite the cessation of stocking, populations continue to be threatened by </w:t>
      </w:r>
      <w:r w:rsidR="009C1BC1">
        <w:rPr>
          <w:rFonts w:ascii="Times New Roman" w:hAnsi="Times New Roman" w:cs="Times New Roman"/>
          <w:sz w:val="24"/>
          <w:szCs w:val="24"/>
        </w:rPr>
        <w:t xml:space="preserve">the emergence and spread of the amphibian chytrid fungus, </w:t>
      </w:r>
      <w:r w:rsidR="009C1BC1" w:rsidRPr="009C1BC1">
        <w:rPr>
          <w:rFonts w:ascii="Times New Roman" w:hAnsi="Times New Roman" w:cs="Times New Roman"/>
          <w:i/>
          <w:sz w:val="24"/>
          <w:szCs w:val="24"/>
        </w:rPr>
        <w:t xml:space="preserve">Batrachochytrium </w:t>
      </w:r>
      <w:r w:rsidR="009C1BC1">
        <w:rPr>
          <w:rFonts w:ascii="Times New Roman" w:hAnsi="Times New Roman" w:cs="Times New Roman"/>
          <w:i/>
          <w:sz w:val="24"/>
          <w:szCs w:val="24"/>
        </w:rPr>
        <w:t>dendrobatidis</w:t>
      </w:r>
      <w:r w:rsidR="00617E4C">
        <w:rPr>
          <w:rFonts w:ascii="Times New Roman" w:hAnsi="Times New Roman" w:cs="Times New Roman"/>
          <w:i/>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"formattedCitation" : "(Briggs et al. 2005)", "plainTextFormattedCitation" : "(Briggs et al. 2005)", "previouslyFormattedCitation" : "(Briggs et al. 2005)"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2005)</w:t>
      </w:r>
      <w:r w:rsidR="00617E4C">
        <w:rPr>
          <w:rFonts w:ascii="Times New Roman" w:hAnsi="Times New Roman" w:cs="Times New Roman"/>
          <w:sz w:val="24"/>
          <w:szCs w:val="24"/>
        </w:rPr>
        <w:fldChar w:fldCharType="end"/>
      </w:r>
      <w:r w:rsidR="009C1BC1">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populations are limited to a handful of extremely high elevation lakes in Yosemite and 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w:t>
      </w:r>
      <w:r w:rsidR="00143808">
        <w:rPr>
          <w:rFonts w:ascii="Times New Roman" w:hAnsi="Times New Roman" w:cs="Times New Roman"/>
          <w:sz w:val="24"/>
          <w:szCs w:val="24"/>
        </w:rPr>
        <w:t>have gone</w:t>
      </w:r>
      <w:r w:rsidR="00651497">
        <w:rPr>
          <w:rFonts w:ascii="Times New Roman" w:hAnsi="Times New Roman" w:cs="Times New Roman"/>
          <w:sz w:val="24"/>
          <w:szCs w:val="24"/>
        </w:rPr>
        <w:t xml:space="preserve"> </w:t>
      </w:r>
      <w:r w:rsidR="000D4B7E">
        <w:rPr>
          <w:rFonts w:ascii="Times New Roman" w:hAnsi="Times New Roman" w:cs="Times New Roman"/>
          <w:sz w:val="24"/>
          <w:szCs w:val="24"/>
        </w:rPr>
        <w:t>locally extinct</w:t>
      </w:r>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"formattedCitation" : "(Briggs et al. 2010, Vredenburg et al. 2010)", "plainTextFormattedCitation" : "(Briggs et al. 2010, Vredenburg et al. 2010)", "previouslyFormattedCitation" : "(Briggs et al. 2010, Vredenburg et al. 2010)"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2010, Vredenburg et al. 2010)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w:t>
      </w:r>
      <w:r w:rsidR="000D4B7E">
        <w:rPr>
          <w:rFonts w:ascii="Times New Roman" w:hAnsi="Times New Roman" w:cs="Times New Roman"/>
          <w:sz w:val="24"/>
          <w:szCs w:val="24"/>
        </w:rPr>
        <w:t>.</w:t>
      </w:r>
    </w:p>
    <w:p w:rsidR="00CB01BD" w:rsidRPr="00CB01BD" w:rsidRDefault="00B815B4"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r w:rsidR="00617E4C">
        <w:rPr>
          <w:rFonts w:ascii="Times New Roman" w:hAnsi="Times New Roman" w:cs="Times New Roman"/>
          <w:sz w:val="24"/>
          <w:szCs w:val="24"/>
        </w:rPr>
        <w:t xml:space="preserve">and local extinctions </w:t>
      </w:r>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o</w:t>
      </w:r>
      <w:r>
        <w:rPr>
          <w:rFonts w:ascii="Times New Roman" w:hAnsi="Times New Roman" w:cs="Times New Roman"/>
          <w:sz w:val="24"/>
          <w:szCs w:val="24"/>
        </w:rPr>
        <w:t xml:space="preserve">ur objective was to quantify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tadpoles</w:t>
      </w:r>
      <w:r w:rsidR="00BD3890">
        <w:rPr>
          <w:rFonts w:ascii="Times New Roman" w:hAnsi="Times New Roman" w:cs="Times New Roman"/>
          <w:sz w:val="24"/>
          <w:szCs w:val="24"/>
        </w:rPr>
        <w:t xml:space="preserve"> ingest</w:t>
      </w:r>
      <w:r>
        <w:rPr>
          <w:rFonts w:ascii="Times New Roman" w:hAnsi="Times New Roman" w:cs="Times New Roman"/>
          <w:sz w:val="24"/>
          <w:szCs w:val="24"/>
        </w:rPr>
        <w:t xml:space="preserve"> </w:t>
      </w:r>
      <w:r w:rsidR="001B06A1">
        <w:rPr>
          <w:rFonts w:ascii="Times New Roman" w:hAnsi="Times New Roman" w:cs="Times New Roman"/>
          <w:sz w:val="24"/>
          <w:szCs w:val="24"/>
        </w:rPr>
        <w:t xml:space="preserve">algae </w:t>
      </w:r>
      <w:r>
        <w:rPr>
          <w:rFonts w:ascii="Times New Roman" w:hAnsi="Times New Roman" w:cs="Times New Roman"/>
          <w:sz w:val="24"/>
          <w:szCs w:val="24"/>
        </w:rPr>
        <w:t>(</w:t>
      </w:r>
      <w:proofErr w:type="spellStart"/>
      <w:r w:rsidR="00BD3890">
        <w:rPr>
          <w:rFonts w:ascii="Times New Roman" w:hAnsi="Times New Roman" w:cs="Times New Roman"/>
          <w:sz w:val="24"/>
          <w:szCs w:val="24"/>
        </w:rPr>
        <w:t>epilithon</w:t>
      </w:r>
      <w:proofErr w:type="spellEnd"/>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r w:rsidR="00493FCF">
        <w:rPr>
          <w:rFonts w:ascii="Times New Roman" w:hAnsi="Times New Roman" w:cs="Times New Roman"/>
          <w:sz w:val="24"/>
          <w:szCs w:val="24"/>
        </w:rPr>
        <w:t xml:space="preserve">We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as potential competitors because they can also suppress </w:t>
      </w:r>
      <w:r w:rsidR="00493FCF">
        <w:rPr>
          <w:rFonts w:ascii="Times New Roman" w:hAnsi="Times New Roman" w:cs="Times New Roman"/>
          <w:sz w:val="24"/>
          <w:szCs w:val="24"/>
        </w:rPr>
        <w:lastRenderedPageBreak/>
        <w:t xml:space="preserve">algal abundance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"formattedCitation" : "(Hill and Knight 1987, Morin et al. 1988, Dudley 1992, Hertonsson et al. 2007)", "plainTextFormattedCitation" : "(Hill and Knight 1987, Morin et al. 1988, Dudley 1992, Hertonsson et al. 2007)",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"formattedCitation" : "(Bradford et al. 1998, Epanchin et al. 2009)", "plainTextFormattedCitation" : "(Bradford et al. 1998, Epanchin et al. 2009)",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 xml:space="preserve">We predicted that </w:t>
      </w:r>
      <w:r w:rsidR="00B22759">
        <w:rPr>
          <w:rFonts w:ascii="Times New Roman" w:hAnsi="Times New Roman" w:cs="Times New Roman"/>
          <w:sz w:val="24"/>
          <w:szCs w:val="24"/>
        </w:rPr>
        <w:t>in the absence of tadpoles, algal abundance would be highest</w:t>
      </w:r>
      <w:r w:rsidR="00CB01BD">
        <w:rPr>
          <w:rFonts w:ascii="Times New Roman" w:hAnsi="Times New Roman" w:cs="Times New Roman"/>
          <w:sz w:val="24"/>
          <w:szCs w:val="24"/>
        </w:rPr>
        <w:t xml:space="preserve">, and that </w:t>
      </w:r>
      <w:r w:rsidR="00B22759">
        <w:rPr>
          <w:rFonts w:ascii="Times New Roman" w:hAnsi="Times New Roman" w:cs="Times New Roman"/>
          <w:sz w:val="24"/>
          <w:szCs w:val="24"/>
        </w:rPr>
        <w:t xml:space="preserve">increasing </w:t>
      </w:r>
      <w:r w:rsidR="00CB01BD">
        <w:rPr>
          <w:rFonts w:ascii="Times New Roman" w:hAnsi="Times New Roman" w:cs="Times New Roman"/>
          <w:sz w:val="24"/>
          <w:szCs w:val="24"/>
        </w:rPr>
        <w:t>densities of tadpoles w</w:t>
      </w:r>
      <w:r w:rsidR="00B22759">
        <w:rPr>
          <w:rFonts w:ascii="Times New Roman" w:hAnsi="Times New Roman" w:cs="Times New Roman"/>
          <w:sz w:val="24"/>
          <w:szCs w:val="24"/>
        </w:rPr>
        <w:t>ould reduce algal abundance</w:t>
      </w:r>
      <w:r w:rsidR="00CB01BD">
        <w:rPr>
          <w:rFonts w:ascii="Times New Roman" w:hAnsi="Times New Roman" w:cs="Times New Roman"/>
          <w:sz w:val="24"/>
          <w:szCs w:val="24"/>
        </w:rPr>
        <w:t xml:space="preserve">.  In addition,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xml:space="preserve">, and tadpoles and mayflies together would reduce algal abundance additionally.  We also predicted that </w:t>
      </w:r>
      <w:r w:rsidR="00617EAC">
        <w:rPr>
          <w:rFonts w:ascii="Times New Roman" w:hAnsi="Times New Roman" w:cs="Times New Roman"/>
          <w:sz w:val="24"/>
          <w:szCs w:val="24"/>
        </w:rPr>
        <w:t xml:space="preserve">average </w:t>
      </w:r>
      <w:r w:rsidR="003804D2">
        <w:rPr>
          <w:rFonts w:ascii="Times New Roman" w:hAnsi="Times New Roman" w:cs="Times New Roman"/>
          <w:sz w:val="24"/>
          <w:szCs w:val="24"/>
        </w:rPr>
        <w:t xml:space="preserve">body sizes of each consumer would </w:t>
      </w:r>
      <w:r w:rsidR="00617EAC">
        <w:rPr>
          <w:rFonts w:ascii="Times New Roman" w:hAnsi="Times New Roman" w:cs="Times New Roman"/>
          <w:sz w:val="24"/>
          <w:szCs w:val="24"/>
        </w:rPr>
        <w:t xml:space="preserve">decline along with </w:t>
      </w:r>
      <w:r w:rsidR="003804D2">
        <w:rPr>
          <w:rFonts w:ascii="Times New Roman" w:hAnsi="Times New Roman" w:cs="Times New Roman"/>
          <w:sz w:val="24"/>
          <w:szCs w:val="24"/>
        </w:rPr>
        <w:t xml:space="preserve">increasing </w:t>
      </w:r>
      <w:r w:rsidR="00617EAC">
        <w:rPr>
          <w:rFonts w:ascii="Times New Roman" w:hAnsi="Times New Roman" w:cs="Times New Roman"/>
          <w:sz w:val="24"/>
          <w:szCs w:val="24"/>
        </w:rPr>
        <w:t xml:space="preserve">consumer </w:t>
      </w:r>
      <w:r w:rsidR="003804D2">
        <w:rPr>
          <w:rFonts w:ascii="Times New Roman" w:hAnsi="Times New Roman" w:cs="Times New Roman"/>
          <w:sz w:val="24"/>
          <w:szCs w:val="24"/>
        </w:rPr>
        <w:t xml:space="preserve">densities.  To investigate these predictions, we performed an </w:t>
      </w:r>
      <w:r w:rsidR="003804D2" w:rsidRPr="003804D2">
        <w:rPr>
          <w:rFonts w:ascii="Times New Roman" w:hAnsi="Times New Roman" w:cs="Times New Roman"/>
          <w:i/>
          <w:sz w:val="24"/>
          <w:szCs w:val="24"/>
        </w:rPr>
        <w:t>in situ</w:t>
      </w:r>
      <w:r w:rsidR="003804D2">
        <w:rPr>
          <w:rFonts w:ascii="Times New Roman" w:hAnsi="Times New Roman" w:cs="Times New Roman"/>
          <w:sz w:val="24"/>
          <w:szCs w:val="24"/>
        </w:rPr>
        <w:t xml:space="preserve"> field enclosure experiment and a mesocosm experiment</w:t>
      </w:r>
      <w:r w:rsidR="00143808">
        <w:rPr>
          <w:rFonts w:ascii="Times New Roman" w:hAnsi="Times New Roman" w:cs="Times New Roman"/>
          <w:sz w:val="24"/>
          <w:szCs w:val="24"/>
        </w:rPr>
        <w:t xml:space="preserve">, which simulated simplified communities in which tadpoles were </w:t>
      </w:r>
      <w:r w:rsidR="00B22759">
        <w:rPr>
          <w:rFonts w:ascii="Times New Roman" w:hAnsi="Times New Roman" w:cs="Times New Roman"/>
          <w:sz w:val="24"/>
          <w:szCs w:val="24"/>
        </w:rPr>
        <w:t xml:space="preserve">removed or were </w:t>
      </w:r>
      <w:r w:rsidR="00143808">
        <w:rPr>
          <w:rFonts w:ascii="Times New Roman" w:hAnsi="Times New Roman" w:cs="Times New Roman"/>
          <w:sz w:val="24"/>
          <w:szCs w:val="24"/>
        </w:rPr>
        <w:t>at lower than historic densities</w:t>
      </w:r>
      <w:r w:rsidR="003804D2">
        <w:rPr>
          <w:rFonts w:ascii="Times New Roman" w:hAnsi="Times New Roman" w:cs="Times New Roman"/>
          <w:sz w:val="24"/>
          <w:szCs w:val="24"/>
        </w:rPr>
        <w:t xml:space="preserve">.  The results of these experiments </w:t>
      </w:r>
      <w:r w:rsidR="00617EAC">
        <w:rPr>
          <w:rFonts w:ascii="Times New Roman" w:hAnsi="Times New Roman" w:cs="Times New Roman"/>
          <w:sz w:val="24"/>
          <w:szCs w:val="24"/>
        </w:rPr>
        <w:t xml:space="preserve">clarify the role </w:t>
      </w:r>
      <w:r w:rsidR="0032234D">
        <w:rPr>
          <w:rFonts w:ascii="Times New Roman" w:hAnsi="Times New Roman" w:cs="Times New Roman"/>
          <w:sz w:val="24"/>
          <w:szCs w:val="24"/>
        </w:rPr>
        <w:t xml:space="preserve">of mountain yellow-legged frog tadpoles in Sierra Nevada lakes, and </w:t>
      </w:r>
      <w:r w:rsidR="00617EAC">
        <w:rPr>
          <w:rFonts w:ascii="Times New Roman" w:hAnsi="Times New Roman" w:cs="Times New Roman"/>
          <w:sz w:val="24"/>
          <w:szCs w:val="24"/>
        </w:rPr>
        <w:t xml:space="preserve">sheds light on how </w:t>
      </w:r>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B22759">
        <w:rPr>
          <w:rFonts w:ascii="Times New Roman" w:hAnsi="Times New Roman" w:cs="Times New Roman"/>
          <w:sz w:val="24"/>
          <w:szCs w:val="24"/>
        </w:rPr>
        <w:t xml:space="preserve">these lake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p>
    <w:p w:rsidR="008F41C1" w:rsidRPr="00A26358" w:rsidRDefault="008F41C1" w:rsidP="008D3EF6">
      <w:pPr>
        <w:spacing w:line="480" w:lineRule="auto"/>
        <w:ind w:right="360" w:firstLine="720"/>
        <w:rPr>
          <w:rFonts w:ascii="Times New Roman" w:hAnsi="Times New Roman" w:cs="Times New Roman"/>
          <w:sz w:val="24"/>
          <w:szCs w:val="24"/>
        </w:rPr>
      </w:pPr>
    </w:p>
    <w:p w:rsidR="00E82E81" w:rsidRDefault="00E82E81" w:rsidP="008D3EF6">
      <w:pPr>
        <w:spacing w:line="480" w:lineRule="auto"/>
        <w:ind w:right="360" w:firstLine="720"/>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 xml:space="preserve">We performed two experiments, </w:t>
      </w:r>
      <w:r w:rsidR="0048024A">
        <w:rPr>
          <w:rFonts w:ascii="Times New Roman" w:hAnsi="Times New Roman" w:cs="Times New Roman"/>
          <w:sz w:val="24"/>
          <w:szCs w:val="24"/>
        </w:rPr>
        <w:t>a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In the </w:t>
      </w:r>
      <w:r w:rsidR="0048024A">
        <w:rPr>
          <w:rFonts w:ascii="Times New Roman" w:hAnsi="Times New Roman" w:cs="Times New Roman"/>
          <w:sz w:val="24"/>
          <w:szCs w:val="24"/>
        </w:rPr>
        <w:lastRenderedPageBreak/>
        <w:t>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8D3EF6">
      <w:pPr>
        <w:spacing w:line="480" w:lineRule="auto"/>
        <w:ind w:right="360" w:firstLine="720"/>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"formattedCitation" : "(Inouye 2001)", "plainTextFormattedCitation" : "(Inouye 2001)",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r w:rsidR="00BD0A58" w:rsidRPr="00A26358">
        <w:rPr>
          <w:rFonts w:ascii="Times New Roman" w:hAnsi="Times New Roman" w:cs="Times New Roman"/>
          <w:sz w:val="24"/>
          <w:szCs w:val="24"/>
        </w:rPr>
        <w:t xml:space="preserve">, including the absence </w:t>
      </w:r>
      <w:r w:rsidR="009B2A10">
        <w:rPr>
          <w:rFonts w:ascii="Times New Roman" w:hAnsi="Times New Roman" w:cs="Times New Roman"/>
          <w:sz w:val="24"/>
          <w:szCs w:val="24"/>
        </w:rPr>
        <w:t xml:space="preserve">of </w:t>
      </w:r>
      <w:r w:rsidR="00BD0A58" w:rsidRPr="00A26358">
        <w:rPr>
          <w:rFonts w:ascii="Times New Roman" w:hAnsi="Times New Roman" w:cs="Times New Roman"/>
          <w:sz w:val="24"/>
          <w:szCs w:val="24"/>
        </w:rPr>
        <w:t xml:space="preserve">and three density levels of each, the highest of which was set by the highest densities of these two consumers we have observed in </w:t>
      </w:r>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and Smith et al., in review).  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8D3EF6">
      <w:pPr>
        <w:spacing w:line="480" w:lineRule="auto"/>
        <w:ind w:right="360" w:firstLine="720"/>
        <w:rPr>
          <w:rFonts w:ascii="Times New Roman" w:hAnsi="Times New Roman" w:cs="Times New Roman"/>
          <w:sz w:val="24"/>
          <w:szCs w:val="24"/>
        </w:rPr>
      </w:pPr>
      <w:r w:rsidRPr="00A26358">
        <w:rPr>
          <w:rFonts w:ascii="Times New Roman" w:hAnsi="Times New Roman" w:cs="Times New Roman"/>
          <w:sz w:val="24"/>
          <w:szCs w:val="24"/>
        </w:rPr>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"formattedCitation" : "(Google Earth 2014)", "manualFormatting" : "(48 km to the southeast of LeConte, 3518 m elevation, 36\u00b043'47.49\" N 118\u00b023'38.33\" W, Google Earth 2014)", "plainTextFormattedCitation" :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xml:space="preserve">. The water in these lakes has </w:t>
      </w:r>
      <w:r w:rsidRPr="00A26358">
        <w:rPr>
          <w:rFonts w:ascii="Times New Roman" w:hAnsi="Times New Roman" w:cs="Times New Roman"/>
          <w:sz w:val="24"/>
          <w:szCs w:val="24"/>
        </w:rPr>
        <w:lastRenderedPageBreak/>
        <w:t>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(R.A. Knapp, personal communication)</w:t>
      </w:r>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"formattedCitation" : "(Gosner 1960)", "plainTextFormattedCitation" : "(Gosner 1960)",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"formattedCitation" : "(Vredenburg et al. 2007)", "plainTextFormattedCitation" : "(Vredenburg et al. 2007)",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w:t>
      </w:r>
      <w:r w:rsidR="00BD1420">
        <w:rPr>
          <w:rFonts w:ascii="Times New Roman" w:hAnsi="Times New Roman" w:cs="Times New Roman"/>
          <w:sz w:val="24"/>
          <w:szCs w:val="24"/>
        </w:rPr>
        <w:lastRenderedPageBreak/>
        <w:t xml:space="preserve">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When tadpoles were older than stage 38 at one visit, they were removed to prevent metamorphosis prior to the next visit; each removed individual was replaced with a younger tadpole.  Similarly, adult mayflies which emerged from the nymph stage were replaced by younger individuals.</w:t>
      </w:r>
    </w:p>
    <w:p w:rsidR="00892879" w:rsidRDefault="000C7FA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E416C4">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"formattedCitation" : "(Knapp and Matthews 2000)", "manualFormatting" : "(defined as particles ", "plainTextFormattedCitation" : "(Knapp and Matthews 2000)",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hotosynthetic 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w:t>
      </w:r>
      <w:r w:rsidR="00363983">
        <w:rPr>
          <w:rFonts w:ascii="Times New Roman" w:hAnsi="Times New Roman" w:cs="Times New Roman"/>
          <w:sz w:val="24"/>
          <w:szCs w:val="24"/>
        </w:rPr>
        <w:lastRenderedPageBreak/>
        <w:t xml:space="preserve">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 and wet weight.  These were used as response variables, or to calculate response variables.</w:t>
      </w:r>
    </w:p>
    <w:p w:rsidR="00363983" w:rsidRPr="006A5CDE"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for 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B41826" w:rsidRPr="005A4FDD" w:rsidRDefault="00275758"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commentRangeStart w:id="120"/>
      <w:r w:rsidR="00B41826" w:rsidRPr="005A4FDD">
        <w:rPr>
          <w:rFonts w:ascii="Times New Roman" w:hAnsi="Times New Roman" w:cs="Times New Roman"/>
          <w:sz w:val="24"/>
          <w:szCs w:val="24"/>
        </w:rPr>
        <w: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w:t>
      </w:r>
      <w:r w:rsidR="00B41826" w:rsidRPr="005A4FDD">
        <w:rPr>
          <w:rFonts w:ascii="Times New Roman" w:hAnsi="Times New Roman" w:cs="Times New Roman"/>
          <w:sz w:val="24"/>
          <w:szCs w:val="24"/>
        </w:rPr>
        <w:lastRenderedPageBreak/>
        <w:t xml:space="preserve">boats and placed them in a combustion oven at 500° C for one hour.  Once the samples were weighed in their boats, we discarded of the remains and weighed the foil boats by themselves. When we subtracted this weight from the unit, we were able to measure AFDM for each specimen, which was calculated to the nearest 0.1 mg. </w:t>
      </w:r>
    </w:p>
    <w:p w:rsidR="00B41826" w:rsidRPr="00B41826" w:rsidRDefault="00B41826" w:rsidP="008D3EF6">
      <w:pPr>
        <w:spacing w:line="480" w:lineRule="auto"/>
        <w:ind w:right="360" w:firstLine="720"/>
        <w:rPr>
          <w:rFonts w:ascii="Times New Roman" w:hAnsi="Times New Roman" w:cs="Times New Roman"/>
          <w:sz w:val="24"/>
          <w:szCs w:val="24"/>
        </w:rPr>
      </w:pPr>
      <w:r w:rsidRPr="00B41826">
        <w:rPr>
          <w:rFonts w:ascii="Times New Roman" w:hAnsi="Times New Roman" w:cs="Times New Roman"/>
          <w:sz w:val="24"/>
          <w:szCs w:val="24"/>
        </w:rPr>
        <w:t xml:space="preserve">The ADFM values from the non-experimental tadpoles from the field were used in conjunction with the lengths of the tadpoles to construct a linear regression with a best fit line. Thirty ADFM values from the tadpoles were graphed against their respective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to produce a length-mass relationship. The line best fit to describe the data was a power function that showed an upward trend. We then applied this function to a set of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in order to output a set of predicted ADFM values. These values, based on the power function, were associated with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of tadpoles taken from the field. The corresponding predicted AFDM was used to find means and standard deviations of each lake from each date. </w:t>
      </w:r>
      <w:commentRangeEnd w:id="120"/>
      <w:r w:rsidR="005A4FDD" w:rsidRPr="005A4FDD">
        <w:rPr>
          <w:rFonts w:ascii="Times New Roman" w:hAnsi="Times New Roman" w:cs="Times New Roman"/>
          <w:sz w:val="24"/>
          <w:szCs w:val="24"/>
        </w:rPr>
        <w:commentReference w:id="120"/>
      </w:r>
    </w:p>
    <w:p w:rsidR="00B41826" w:rsidRDefault="0036398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 xml:space="preserve">We measured nymph to the nearest 0.1 mm under 10 x magnification,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([insert model info here])</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o calculate a length-mass regression relationship for mayflies, we collected a sample of mayflies from each lake.  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"formattedCitation" : "(Hauer and Lamberti 2007)", "plainTextFormattedCitation" : "(Hauer and Lamberti 2007)",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"formattedCitation" : "(Sabo et al. 2013)", "manualFormatting" : "(e.g. Sabo et al. 2013)", "plainTextFormattedCitation" :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5446CA" w:rsidRDefault="00B41826" w:rsidP="008D3EF6">
      <w:pPr>
        <w:spacing w:line="480" w:lineRule="auto"/>
        <w:ind w:right="360" w:firstLine="720"/>
        <w:rPr>
          <w:rFonts w:ascii="Times New Roman" w:hAnsi="Times New Roman" w:cs="Times New Roman"/>
          <w:sz w:val="24"/>
          <w:szCs w:val="24"/>
        </w:rPr>
      </w:pPr>
      <w:proofErr w:type="gramStart"/>
      <w:r w:rsidRPr="00B41826">
        <w:rPr>
          <w:rFonts w:ascii="Times New Roman" w:hAnsi="Times New Roman" w:cs="Times New Roman"/>
          <w:i/>
          <w:sz w:val="24"/>
          <w:szCs w:val="24"/>
        </w:rPr>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"formattedCitation" : "(LELAND et al. 1989, Bradford et al. 1998, Sickman et al. 2003)", "plainTextFormattedCitation" : "(LELAND et al. 1989, Bradford et al. 1998, Sickman et al. 2003)",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w:t>
      </w:r>
      <w:r w:rsidR="00EA0087">
        <w:rPr>
          <w:rFonts w:ascii="Times New Roman" w:hAnsi="Times New Roman" w:cs="Times New Roman"/>
          <w:sz w:val="24"/>
          <w:szCs w:val="24"/>
        </w:rPr>
        <w:lastRenderedPageBreak/>
        <w:t xml:space="preserve">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and </w:t>
      </w:r>
      <w:r w:rsidR="00B75D9A">
        <w:rPr>
          <w:rFonts w:ascii="Times New Roman" w:hAnsi="Times New Roman" w:cs="Times New Roman"/>
          <w:sz w:val="24"/>
          <w:szCs w:val="24"/>
        </w:rPr>
        <w:t>therefore experienced high mortality 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r w:rsidR="00A6404C">
        <w:rPr>
          <w:rFonts w:ascii="Times New Roman" w:hAnsi="Times New Roman" w:cs="Times New Roman"/>
          <w:sz w:val="24"/>
          <w:szCs w:val="24"/>
        </w:rPr>
        <w:t>W</w:t>
      </w:r>
      <w:commentRangeStart w:id="121"/>
      <w:r w:rsidR="00A6404C">
        <w:rPr>
          <w:rFonts w:ascii="Times New Roman" w:hAnsi="Times New Roman" w:cs="Times New Roman"/>
          <w:sz w:val="24"/>
          <w:szCs w:val="24"/>
        </w:rPr>
        <w:t>e then measured size (tail width, and body length not including tail length) and developmental stage (</w:t>
      </w:r>
      <w:proofErr w:type="spellStart"/>
      <w:r w:rsidR="00A6404C">
        <w:rPr>
          <w:rFonts w:ascii="Times New Roman" w:hAnsi="Times New Roman" w:cs="Times New Roman"/>
          <w:sz w:val="24"/>
          <w:szCs w:val="24"/>
        </w:rPr>
        <w:t>Gosner</w:t>
      </w:r>
      <w:proofErr w:type="spellEnd"/>
      <w:r w:rsidR="00A6404C">
        <w:rPr>
          <w:rFonts w:ascii="Times New Roman" w:hAnsi="Times New Roman" w:cs="Times New Roman"/>
          <w:sz w:val="24"/>
          <w:szCs w:val="24"/>
        </w:rPr>
        <w:t xml:space="preserve"> stage) of at least 10 tadpoles from each mesocosm</w:t>
      </w:r>
      <w:commentRangeEnd w:id="121"/>
      <w:r w:rsidR="00A6404C">
        <w:rPr>
          <w:rStyle w:val="CommentReference"/>
        </w:rPr>
        <w:commentReference w:id="121"/>
      </w:r>
      <w:r w:rsidR="00A6404C">
        <w:rPr>
          <w:rFonts w:ascii="Times New Roman" w:hAnsi="Times New Roman" w:cs="Times New Roman"/>
          <w:sz w:val="24"/>
          <w:szCs w:val="24"/>
        </w:rPr>
        <w:t>.  We sampled each mesocosm for mayflies using the same D-net used to collect them, sampling until 10 consecutive sweeps collected no more mayfly nymphs.  Mayflies were counted, but not measured.</w:t>
      </w:r>
    </w:p>
    <w:p w:rsidR="005446CA" w:rsidRPr="007D4B11" w:rsidRDefault="00407E62"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8D3EF6">
      <w:pPr>
        <w:spacing w:line="480" w:lineRule="auto"/>
        <w:ind w:right="360" w:firstLine="720"/>
        <w:rPr>
          <w:rFonts w:ascii="Times New Roman" w:hAnsi="Times New Roman" w:cs="Times New Roman"/>
          <w:i/>
          <w:sz w:val="24"/>
          <w:szCs w:val="24"/>
        </w:rPr>
      </w:pPr>
    </w:p>
    <w:p w:rsidR="00A6404C" w:rsidRPr="00A6404C" w:rsidRDefault="008F14E5" w:rsidP="008D3EF6">
      <w:pPr>
        <w:spacing w:line="480" w:lineRule="auto"/>
        <w:ind w:right="360" w:firstLine="720"/>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w:t>
      </w:r>
      <w:r>
        <w:rPr>
          <w:rFonts w:ascii="Times New Roman" w:hAnsi="Times New Roman" w:cs="Times New Roman"/>
          <w:sz w:val="24"/>
          <w:szCs w:val="24"/>
        </w:rPr>
        <w:lastRenderedPageBreak/>
        <w:t xml:space="preserve">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"formattedCitation" : "(Zuur et al. 2009)", "plainTextFormattedCitation" : "(Zuur et al. 2009)",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response variable 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 xml:space="preserve">To account for within lake variability in algal 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Location</w:t>
      </w:r>
      <w:proofErr w:type="spellEnd"/>
      <w:r w:rsidR="00220CAA" w:rsidRPr="00566BB1">
        <w:rPr>
          <w:rFonts w:ascii="Times New Roman" w:hAnsi="Times New Roman" w:cs="Times New Roman"/>
          <w:sz w:val="24"/>
          <w:szCs w:val="24"/>
          <w:vertAlign w:val="subscript"/>
        </w:rPr>
        <w:t xml:space="preserve"> Control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613078" w:rsidRPr="00674A2C" w:rsidRDefault="00F617B0" w:rsidP="008D3EF6">
      <w:pPr>
        <w:spacing w:line="480" w:lineRule="auto"/>
        <w:ind w:right="360" w:firstLine="720"/>
        <w:rPr>
          <w:rFonts w:ascii="Times New Roman" w:hAnsi="Times New Roman" w:cs="Times New Roman"/>
          <w:sz w:val="24"/>
          <w:szCs w:val="24"/>
        </w:rPr>
      </w:pPr>
      <w:r w:rsidRPr="00674A2C">
        <w:rPr>
          <w:rFonts w:ascii="Times New Roman" w:hAnsi="Times New Roman" w:cs="Times New Roman"/>
          <w:sz w:val="24"/>
          <w:szCs w:val="24"/>
        </w:rPr>
        <w:t>We analyzed tadpole biomass</w:t>
      </w:r>
      <w:r w:rsidR="003658E7" w:rsidRPr="00674A2C">
        <w:rPr>
          <w:rFonts w:ascii="Times New Roman" w:hAnsi="Times New Roman" w:cs="Times New Roman"/>
          <w:sz w:val="24"/>
          <w:szCs w:val="24"/>
        </w:rPr>
        <w:t>,</w:t>
      </w:r>
      <w:r w:rsidRPr="00674A2C">
        <w:rPr>
          <w:rFonts w:ascii="Times New Roman" w:hAnsi="Times New Roman" w:cs="Times New Roman"/>
          <w:sz w:val="24"/>
          <w:szCs w:val="24"/>
        </w:rPr>
        <w:t xml:space="preserve"> using </w:t>
      </w:r>
      <w:r w:rsidR="00613078" w:rsidRPr="00674A2C">
        <w:rPr>
          <w:rFonts w:ascii="Times New Roman" w:hAnsi="Times New Roman" w:cs="Times New Roman"/>
          <w:sz w:val="24"/>
          <w:szCs w:val="24"/>
        </w:rPr>
        <w:t xml:space="preserve">per-enclosure average </w:t>
      </w:r>
      <w:r w:rsidRPr="00674A2C">
        <w:rPr>
          <w:rFonts w:ascii="Times New Roman" w:hAnsi="Times New Roman" w:cs="Times New Roman"/>
          <w:sz w:val="24"/>
          <w:szCs w:val="24"/>
        </w:rPr>
        <w:t xml:space="preserve">predicted AFDM, to indicate intraspecific and interspecific competition.  </w:t>
      </w:r>
      <w:r w:rsidR="00613078" w:rsidRPr="00674A2C">
        <w:rPr>
          <w:rFonts w:ascii="Times New Roman" w:hAnsi="Times New Roman" w:cs="Times New Roman"/>
          <w:sz w:val="24"/>
          <w:szCs w:val="24"/>
        </w:rPr>
        <w:t xml:space="preserve">Our linear model included tadpole density, mayfly density, lake, block, and a tadpole density x lake interaction.  We included this interaction because preliminary plots suggested that the slopes of the relationship between tadpole biomass and density differed in each lake.  The model also allowed for random intercepts and difference variances in tadpole biomass for each </w:t>
      </w:r>
      <w:proofErr w:type="spellStart"/>
      <w:r w:rsidR="00613078" w:rsidRPr="00674A2C">
        <w:rPr>
          <w:rFonts w:ascii="Times New Roman" w:hAnsi="Times New Roman" w:cs="Times New Roman"/>
          <w:sz w:val="24"/>
          <w:szCs w:val="24"/>
        </w:rPr>
        <w:t>block.</w:t>
      </w:r>
      <w:r w:rsidR="003658E7" w:rsidRPr="00674A2C">
        <w:rPr>
          <w:rFonts w:ascii="Times New Roman" w:hAnsi="Times New Roman" w:cs="Times New Roman"/>
          <w:sz w:val="24"/>
          <w:szCs w:val="24"/>
        </w:rPr>
        <w:t>W</w:t>
      </w:r>
      <w:r w:rsidRPr="00674A2C">
        <w:rPr>
          <w:rFonts w:ascii="Times New Roman" w:hAnsi="Times New Roman" w:cs="Times New Roman"/>
          <w:sz w:val="24"/>
          <w:szCs w:val="24"/>
        </w:rPr>
        <w:t>e</w:t>
      </w:r>
      <w:proofErr w:type="spellEnd"/>
      <w:r w:rsidRPr="00674A2C">
        <w:rPr>
          <w:rFonts w:ascii="Times New Roman" w:hAnsi="Times New Roman" w:cs="Times New Roman"/>
          <w:sz w:val="24"/>
          <w:szCs w:val="24"/>
        </w:rPr>
        <w:t xml:space="preserve"> test</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 xml:space="preserve"> for normality </w:t>
      </w:r>
      <w:r w:rsidR="003658E7" w:rsidRPr="00674A2C">
        <w:rPr>
          <w:rFonts w:ascii="Times New Roman" w:hAnsi="Times New Roman" w:cs="Times New Roman"/>
          <w:sz w:val="24"/>
          <w:szCs w:val="24"/>
        </w:rPr>
        <w:t>of</w:t>
      </w:r>
      <w:r w:rsidRPr="00674A2C">
        <w:rPr>
          <w:rFonts w:ascii="Times New Roman" w:hAnsi="Times New Roman" w:cs="Times New Roman"/>
          <w:sz w:val="24"/>
          <w:szCs w:val="24"/>
        </w:rPr>
        <w:t xml:space="preserve"> </w:t>
      </w:r>
      <w:r w:rsidR="003658E7" w:rsidRPr="00674A2C">
        <w:rPr>
          <w:rFonts w:ascii="Times New Roman" w:hAnsi="Times New Roman" w:cs="Times New Roman"/>
          <w:sz w:val="24"/>
          <w:szCs w:val="24"/>
        </w:rPr>
        <w:t xml:space="preserve">residuals of models of tadpole biomass </w:t>
      </w:r>
      <w:r w:rsidRPr="00674A2C">
        <w:rPr>
          <w:rFonts w:ascii="Times New Roman" w:hAnsi="Times New Roman" w:cs="Times New Roman"/>
          <w:sz w:val="24"/>
          <w:szCs w:val="24"/>
        </w:rPr>
        <w:t>data using a Shapiro-Wilk normality test</w:t>
      </w:r>
      <w:r w:rsidR="003658E7" w:rsidRPr="00674A2C">
        <w:rPr>
          <w:rFonts w:ascii="Times New Roman" w:hAnsi="Times New Roman" w:cs="Times New Roman"/>
          <w:sz w:val="24"/>
          <w:szCs w:val="24"/>
        </w:rPr>
        <w:t xml:space="preserve">, and </w:t>
      </w:r>
      <w:proofErr w:type="spellStart"/>
      <w:r w:rsidRPr="00674A2C">
        <w:rPr>
          <w:rFonts w:ascii="Times New Roman" w:hAnsi="Times New Roman" w:cs="Times New Roman"/>
          <w:sz w:val="24"/>
          <w:szCs w:val="24"/>
        </w:rPr>
        <w:t>examin</w:t>
      </w:r>
      <w:r w:rsidR="003658E7" w:rsidRPr="00674A2C">
        <w:rPr>
          <w:rFonts w:ascii="Times New Roman" w:hAnsi="Times New Roman" w:cs="Times New Roman"/>
          <w:sz w:val="24"/>
          <w:szCs w:val="24"/>
        </w:rPr>
        <w:t>ed</w:t>
      </w:r>
      <w:r w:rsidRPr="00674A2C">
        <w:rPr>
          <w:rFonts w:ascii="Times New Roman" w:hAnsi="Times New Roman" w:cs="Times New Roman"/>
          <w:sz w:val="24"/>
          <w:szCs w:val="24"/>
        </w:rPr>
        <w:t>it</w:t>
      </w:r>
      <w:proofErr w:type="spellEnd"/>
      <w:r w:rsidRPr="00674A2C">
        <w:rPr>
          <w:rFonts w:ascii="Times New Roman" w:hAnsi="Times New Roman" w:cs="Times New Roman"/>
          <w:sz w:val="24"/>
          <w:szCs w:val="24"/>
        </w:rPr>
        <w:t xml:space="preserve"> graphically to determine </w:t>
      </w:r>
      <w:r w:rsidR="003658E7" w:rsidRPr="00674A2C">
        <w:rPr>
          <w:rFonts w:ascii="Times New Roman" w:hAnsi="Times New Roman" w:cs="Times New Roman"/>
          <w:sz w:val="24"/>
          <w:szCs w:val="24"/>
        </w:rPr>
        <w:t>normality</w:t>
      </w:r>
      <w:r w:rsidRPr="00674A2C">
        <w:rPr>
          <w:rFonts w:ascii="Times New Roman" w:hAnsi="Times New Roman" w:cs="Times New Roman"/>
          <w:sz w:val="24"/>
          <w:szCs w:val="24"/>
        </w:rPr>
        <w:t>.  We also tested for heterogeneity of variance by visually assessing boxplot</w:t>
      </w:r>
      <w:r w:rsidR="00613078" w:rsidRPr="00674A2C">
        <w:rPr>
          <w:rFonts w:ascii="Times New Roman" w:hAnsi="Times New Roman" w:cs="Times New Roman"/>
          <w:sz w:val="24"/>
          <w:szCs w:val="24"/>
        </w:rPr>
        <w:t>s</w:t>
      </w:r>
      <w:r w:rsidRPr="00674A2C">
        <w:rPr>
          <w:rFonts w:ascii="Times New Roman" w:hAnsi="Times New Roman" w:cs="Times New Roman"/>
          <w:sz w:val="24"/>
          <w:szCs w:val="24"/>
        </w:rPr>
        <w:t xml:space="preserve"> of residuals </w:t>
      </w:r>
      <w:r w:rsidR="00613078" w:rsidRPr="00674A2C">
        <w:rPr>
          <w:rFonts w:ascii="Times New Roman" w:hAnsi="Times New Roman" w:cs="Times New Roman"/>
          <w:sz w:val="24"/>
          <w:szCs w:val="24"/>
        </w:rPr>
        <w:t xml:space="preserve">with respect to </w:t>
      </w:r>
      <w:r w:rsidRPr="00674A2C">
        <w:rPr>
          <w:rFonts w:ascii="Times New Roman" w:hAnsi="Times New Roman" w:cs="Times New Roman"/>
          <w:sz w:val="24"/>
          <w:szCs w:val="24"/>
        </w:rPr>
        <w:t>tadpole densit</w:t>
      </w:r>
      <w:r w:rsidR="00613078" w:rsidRPr="00674A2C">
        <w:rPr>
          <w:rFonts w:ascii="Times New Roman" w:hAnsi="Times New Roman" w:cs="Times New Roman"/>
          <w:sz w:val="24"/>
          <w:szCs w:val="24"/>
        </w:rPr>
        <w:t xml:space="preserve">y, lake, and block.  </w:t>
      </w:r>
      <w:r w:rsidR="00613078" w:rsidRPr="00674A2C">
        <w:rPr>
          <w:rFonts w:ascii="Times New Roman" w:hAnsi="Times New Roman" w:cs="Times New Roman"/>
          <w:sz w:val="24"/>
          <w:szCs w:val="24"/>
        </w:rPr>
        <w:commentReference w:id="122"/>
      </w:r>
      <w:r w:rsidR="00613078" w:rsidRPr="00674A2C">
        <w:rPr>
          <w:rFonts w:ascii="Times New Roman" w:hAnsi="Times New Roman" w:cs="Times New Roman"/>
          <w:sz w:val="24"/>
          <w:szCs w:val="24"/>
        </w:rPr>
        <w:t xml:space="preserve">To further </w:t>
      </w:r>
      <w:r w:rsidR="00127823" w:rsidRPr="00674A2C">
        <w:rPr>
          <w:rFonts w:ascii="Times New Roman" w:hAnsi="Times New Roman" w:cs="Times New Roman"/>
          <w:sz w:val="24"/>
          <w:szCs w:val="24"/>
        </w:rPr>
        <w:t xml:space="preserve">explore </w:t>
      </w:r>
      <w:r w:rsidR="00613078" w:rsidRPr="00674A2C">
        <w:rPr>
          <w:rFonts w:ascii="Times New Roman" w:hAnsi="Times New Roman" w:cs="Times New Roman"/>
          <w:sz w:val="24"/>
          <w:szCs w:val="24"/>
        </w:rPr>
        <w:t xml:space="preserve">the interaction between </w:t>
      </w:r>
      <w:r w:rsidR="00127823" w:rsidRPr="00674A2C">
        <w:rPr>
          <w:rFonts w:ascii="Times New Roman" w:hAnsi="Times New Roman" w:cs="Times New Roman"/>
          <w:sz w:val="24"/>
          <w:szCs w:val="24"/>
        </w:rPr>
        <w:t>tadpole density and lake, we repeated this analysis of tadpole biomass, but separately for tadpoles from each lake.</w:t>
      </w:r>
    </w:p>
    <w:p w:rsidR="00127823" w:rsidRDefault="00F617B0"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r w:rsidR="002351DB">
        <w:rPr>
          <w:rFonts w:ascii="Times New Roman" w:hAnsi="Times New Roman" w:cs="Times New Roman"/>
          <w:sz w:val="24"/>
          <w:szCs w:val="24"/>
        </w:rPr>
        <w:t>mayfly presence</w:t>
      </w:r>
      <w:proofErr w:type="gramStart"/>
      <w:r w:rsidR="00127823">
        <w:rPr>
          <w:rFonts w:ascii="Times New Roman" w:hAnsi="Times New Roman" w:cs="Times New Roman"/>
          <w:sz w:val="24"/>
          <w:szCs w:val="24"/>
        </w:rPr>
        <w:t>;.</w:t>
      </w:r>
      <w:proofErr w:type="gramEnd"/>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w:t>
      </w:r>
      <w:r w:rsidR="00421714">
        <w:rPr>
          <w:rFonts w:ascii="Times New Roman" w:hAnsi="Times New Roman" w:cs="Times New Roman"/>
          <w:sz w:val="24"/>
          <w:szCs w:val="24"/>
        </w:rPr>
        <w:lastRenderedPageBreak/>
        <w:t xml:space="preserve">respect to consumer presence-absence or abundance.  We analyzed only tiles from the bottom of the tank.  </w:t>
      </w:r>
      <w:r w:rsidR="00127823">
        <w:rPr>
          <w:rFonts w:ascii="Times New Roman" w:hAnsi="Times New Roman" w:cs="Times New Roman"/>
          <w:sz w:val="24"/>
          <w:szCs w:val="24"/>
        </w:rPr>
        <w:t xml:space="preserve">Due to the high mortality of mayflies, we repeated this analysis using final mayfly abundance rather than mayfly presence-absence.  </w:t>
      </w:r>
    </w:p>
    <w:p w:rsidR="00421714" w:rsidRDefault="0012782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We also calculated the growth rate of algae in the experiment, using the initial July algal abundance from each mesocosm as the time-zero abundance, the measured week 1 or 3 algal abundance as the time-one abundance, and the days between the beginning of the experiment and relevant sample date </w:t>
      </w:r>
      <w:r w:rsidR="006101B6">
        <w:rPr>
          <w:rFonts w:ascii="Times New Roman" w:hAnsi="Times New Roman" w:cs="Times New Roman"/>
          <w:sz w:val="24"/>
          <w:szCs w:val="24"/>
        </w:rPr>
        <w:t>as the growth period</w:t>
      </w:r>
      <w:r>
        <w:rPr>
          <w:rFonts w:ascii="Times New Roman" w:hAnsi="Times New Roman" w:cs="Times New Roman"/>
          <w:sz w:val="24"/>
          <w:szCs w:val="24"/>
        </w:rPr>
        <w:t xml:space="preserve">.  </w:t>
      </w:r>
      <w:r w:rsidR="006101B6">
        <w:rPr>
          <w:rFonts w:ascii="Times New Roman" w:hAnsi="Times New Roman" w:cs="Times New Roman"/>
          <w:sz w:val="24"/>
          <w:szCs w:val="24"/>
        </w:rPr>
        <w:t xml:space="preserve">This growth rate was analyzed using generalized least squares models, similarly to the procedure described above.  </w:t>
      </w:r>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"formattedCitation" : "(The R Foundation for Statistical Computing 2012)", "plainTextFormattedCitation" : "(The R Foundation for Statistical Computing 2012)",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r>
        <w:rPr>
          <w:rFonts w:ascii="Times New Roman" w:hAnsi="Times New Roman" w:cs="Times New Roman"/>
          <w:sz w:val="24"/>
          <w:szCs w:val="24"/>
        </w:rPr>
        <w:t>.</w:t>
      </w:r>
    </w:p>
    <w:p w:rsidR="0088064A" w:rsidRDefault="002351DB" w:rsidP="008D3EF6">
      <w:pPr>
        <w:spacing w:line="480" w:lineRule="auto"/>
        <w:ind w:right="360" w:firstLine="720"/>
        <w:rPr>
          <w:rFonts w:ascii="Times New Roman" w:hAnsi="Times New Roman" w:cs="Times New Roman"/>
          <w:sz w:val="24"/>
          <w:szCs w:val="24"/>
        </w:rPr>
      </w:pPr>
      <w:commentRangeStart w:id="123"/>
      <w:r>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r>
        <w:rPr>
          <w:rFonts w:ascii="Times New Roman" w:hAnsi="Times New Roman" w:cs="Times New Roman"/>
          <w:sz w:val="24"/>
          <w:szCs w:val="24"/>
        </w:rPr>
        <w:t xml:space="preserve"> and mayfly presence or final mayfly abundance</w:t>
      </w:r>
      <w:r w:rsidR="007B5EC3">
        <w:rPr>
          <w:rFonts w:ascii="Times New Roman" w:hAnsi="Times New Roman" w:cs="Times New Roman"/>
          <w:sz w:val="24"/>
          <w:szCs w:val="24"/>
        </w:rPr>
        <w:t>, in the mesocosms</w:t>
      </w:r>
      <w:r>
        <w:rPr>
          <w:rFonts w:ascii="Times New Roman" w:hAnsi="Times New Roman" w:cs="Times New Roman"/>
          <w:sz w:val="24"/>
          <w:szCs w:val="24"/>
        </w:rPr>
        <w:t xml:space="preserve">.  </w:t>
      </w:r>
      <w:commentRangeEnd w:id="123"/>
      <w:r w:rsidR="00F617B0">
        <w:rPr>
          <w:rStyle w:val="CommentReference"/>
        </w:rPr>
        <w:commentReference w:id="123"/>
      </w:r>
    </w:p>
    <w:p w:rsidR="00C143D2" w:rsidRPr="00C143D2" w:rsidRDefault="00C143D2" w:rsidP="008D3EF6">
      <w:pPr>
        <w:spacing w:line="480" w:lineRule="auto"/>
        <w:ind w:right="360" w:firstLine="720"/>
        <w:rPr>
          <w:rFonts w:ascii="Times New Roman" w:hAnsi="Times New Roman" w:cs="Times New Roman"/>
          <w:sz w:val="24"/>
          <w:szCs w:val="24"/>
        </w:rPr>
      </w:pPr>
    </w:p>
    <w:p w:rsidR="003E2376" w:rsidRPr="003E2376" w:rsidRDefault="003E2376" w:rsidP="008D3EF6">
      <w:pPr>
        <w:spacing w:line="480" w:lineRule="auto"/>
        <w:ind w:right="360" w:firstLine="720"/>
        <w:jc w:val="center"/>
        <w:rPr>
          <w:rFonts w:ascii="Times New Roman" w:hAnsi="Times New Roman" w:cs="Times New Roman"/>
          <w:smallCaps/>
          <w:sz w:val="24"/>
          <w:szCs w:val="24"/>
        </w:rPr>
      </w:pPr>
      <w:r>
        <w:rPr>
          <w:rFonts w:ascii="Times New Roman" w:hAnsi="Times New Roman" w:cs="Times New Roman"/>
          <w:smallCaps/>
          <w:sz w:val="24"/>
          <w:szCs w:val="24"/>
        </w:rPr>
        <w:t>Results</w:t>
      </w:r>
    </w:p>
    <w:p w:rsidR="00386F7D" w:rsidRDefault="003E2376" w:rsidP="008D3EF6">
      <w:pPr>
        <w:spacing w:line="480" w:lineRule="auto"/>
        <w:ind w:right="360" w:firstLine="720"/>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included a random intercept for experimental block, which 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r w:rsidR="00A71639">
        <w:rPr>
          <w:rFonts w:ascii="Times New Roman" w:hAnsi="Times New Roman" w:cs="Times New Roman"/>
          <w:sz w:val="24"/>
          <w:szCs w:val="24"/>
        </w:rPr>
        <w:t xml:space="preserve">  Repeating the analysis using consumer biomasses, rather than densities, produced essentially the same result.</w:t>
      </w:r>
    </w:p>
    <w:p w:rsidR="00386F7D" w:rsidRDefault="00CC03D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we </w:t>
      </w:r>
      <w:r w:rsidR="008E3523">
        <w:rPr>
          <w:rFonts w:ascii="Times New Roman" w:hAnsi="Times New Roman" w:cs="Times New Roman"/>
          <w:sz w:val="24"/>
          <w:szCs w:val="24"/>
        </w:rPr>
        <w:t xml:space="preserve">analyzed algal abundance </w:t>
      </w:r>
      <w:proofErr w:type="spellStart"/>
      <w:r>
        <w:rPr>
          <w:rFonts w:ascii="Times New Roman" w:hAnsi="Times New Roman" w:cs="Times New Roman"/>
          <w:sz w:val="24"/>
          <w:szCs w:val="24"/>
        </w:rPr>
        <w:t>controlled</w:t>
      </w:r>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 variability</w:t>
      </w:r>
      <w:r>
        <w:rPr>
          <w:rFonts w:ascii="Times New Roman" w:hAnsi="Times New Roman" w:cs="Times New Roman"/>
          <w:sz w:val="24"/>
          <w:szCs w:val="24"/>
        </w:rPr>
        <w:t xml:space="preserve">, </w:t>
      </w:r>
      <w:r w:rsidR="00A71639">
        <w:rPr>
          <w:rFonts w:ascii="Times New Roman" w:hAnsi="Times New Roman" w:cs="Times New Roman"/>
          <w:sz w:val="24"/>
          <w:szCs w:val="24"/>
        </w:rPr>
        <w:t>only</w:t>
      </w:r>
      <w:r>
        <w:rPr>
          <w:rFonts w:ascii="Times New Roman" w:hAnsi="Times New Roman" w:cs="Times New Roman"/>
          <w:sz w:val="24"/>
          <w:szCs w:val="24"/>
        </w:rPr>
        <w:t xml:space="preserve"> mayflies </w:t>
      </w:r>
      <w:r w:rsidR="000D1810">
        <w:rPr>
          <w:rFonts w:ascii="Times New Roman" w:hAnsi="Times New Roman" w:cs="Times New Roman"/>
          <w:sz w:val="24"/>
          <w:szCs w:val="24"/>
        </w:rPr>
        <w:t xml:space="preserve">had </w:t>
      </w:r>
      <w:r w:rsidR="00A71639">
        <w:rPr>
          <w:rFonts w:ascii="Times New Roman" w:hAnsi="Times New Roman" w:cs="Times New Roman"/>
          <w:sz w:val="24"/>
          <w:szCs w:val="24"/>
        </w:rPr>
        <w:t xml:space="preserve">a </w:t>
      </w:r>
      <w:r>
        <w:rPr>
          <w:rFonts w:ascii="Times New Roman" w:hAnsi="Times New Roman" w:cs="Times New Roman"/>
          <w:sz w:val="24"/>
          <w:szCs w:val="24"/>
        </w:rPr>
        <w:t xml:space="preserve">negative </w:t>
      </w:r>
      <w:r w:rsidR="000D1810">
        <w:rPr>
          <w:rFonts w:ascii="Times New Roman" w:hAnsi="Times New Roman" w:cs="Times New Roman"/>
          <w:sz w:val="24"/>
          <w:szCs w:val="24"/>
        </w:rPr>
        <w:t xml:space="preserve">effect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r w:rsidR="00B10A49">
        <w:rPr>
          <w:rFonts w:ascii="Times New Roman" w:hAnsi="Times New Roman" w:cs="Times New Roman"/>
          <w:sz w:val="24"/>
          <w:szCs w:val="24"/>
        </w:rPr>
        <w:t>within-lake-</w:t>
      </w:r>
      <w:r w:rsidR="00A71639">
        <w:rPr>
          <w:rFonts w:ascii="Times New Roman" w:hAnsi="Times New Roman" w:cs="Times New Roman"/>
          <w:sz w:val="24"/>
          <w:szCs w:val="24"/>
        </w:rPr>
        <w:t>variability</w:t>
      </w:r>
      <w:r w:rsidR="00B10A49">
        <w:rPr>
          <w:rFonts w:ascii="Times New Roman" w:hAnsi="Times New Roman" w:cs="Times New Roman"/>
          <w:sz w:val="24"/>
          <w:szCs w:val="24"/>
        </w:rPr>
        <w:t xml:space="preserve"> control</w:t>
      </w:r>
      <w:r w:rsidR="00386F7D">
        <w:rPr>
          <w:rFonts w:ascii="Times New Roman" w:hAnsi="Times New Roman" w:cs="Times New Roman"/>
          <w:sz w:val="24"/>
          <w:szCs w:val="24"/>
        </w:rPr>
        <w:t xml:space="preserve">led </w:t>
      </w:r>
      <w:r w:rsidR="005830EE">
        <w:rPr>
          <w:rFonts w:ascii="Times New Roman" w:hAnsi="Times New Roman" w:cs="Times New Roman"/>
          <w:sz w:val="24"/>
          <w:szCs w:val="24"/>
        </w:rPr>
        <w:t xml:space="preserve">algal abundance </w:t>
      </w:r>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r w:rsidR="00A71639">
        <w:rPr>
          <w:rFonts w:ascii="Times New Roman" w:hAnsi="Times New Roman" w:cs="Times New Roman"/>
          <w:sz w:val="24"/>
          <w:szCs w:val="24"/>
        </w:rPr>
        <w:t xml:space="preserve">fixed effects for mayfly density, duration of block, and a </w:t>
      </w:r>
      <w:r w:rsidR="00F31891">
        <w:rPr>
          <w:rFonts w:ascii="Times New Roman" w:hAnsi="Times New Roman" w:cs="Times New Roman"/>
          <w:sz w:val="24"/>
          <w:szCs w:val="24"/>
        </w:rPr>
        <w:t>random intercept that allowed the controlled algal abundance to differ with respect to experimental block, nested within lake, and allowed variance of controlled algal abundance to differ among experimental blocks and between lakes</w:t>
      </w:r>
      <w:r w:rsidR="00565003" w:rsidRPr="00565003">
        <w:rPr>
          <w:rFonts w:ascii="Times New Roman" w:hAnsi="Times New Roman" w:cs="Times New Roman"/>
          <w:sz w:val="24"/>
          <w:szCs w:val="24"/>
        </w:rPr>
        <w:t xml:space="preserve"> </w:t>
      </w:r>
      <w:r w:rsidR="00F31891">
        <w:rPr>
          <w:rFonts w:ascii="Times New Roman" w:hAnsi="Times New Roman" w:cs="Times New Roman"/>
          <w:sz w:val="24"/>
          <w:szCs w:val="24"/>
        </w:rPr>
        <w:t>(</w:t>
      </w:r>
      <w:r w:rsidR="00565003">
        <w:rPr>
          <w:rFonts w:ascii="Times New Roman" w:hAnsi="Times New Roman" w:cs="Times New Roman"/>
          <w:sz w:val="24"/>
          <w:szCs w:val="24"/>
        </w:rPr>
        <w:t>Table 4</w:t>
      </w:r>
      <w:r w:rsidR="00A71639">
        <w:rPr>
          <w:rFonts w:ascii="Times New Roman" w:hAnsi="Times New Roman" w:cs="Times New Roman"/>
          <w:sz w:val="24"/>
          <w:szCs w:val="24"/>
        </w:rPr>
        <w:t>, Figure 4</w:t>
      </w:r>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p>
    <w:p w:rsidR="006B03C6" w:rsidRPr="00914179" w:rsidRDefault="006B03C6"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Increased tadpole density was associated with higher average individual biomass</w:t>
      </w:r>
      <w:r w:rsidRPr="00B7378C">
        <w:rPr>
          <w:rFonts w:ascii="Times New Roman" w:hAnsi="Times New Roman" w:cs="Times New Roman"/>
          <w:sz w:val="24"/>
          <w:szCs w:val="24"/>
        </w:rPr>
        <w:t xml:space="preserve"> </w:t>
      </w:r>
      <w:r>
        <w:rPr>
          <w:rFonts w:ascii="Times New Roman" w:hAnsi="Times New Roman" w:cs="Times New Roman"/>
          <w:sz w:val="24"/>
          <w:szCs w:val="24"/>
        </w:rPr>
        <w:t xml:space="preserve">in LeConte, but was not so in </w:t>
      </w:r>
      <w:proofErr w:type="gramStart"/>
      <w:r>
        <w:rPr>
          <w:rFonts w:ascii="Times New Roman" w:hAnsi="Times New Roman" w:cs="Times New Roman"/>
          <w:sz w:val="24"/>
          <w:szCs w:val="24"/>
        </w:rPr>
        <w:t>Spur</w:t>
      </w:r>
      <w:proofErr w:type="gramEnd"/>
      <w:r>
        <w:rPr>
          <w:rFonts w:ascii="Times New Roman" w:hAnsi="Times New Roman" w:cs="Times New Roman"/>
          <w:sz w:val="24"/>
          <w:szCs w:val="24"/>
        </w:rPr>
        <w:t xml:space="preserve"> (Figure 6).  The best fit linear mixed effect model included 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The coefficient for tadpole density in this model suggests that, in LeConte, 4 tadpoles can increase the biomass of a tadpole by 1 mg.  Mayfly density did not affect tadpole biomass.</w:t>
      </w:r>
    </w:p>
    <w:p w:rsidR="00016E22" w:rsidRDefault="0091417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r w:rsidR="004F2539">
        <w:rPr>
          <w:rFonts w:ascii="Times New Roman" w:hAnsi="Times New Roman" w:cs="Times New Roman"/>
          <w:sz w:val="24"/>
          <w:szCs w:val="24"/>
        </w:rPr>
        <w:t>5</w:t>
      </w:r>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w:t>
      </w:r>
      <w:r>
        <w:rPr>
          <w:rFonts w:ascii="Times New Roman" w:hAnsi="Times New Roman" w:cs="Times New Roman"/>
          <w:sz w:val="24"/>
          <w:szCs w:val="24"/>
        </w:rPr>
        <w:lastRenderedPageBreak/>
        <w:t xml:space="preserve">LeConte and Spur, this may have been due to differences in phenology; we did not quantify instars of mayfly nymphs, so we cannot address that difference.  </w:t>
      </w:r>
    </w:p>
    <w:p w:rsidR="00EE1445" w:rsidRDefault="003E2376" w:rsidP="008D3EF6">
      <w:pPr>
        <w:spacing w:line="480" w:lineRule="auto"/>
        <w:ind w:right="360" w:firstLine="720"/>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r w:rsidR="006B03C6">
        <w:rPr>
          <w:rFonts w:ascii="Times New Roman" w:hAnsi="Times New Roman" w:cs="Times New Roman"/>
          <w:noProof/>
          <w:sz w:val="24"/>
          <w:szCs w:val="24"/>
        </w:rPr>
        <w:t xml:space="preserve"> presence</w:t>
      </w:r>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r w:rsidR="006B03C6">
        <w:rPr>
          <w:rFonts w:ascii="Times New Roman" w:hAnsi="Times New Roman" w:cs="Times New Roman"/>
          <w:noProof/>
          <w:sz w:val="24"/>
          <w:szCs w:val="24"/>
        </w:rPr>
        <w:t>7</w:t>
      </w:r>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r w:rsidR="006B03C6">
        <w:rPr>
          <w:rFonts w:ascii="Times New Roman" w:hAnsi="Times New Roman" w:cs="Times New Roman"/>
          <w:noProof/>
          <w:sz w:val="24"/>
          <w:szCs w:val="24"/>
        </w:rPr>
        <w:t>y presence</w:t>
      </w:r>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r w:rsidR="00815DD2">
        <w:rPr>
          <w:rFonts w:ascii="Times New Roman" w:hAnsi="Times New Roman" w:cs="Times New Roman"/>
          <w:noProof/>
          <w:sz w:val="24"/>
          <w:szCs w:val="24"/>
        </w:rPr>
        <w:t>8</w:t>
      </w:r>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r w:rsidR="00815DD2">
        <w:rPr>
          <w:rFonts w:ascii="Times New Roman" w:hAnsi="Times New Roman" w:cs="Times New Roman"/>
          <w:noProof/>
          <w:sz w:val="24"/>
          <w:szCs w:val="24"/>
        </w:rPr>
        <w:t>8</w:t>
      </w:r>
      <w:r w:rsidR="003B6BB9">
        <w:rPr>
          <w:rFonts w:ascii="Times New Roman" w:hAnsi="Times New Roman" w:cs="Times New Roman"/>
          <w:noProof/>
          <w:sz w:val="24"/>
          <w:szCs w:val="24"/>
        </w:rPr>
        <w:t xml:space="preserve">).  </w:t>
      </w:r>
    </w:p>
    <w:p w:rsidR="003B6BB9" w:rsidRDefault="00D92568"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noProof/>
          <w:sz w:val="24"/>
          <w:szCs w:val="24"/>
        </w:rPr>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r w:rsidR="006B03C6">
        <w:rPr>
          <w:rFonts w:ascii="Times New Roman" w:hAnsi="Times New Roman" w:cs="Times New Roman"/>
          <w:noProof/>
          <w:sz w:val="24"/>
          <w:szCs w:val="24"/>
        </w:rPr>
        <w:t xml:space="preserve">weakly </w:t>
      </w:r>
      <w:r w:rsidR="003B6BB9">
        <w:rPr>
          <w:rFonts w:ascii="Times New Roman" w:hAnsi="Times New Roman" w:cs="Times New Roman"/>
          <w:noProof/>
          <w:sz w:val="24"/>
          <w:szCs w:val="24"/>
        </w:rPr>
        <w:t xml:space="preserve">with mayfly abundance in the absence of tadpoles, 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r w:rsidR="006B03C6">
        <w:rPr>
          <w:rFonts w:ascii="Times New Roman" w:hAnsi="Times New Roman" w:cs="Times New Roman"/>
          <w:noProof/>
          <w:sz w:val="24"/>
          <w:szCs w:val="24"/>
        </w:rPr>
        <w:t>The best fit model of algal abundance, with respect to tadpole presence-absence and mayfly abundance, inclu</w:t>
      </w:r>
      <w:r w:rsidR="00815DD2">
        <w:rPr>
          <w:rFonts w:ascii="Times New Roman" w:hAnsi="Times New Roman" w:cs="Times New Roman"/>
          <w:noProof/>
          <w:sz w:val="24"/>
          <w:szCs w:val="24"/>
        </w:rPr>
        <w:t>d</w:t>
      </w:r>
      <w:r w:rsidR="006B03C6">
        <w:rPr>
          <w:rFonts w:ascii="Times New Roman" w:hAnsi="Times New Roman" w:cs="Times New Roman"/>
          <w:noProof/>
          <w:sz w:val="24"/>
          <w:szCs w:val="24"/>
        </w:rPr>
        <w:t xml:space="preserve">ed fixed effects for a tadpole-mayfly interaction, duration of algal growth, and initial algal abundance, and allowed the variance of algal abundance to differ with tadpole presence-absence (Table 9).  </w:t>
      </w:r>
      <w:r w:rsidR="003B6BB9">
        <w:rPr>
          <w:rFonts w:ascii="Times New Roman" w:hAnsi="Times New Roman" w:cs="Times New Roman"/>
          <w:noProof/>
          <w:sz w:val="24"/>
          <w:szCs w:val="24"/>
        </w:rPr>
        <w:t>.</w:t>
      </w:r>
    </w:p>
    <w:p w:rsidR="00E82E81" w:rsidRPr="003E73A3" w:rsidRDefault="00E82E81" w:rsidP="008D3EF6">
      <w:pPr>
        <w:spacing w:line="480" w:lineRule="auto"/>
        <w:ind w:right="360" w:firstLine="720"/>
        <w:rPr>
          <w:rFonts w:ascii="Times New Roman" w:hAnsi="Times New Roman" w:cs="Times New Roman"/>
          <w:sz w:val="24"/>
          <w:szCs w:val="24"/>
        </w:rPr>
      </w:pPr>
    </w:p>
    <w:p w:rsidR="00E82E81" w:rsidRPr="001B2BF1" w:rsidRDefault="00E82E81" w:rsidP="008D3EF6">
      <w:pPr>
        <w:spacing w:line="480" w:lineRule="auto"/>
        <w:ind w:right="360" w:firstLine="720"/>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Overall, we found strong </w:t>
      </w:r>
      <w:r w:rsidR="00B22759">
        <w:rPr>
          <w:rFonts w:ascii="Times New Roman" w:hAnsi="Times New Roman" w:cs="Times New Roman"/>
          <w:sz w:val="24"/>
          <w:szCs w:val="24"/>
        </w:rPr>
        <w:t xml:space="preserve">effects </w:t>
      </w:r>
      <w:r>
        <w:rPr>
          <w:rFonts w:ascii="Times New Roman" w:hAnsi="Times New Roman" w:cs="Times New Roman"/>
          <w:sz w:val="24"/>
          <w:szCs w:val="24"/>
        </w:rPr>
        <w:t>to no effect</w:t>
      </w:r>
      <w:r w:rsidR="00B22759">
        <w:rPr>
          <w:rFonts w:ascii="Times New Roman" w:hAnsi="Times New Roman" w:cs="Times New Roman"/>
          <w:sz w:val="24"/>
          <w:szCs w:val="24"/>
        </w:rPr>
        <w:t>s</w:t>
      </w:r>
      <w:r>
        <w:rPr>
          <w:rFonts w:ascii="Times New Roman" w:hAnsi="Times New Roman" w:cs="Times New Roman"/>
          <w:sz w:val="24"/>
          <w:szCs w:val="24"/>
        </w:rPr>
        <w:t xml:space="preserve"> of mountain yellow-legged frog tadpoles on algal resources and mayfly competitors (</w:t>
      </w:r>
      <w:r w:rsidR="00982132">
        <w:rPr>
          <w:rFonts w:ascii="Times New Roman" w:hAnsi="Times New Roman" w:cs="Times New Roman"/>
          <w:sz w:val="24"/>
          <w:szCs w:val="24"/>
        </w:rPr>
        <w:t xml:space="preserve">see summary in </w:t>
      </w:r>
      <w:r>
        <w:rPr>
          <w:rFonts w:ascii="Times New Roman" w:hAnsi="Times New Roman" w:cs="Times New Roman"/>
          <w:sz w:val="24"/>
          <w:szCs w:val="24"/>
        </w:rPr>
        <w:t xml:space="preserve">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suggesting that the ability of tadpoles to exert top-down control of algal abundance can be obscured by within-lake variability in algal abundance.  Tadpole</w:t>
      </w:r>
      <w:r w:rsidR="00982132">
        <w:rPr>
          <w:rFonts w:ascii="Times New Roman" w:hAnsi="Times New Roman" w:cs="Times New Roman"/>
          <w:sz w:val="24"/>
          <w:szCs w:val="24"/>
        </w:rPr>
        <w:t>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appear</w:t>
      </w:r>
      <w:r w:rsidR="00F2744C">
        <w:rPr>
          <w:rFonts w:ascii="Times New Roman" w:hAnsi="Times New Roman" w:cs="Times New Roman"/>
          <w:sz w:val="24"/>
          <w:szCs w:val="24"/>
        </w:rPr>
        <w:t>ed</w:t>
      </w:r>
      <w:r w:rsidR="00982132">
        <w:rPr>
          <w:rFonts w:ascii="Times New Roman" w:hAnsi="Times New Roman" w:cs="Times New Roman"/>
          <w:sz w:val="24"/>
          <w:szCs w:val="24"/>
        </w:rPr>
        <w:t xml:space="preserve"> to </w:t>
      </w:r>
      <w:r w:rsidR="0091165F">
        <w:rPr>
          <w:rFonts w:ascii="Times New Roman" w:hAnsi="Times New Roman" w:cs="Times New Roman"/>
          <w:sz w:val="24"/>
          <w:szCs w:val="24"/>
        </w:rPr>
        <w:t xml:space="preserve">compete with mayfly nymphs, as suggested by </w:t>
      </w:r>
      <w:r w:rsidR="00982132">
        <w:rPr>
          <w:rFonts w:ascii="Times New Roman" w:hAnsi="Times New Roman" w:cs="Times New Roman"/>
          <w:sz w:val="24"/>
          <w:szCs w:val="24"/>
        </w:rPr>
        <w:t xml:space="preserve">reduced average size of individual mayfly nymphs </w:t>
      </w:r>
      <w:r w:rsidR="00F2744C">
        <w:rPr>
          <w:rFonts w:ascii="Times New Roman" w:hAnsi="Times New Roman" w:cs="Times New Roman"/>
          <w:sz w:val="24"/>
          <w:szCs w:val="24"/>
        </w:rPr>
        <w:t>at</w:t>
      </w:r>
      <w:r w:rsidR="00982132">
        <w:rPr>
          <w:rFonts w:ascii="Times New Roman" w:hAnsi="Times New Roman" w:cs="Times New Roman"/>
          <w:sz w:val="24"/>
          <w:szCs w:val="24"/>
        </w:rPr>
        <w:t xml:space="preserve"> higher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F2744C">
        <w:rPr>
          <w:rFonts w:ascii="Times New Roman" w:hAnsi="Times New Roman" w:cs="Times New Roman"/>
          <w:sz w:val="24"/>
          <w:szCs w:val="24"/>
        </w:rPr>
        <w:t>T</w:t>
      </w:r>
      <w:r w:rsidR="006B4BF3">
        <w:rPr>
          <w:rFonts w:ascii="Times New Roman" w:hAnsi="Times New Roman" w:cs="Times New Roman"/>
          <w:sz w:val="24"/>
          <w:szCs w:val="24"/>
        </w:rPr>
        <w:t xml:space="preserve">hese endangered </w:t>
      </w:r>
      <w:r w:rsidR="00CE593A">
        <w:rPr>
          <w:rFonts w:ascii="Times New Roman" w:hAnsi="Times New Roman" w:cs="Times New Roman"/>
          <w:sz w:val="24"/>
          <w:szCs w:val="24"/>
        </w:rPr>
        <w:t xml:space="preserve">tadpoles </w:t>
      </w:r>
      <w:r w:rsidR="00F2744C">
        <w:rPr>
          <w:rFonts w:ascii="Times New Roman" w:hAnsi="Times New Roman" w:cs="Times New Roman"/>
          <w:sz w:val="24"/>
          <w:szCs w:val="24"/>
        </w:rPr>
        <w:t xml:space="preserve">appear to </w:t>
      </w:r>
      <w:r w:rsidR="00B94AB1">
        <w:rPr>
          <w:rFonts w:ascii="Times New Roman" w:hAnsi="Times New Roman" w:cs="Times New Roman"/>
          <w:sz w:val="24"/>
          <w:szCs w:val="24"/>
        </w:rPr>
        <w:t xml:space="preserve">have </w:t>
      </w:r>
      <w:r w:rsidR="006B4BF3">
        <w:rPr>
          <w:rFonts w:ascii="Times New Roman" w:hAnsi="Times New Roman" w:cs="Times New Roman"/>
          <w:sz w:val="24"/>
          <w:szCs w:val="24"/>
        </w:rPr>
        <w:t>some</w:t>
      </w:r>
      <w:r w:rsidR="00F2744C">
        <w:rPr>
          <w:rFonts w:ascii="Times New Roman" w:hAnsi="Times New Roman" w:cs="Times New Roman"/>
          <w:sz w:val="24"/>
          <w:szCs w:val="24"/>
        </w:rPr>
        <w:t>, but not overwhelming,</w:t>
      </w:r>
      <w:r w:rsidR="006B4BF3">
        <w:rPr>
          <w:rFonts w:ascii="Times New Roman" w:hAnsi="Times New Roman" w:cs="Times New Roman"/>
          <w:sz w:val="24"/>
          <w:szCs w:val="24"/>
        </w:rPr>
        <w:t xml:space="preserve"> </w:t>
      </w:r>
      <w:r w:rsidR="00982132">
        <w:rPr>
          <w:rFonts w:ascii="Times New Roman" w:hAnsi="Times New Roman" w:cs="Times New Roman"/>
          <w:sz w:val="24"/>
          <w:szCs w:val="24"/>
        </w:rPr>
        <w:t xml:space="preserve">capacity to </w:t>
      </w:r>
      <w:r w:rsidR="0091165F">
        <w:rPr>
          <w:rFonts w:ascii="Times New Roman" w:hAnsi="Times New Roman" w:cs="Times New Roman"/>
          <w:sz w:val="24"/>
          <w:szCs w:val="24"/>
        </w:rPr>
        <w:t xml:space="preserve">function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w:t>
      </w:r>
      <w:r w:rsidR="00982132">
        <w:rPr>
          <w:rFonts w:ascii="Times New Roman" w:hAnsi="Times New Roman" w:cs="Times New Roman"/>
          <w:sz w:val="24"/>
          <w:szCs w:val="24"/>
        </w:rPr>
        <w:t xml:space="preserve">and </w:t>
      </w:r>
      <w:r w:rsidR="0091165F">
        <w:rPr>
          <w:rFonts w:ascii="Times New Roman" w:hAnsi="Times New Roman" w:cs="Times New Roman"/>
          <w:sz w:val="24"/>
          <w:szCs w:val="24"/>
        </w:rPr>
        <w:t xml:space="preserve">facilitators.  </w:t>
      </w:r>
    </w:p>
    <w:p w:rsidR="007728D0" w:rsidRPr="007728D0" w:rsidRDefault="00477560"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w:t>
      </w:r>
      <w:r w:rsidR="00F2744C">
        <w:rPr>
          <w:rFonts w:ascii="Times New Roman" w:hAnsi="Times New Roman" w:cs="Times New Roman"/>
          <w:sz w:val="24"/>
          <w:szCs w:val="24"/>
        </w:rPr>
        <w:t>might weaken</w:t>
      </w:r>
      <w:r w:rsidR="00D93E75" w:rsidRPr="007728D0">
        <w:rPr>
          <w:rFonts w:ascii="Times New Roman" w:hAnsi="Times New Roman" w:cs="Times New Roman"/>
          <w:sz w:val="24"/>
          <w:szCs w:val="24"/>
        </w:rPr>
        <w:t xml:space="preserv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w:t>
      </w:r>
      <w:r w:rsidR="006E797B">
        <w:rPr>
          <w:rFonts w:ascii="Times New Roman" w:hAnsi="Times New Roman" w:cs="Times New Roman"/>
          <w:sz w:val="24"/>
          <w:szCs w:val="24"/>
        </w:rPr>
        <w:t xml:space="preserve"> </w:t>
      </w:r>
      <w:r w:rsidR="006E797B">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"Chesson", "given" : "P.", "non-dropping-particle" : "", "parse-names" : false, "suffix" : "" } ], "container-title" : "Annual Review of Ecology and Systematics", "id" : "ITEM-1", "issued" : { "date-parts" : [ [ "2000" ] ] }, "page" : "343-366", "title" : "Mechanisms of maintenance of species diversity", "type" : "article-journal" }, "uris" : [ "http://www.mendeley.com/documents/?uuid=244a8a69-5a7b-4904-afac-fba1ccd77e00" ] } ], "mendeley" : { "formattedCitation" : "(Chesson 2000)", "plainTextFormattedCitation" : "(Chesson 2000)", "previouslyFormattedCitation" : "(Chesson 2000)" }, "properties" : { "noteIndex" : 0 }, "schema" : "https://github.com/citation-style-language/schema/raw/master/csl-citation.json" }</w:instrText>
      </w:r>
      <w:r w:rsidR="006E797B">
        <w:rPr>
          <w:rFonts w:ascii="Times New Roman" w:hAnsi="Times New Roman" w:cs="Times New Roman"/>
          <w:sz w:val="24"/>
          <w:szCs w:val="24"/>
        </w:rPr>
        <w:fldChar w:fldCharType="separate"/>
      </w:r>
      <w:r w:rsidR="006E797B" w:rsidRPr="006E797B">
        <w:rPr>
          <w:rFonts w:ascii="Times New Roman" w:hAnsi="Times New Roman" w:cs="Times New Roman"/>
          <w:noProof/>
          <w:sz w:val="24"/>
          <w:szCs w:val="24"/>
        </w:rPr>
        <w:t>(Chesson 2000)</w:t>
      </w:r>
      <w:r w:rsidR="006E797B">
        <w:rPr>
          <w:rFonts w:ascii="Times New Roman" w:hAnsi="Times New Roman" w:cs="Times New Roman"/>
          <w:sz w:val="24"/>
          <w:szCs w:val="24"/>
        </w:rPr>
        <w:fldChar w:fldCharType="end"/>
      </w:r>
      <w:r w:rsidR="00D93E75" w:rsidRPr="007728D0">
        <w:rPr>
          <w:rFonts w:ascii="Times New Roman" w:hAnsi="Times New Roman" w:cs="Times New Roman"/>
          <w:sz w:val="24"/>
          <w:szCs w:val="24"/>
        </w:rPr>
        <w:t xml:space="preserve">,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 xml:space="preserve">between </w:t>
      </w:r>
      <w:r w:rsidR="005B49F7">
        <w:rPr>
          <w:rFonts w:ascii="Times New Roman" w:hAnsi="Times New Roman" w:cs="Times New Roman"/>
          <w:sz w:val="24"/>
          <w:szCs w:val="24"/>
        </w:rPr>
        <w:t>and</w:t>
      </w:r>
      <w:r w:rsidR="006E797B">
        <w:rPr>
          <w:rFonts w:ascii="Times New Roman" w:hAnsi="Times New Roman" w:cs="Times New Roman"/>
          <w:sz w:val="24"/>
          <w:szCs w:val="24"/>
        </w:rPr>
        <w:t xml:space="preserve"> within lake variation</w:t>
      </w:r>
      <w:r w:rsidR="0058346D" w:rsidRPr="007728D0">
        <w:rPr>
          <w:rFonts w:ascii="Times New Roman" w:hAnsi="Times New Roman" w:cs="Times New Roman"/>
          <w:sz w:val="24"/>
          <w:szCs w:val="24"/>
        </w:rPr>
        <w:t xml:space="preserve">.  </w:t>
      </w:r>
      <w:r w:rsidR="006E797B">
        <w:rPr>
          <w:rFonts w:ascii="Times New Roman" w:hAnsi="Times New Roman" w:cs="Times New Roman"/>
          <w:sz w:val="24"/>
          <w:szCs w:val="24"/>
        </w:rPr>
        <w:t xml:space="preserve">For us, a </w:t>
      </w:r>
      <w:r w:rsidR="0058346D" w:rsidRPr="007728D0">
        <w:rPr>
          <w:rFonts w:ascii="Times New Roman" w:hAnsi="Times New Roman" w:cs="Times New Roman"/>
          <w:sz w:val="24"/>
          <w:szCs w:val="24"/>
        </w:rPr>
        <w:t>drawback</w:t>
      </w:r>
      <w:r w:rsidR="006E797B">
        <w:rPr>
          <w:rFonts w:ascii="Times New Roman" w:hAnsi="Times New Roman" w:cs="Times New Roman"/>
          <w:sz w:val="24"/>
          <w:szCs w:val="24"/>
        </w:rPr>
        <w:t xml:space="preserve"> of</w:t>
      </w:r>
      <w:r w:rsidR="0058346D" w:rsidRPr="007728D0">
        <w:rPr>
          <w:rFonts w:ascii="Times New Roman" w:hAnsi="Times New Roman" w:cs="Times New Roman"/>
          <w:sz w:val="24"/>
          <w:szCs w:val="24"/>
        </w:rPr>
        <w:t xml:space="preserve">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w:t>
      </w:r>
      <w:r w:rsidR="00F05505">
        <w:rPr>
          <w:rFonts w:ascii="Times New Roman" w:hAnsi="Times New Roman" w:cs="Times New Roman"/>
          <w:sz w:val="24"/>
          <w:szCs w:val="24"/>
        </w:rPr>
        <w:t>less</w:t>
      </w:r>
      <w:r w:rsidR="0058346D" w:rsidRPr="007728D0">
        <w:rPr>
          <w:rFonts w:ascii="Times New Roman" w:hAnsi="Times New Roman" w:cs="Times New Roman"/>
          <w:sz w:val="24"/>
          <w:szCs w:val="24"/>
        </w:rPr>
        <w:t xml:space="preserve"> replication of treatments to account for these </w:t>
      </w:r>
      <w:r w:rsidR="006E797B">
        <w:rPr>
          <w:rFonts w:ascii="Times New Roman" w:hAnsi="Times New Roman" w:cs="Times New Roman"/>
          <w:sz w:val="24"/>
          <w:szCs w:val="24"/>
        </w:rPr>
        <w:t xml:space="preserve">natural within-lake </w:t>
      </w:r>
      <w:r w:rsidR="0058346D" w:rsidRPr="007728D0">
        <w:rPr>
          <w:rFonts w:ascii="Times New Roman" w:hAnsi="Times New Roman" w:cs="Times New Roman"/>
          <w:sz w:val="24"/>
          <w:szCs w:val="24"/>
        </w:rPr>
        <w:t xml:space="preserve">variations </w:t>
      </w:r>
      <w:r w:rsidR="0058346D" w:rsidRPr="007728D0">
        <w:rPr>
          <w:rFonts w:ascii="Times New Roman" w:hAnsi="Times New Roman" w:cs="Times New Roman"/>
          <w:sz w:val="24"/>
          <w:szCs w:val="24"/>
        </w:rPr>
        <w:lastRenderedPageBreak/>
        <w:t>between each enclosure</w:t>
      </w:r>
      <w:r w:rsidR="00F05505">
        <w:rPr>
          <w:rFonts w:ascii="Times New Roman" w:hAnsi="Times New Roman" w:cs="Times New Roman"/>
          <w:sz w:val="24"/>
          <w:szCs w:val="24"/>
        </w:rPr>
        <w:t xml:space="preserve">, and </w:t>
      </w:r>
      <w:r w:rsidR="007728D0" w:rsidRPr="007728D0">
        <w:rPr>
          <w:rFonts w:ascii="Times New Roman" w:hAnsi="Times New Roman" w:cs="Times New Roman"/>
          <w:sz w:val="24"/>
          <w:szCs w:val="24"/>
        </w:rPr>
        <w:t xml:space="preserve">. This highlights how </w:t>
      </w:r>
      <w:r>
        <w:rPr>
          <w:rFonts w:ascii="Times New Roman" w:hAnsi="Times New Roman" w:cs="Times New Roman"/>
          <w:sz w:val="24"/>
          <w:szCs w:val="24"/>
        </w:rPr>
        <w:t xml:space="preserve">abiotic processes </w:t>
      </w:r>
      <w:r w:rsidR="00F05505">
        <w:rPr>
          <w:rFonts w:ascii="Times New Roman" w:hAnsi="Times New Roman" w:cs="Times New Roman"/>
          <w:sz w:val="24"/>
          <w:szCs w:val="24"/>
        </w:rPr>
        <w:t>can</w:t>
      </w:r>
      <w:r w:rsidR="007728D0" w:rsidRPr="007728D0">
        <w:rPr>
          <w:rFonts w:ascii="Times New Roman" w:hAnsi="Times New Roman" w:cs="Times New Roman"/>
          <w:sz w:val="24"/>
          <w:szCs w:val="24"/>
        </w:rPr>
        <w:t xml:space="preserve"> </w:t>
      </w:r>
      <w:r w:rsidR="005B49F7">
        <w:rPr>
          <w:rFonts w:ascii="Times New Roman" w:hAnsi="Times New Roman" w:cs="Times New Roman"/>
          <w:sz w:val="24"/>
          <w:szCs w:val="24"/>
        </w:rPr>
        <w:t xml:space="preserve">influence how we perceive </w:t>
      </w:r>
      <w:r w:rsidR="006E797B">
        <w:rPr>
          <w:rFonts w:ascii="Times New Roman" w:hAnsi="Times New Roman" w:cs="Times New Roman"/>
          <w:sz w:val="24"/>
          <w:szCs w:val="24"/>
        </w:rPr>
        <w:t>the strength of species interactions.</w:t>
      </w:r>
    </w:p>
    <w:p w:rsidR="0056184E" w:rsidRDefault="007F12BF"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Our contradictory results in field and mesocosm experiments may represent the role that environmental variation plays in interpreting species interactions.  </w:t>
      </w:r>
      <w:r w:rsidR="00F05505">
        <w:rPr>
          <w:rFonts w:ascii="Times New Roman" w:hAnsi="Times New Roman" w:cs="Times New Roman"/>
          <w:sz w:val="24"/>
          <w:szCs w:val="24"/>
        </w:rPr>
        <w:t xml:space="preserve">Many experiments have concluded </w:t>
      </w:r>
      <w:r>
        <w:rPr>
          <w:rFonts w:ascii="Times New Roman" w:hAnsi="Times New Roman" w:cs="Times New Roman"/>
          <w:sz w:val="24"/>
          <w:szCs w:val="24"/>
        </w:rPr>
        <w:t xml:space="preserve">that tadpole grazing can reduce </w:t>
      </w:r>
      <w:r w:rsidR="00F05505">
        <w:rPr>
          <w:rFonts w:ascii="Times New Roman" w:hAnsi="Times New Roman" w:cs="Times New Roman"/>
          <w:sz w:val="24"/>
          <w:szCs w:val="24"/>
        </w:rPr>
        <w:t xml:space="preserve">algal resources </w:t>
      </w:r>
      <w:r w:rsidR="00742D6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"formattedCitation" : "(Br\u00f6nmark et al. 1991, Kupferberg 1997a, Alford 1999)", "manualFormatting" : "(e.g. Br\u00f6nmark et al. 1991, Kupferberg 1997a, Alford 1999)", "plainTextFormattedCitation" :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r w:rsidR="008D3EF6">
        <w:rPr>
          <w:rFonts w:ascii="Times New Roman" w:hAnsi="Times New Roman" w:cs="Times New Roman"/>
          <w:sz w:val="24"/>
          <w:szCs w:val="24"/>
        </w:rPr>
        <w:t>.  However</w:t>
      </w:r>
      <w:r w:rsidR="00F05505">
        <w:rPr>
          <w:rFonts w:ascii="Times New Roman" w:hAnsi="Times New Roman" w:cs="Times New Roman"/>
          <w:sz w:val="24"/>
          <w:szCs w:val="24"/>
        </w:rPr>
        <w:t xml:space="preserve"> </w:t>
      </w:r>
      <w:r w:rsidR="0058189C">
        <w:rPr>
          <w:rFonts w:ascii="Times New Roman" w:hAnsi="Times New Roman" w:cs="Times New Roman"/>
          <w:sz w:val="24"/>
          <w:szCs w:val="24"/>
        </w:rPr>
        <w:t xml:space="preserve">control of </w:t>
      </w:r>
      <w:r w:rsidR="008D3EF6">
        <w:rPr>
          <w:rFonts w:ascii="Times New Roman" w:hAnsi="Times New Roman" w:cs="Times New Roman"/>
          <w:sz w:val="24"/>
          <w:szCs w:val="24"/>
        </w:rPr>
        <w:t xml:space="preserve">algae </w:t>
      </w:r>
      <w:r w:rsidR="0058189C">
        <w:rPr>
          <w:rFonts w:ascii="Times New Roman" w:hAnsi="Times New Roman" w:cs="Times New Roman"/>
          <w:sz w:val="24"/>
          <w:szCs w:val="24"/>
        </w:rPr>
        <w:t xml:space="preserve">by aquatic grazers </w:t>
      </w:r>
      <w:r w:rsidR="008D3EF6">
        <w:rPr>
          <w:rFonts w:ascii="Times New Roman" w:hAnsi="Times New Roman" w:cs="Times New Roman"/>
          <w:sz w:val="24"/>
          <w:szCs w:val="24"/>
        </w:rPr>
        <w:t xml:space="preserve">appears to be </w:t>
      </w:r>
      <w:r w:rsidR="0058189C">
        <w:rPr>
          <w:rFonts w:ascii="Times New Roman" w:hAnsi="Times New Roman" w:cs="Times New Roman"/>
          <w:sz w:val="24"/>
          <w:szCs w:val="24"/>
        </w:rPr>
        <w:t xml:space="preserve">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F05505">
        <w:rPr>
          <w:rFonts w:ascii="Times New Roman" w:hAnsi="Times New Roman" w:cs="Times New Roman"/>
          <w:sz w:val="24"/>
          <w:szCs w:val="24"/>
        </w:rPr>
        <w:t>:</w:t>
      </w:r>
      <w:r w:rsidR="00EF2EA8">
        <w:rPr>
          <w:rFonts w:ascii="Times New Roman" w:hAnsi="Times New Roman" w:cs="Times New Roman"/>
          <w:sz w:val="24"/>
          <w:szCs w:val="24"/>
        </w:rPr>
        <w:t xml:space="preserve"> i</w:t>
      </w:r>
      <w:r w:rsidR="0058189C" w:rsidRPr="0058189C">
        <w:rPr>
          <w:rFonts w:ascii="Times New Roman" w:hAnsi="Times New Roman" w:cs="Times New Roman"/>
          <w:sz w:val="24"/>
          <w:szCs w:val="24"/>
        </w:rPr>
        <w:t xml:space="preserve">n </w:t>
      </w:r>
      <w:r w:rsidR="00F05505">
        <w:rPr>
          <w:rFonts w:ascii="Times New Roman" w:hAnsi="Times New Roman" w:cs="Times New Roman"/>
          <w:sz w:val="24"/>
          <w:szCs w:val="24"/>
        </w:rPr>
        <w:t xml:space="preserve">a meta-analysis of grazing experiments, </w:t>
      </w:r>
      <w:r w:rsidR="00145B1E">
        <w:rPr>
          <w:rFonts w:ascii="Times New Roman" w:hAnsi="Times New Roman" w:cs="Times New Roman"/>
          <w:sz w:val="24"/>
          <w:szCs w:val="24"/>
        </w:rPr>
        <w:t xml:space="preserve">70% of </w:t>
      </w:r>
      <w:r w:rsidR="0058189C" w:rsidRPr="0058189C">
        <w:rPr>
          <w:rFonts w:ascii="Times New Roman" w:hAnsi="Times New Roman" w:cs="Times New Roman"/>
          <w:sz w:val="24"/>
          <w:szCs w:val="24"/>
        </w:rPr>
        <w:t>experiments</w:t>
      </w:r>
      <w:r w:rsidR="00F05505">
        <w:rPr>
          <w:rFonts w:ascii="Times New Roman" w:hAnsi="Times New Roman" w:cs="Times New Roman"/>
          <w:sz w:val="24"/>
          <w:szCs w:val="24"/>
        </w:rPr>
        <w:t xml:space="preserve"> found that </w:t>
      </w:r>
      <w:r w:rsidR="0058189C">
        <w:rPr>
          <w:rFonts w:ascii="Times New Roman" w:hAnsi="Times New Roman" w:cs="Times New Roman"/>
          <w:sz w:val="24"/>
          <w:szCs w:val="24"/>
        </w:rPr>
        <w:t>g</w:t>
      </w:r>
      <w:r w:rsidR="00145B1E">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 xml:space="preserve">reduced algal </w:t>
      </w:r>
      <w:proofErr w:type="gramStart"/>
      <w:r w:rsidR="0058189C" w:rsidRPr="0058189C">
        <w:rPr>
          <w:rFonts w:ascii="Times New Roman" w:hAnsi="Times New Roman" w:cs="Times New Roman"/>
          <w:sz w:val="24"/>
          <w:szCs w:val="24"/>
        </w:rPr>
        <w:t>biomass</w:t>
      </w:r>
      <w:r w:rsidR="00F05505">
        <w:rPr>
          <w:rFonts w:ascii="Times New Roman" w:hAnsi="Times New Roman" w:cs="Times New Roman"/>
          <w:sz w:val="24"/>
          <w:szCs w:val="24"/>
        </w:rPr>
        <w:t xml:space="preserve">  (</w:t>
      </w:r>
      <w:proofErr w:type="spellStart"/>
      <w:proofErr w:type="gramEnd"/>
      <w:r w:rsidR="00F05505">
        <w:rPr>
          <w:rFonts w:ascii="Times New Roman" w:hAnsi="Times New Roman" w:cs="Times New Roman"/>
          <w:sz w:val="24"/>
          <w:szCs w:val="24"/>
        </w:rPr>
        <w:t>Feminella</w:t>
      </w:r>
      <w:proofErr w:type="spellEnd"/>
      <w:r w:rsidR="00F05505">
        <w:rPr>
          <w:rFonts w:ascii="Times New Roman" w:hAnsi="Times New Roman" w:cs="Times New Roman"/>
          <w:sz w:val="24"/>
          <w:szCs w:val="24"/>
        </w:rPr>
        <w:t xml:space="preserve"> and Hawkins 1995)</w:t>
      </w:r>
      <w:r w:rsidR="0058189C">
        <w:rPr>
          <w:rFonts w:ascii="Times New Roman" w:hAnsi="Times New Roman" w:cs="Times New Roman"/>
          <w:sz w:val="24"/>
          <w:szCs w:val="24"/>
        </w:rPr>
        <w:t xml:space="preserve">.  </w:t>
      </w:r>
      <w:r>
        <w:rPr>
          <w:rFonts w:ascii="Times New Roman" w:hAnsi="Times New Roman" w:cs="Times New Roman"/>
          <w:sz w:val="24"/>
          <w:szCs w:val="24"/>
        </w:rPr>
        <w:t>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w:t>
      </w:r>
      <w:r w:rsidR="00F05505">
        <w:rPr>
          <w:rFonts w:ascii="Times New Roman" w:hAnsi="Times New Roman" w:cs="Times New Roman"/>
          <w:sz w:val="24"/>
          <w:szCs w:val="24"/>
        </w:rPr>
        <w:t>smaller</w:t>
      </w:r>
      <w:r w:rsidR="0058189C" w:rsidRPr="0058189C">
        <w:rPr>
          <w:rFonts w:ascii="Times New Roman" w:hAnsi="Times New Roman" w:cs="Times New Roman"/>
          <w:sz w:val="24"/>
          <w:szCs w:val="24"/>
        </w:rPr>
        <w:t xml:space="preserve">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w:t>
      </w:r>
      <w:r w:rsidR="008D3EF6">
        <w:rPr>
          <w:rFonts w:ascii="Times New Roman" w:hAnsi="Times New Roman" w:cs="Times New Roman"/>
          <w:sz w:val="24"/>
          <w:szCs w:val="24"/>
        </w:rPr>
        <w:t xml:space="preserve">Our results match that conclusion: in our field and mesocosm experiments of about the same duration, tadpoles had no effect in the field enclosures and a strong effect in the mesocosms.  We are not alone in reporting a lack of effect of tadpoles in field experiments; in Pacific northwest streams, tailed frog tadpole exclusions did not strongly enhance algal abundance, probably because the effects of tadpole exclusion were masked by between stream variability </w:t>
      </w:r>
      <w:r w:rsidR="008D3EF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"formattedCitation" : "(Lamberti et al. 1992)", "plainTextFormattedCitation" : "(Lamberti et al. 1992)", "previouslyFormattedCitation" : "(Lamberti et al. 1992)" }, "properties" : { "noteIndex" : 0 }, "schema" : "https://github.com/citation-style-language/schema/raw/master/csl-citation.json" }</w:instrText>
      </w:r>
      <w:r w:rsidR="008D3EF6">
        <w:rPr>
          <w:rFonts w:ascii="Times New Roman" w:hAnsi="Times New Roman" w:cs="Times New Roman"/>
          <w:sz w:val="24"/>
          <w:szCs w:val="24"/>
        </w:rPr>
        <w:fldChar w:fldCharType="separate"/>
      </w:r>
      <w:r w:rsidR="008D3EF6" w:rsidRPr="004407C3">
        <w:rPr>
          <w:rFonts w:ascii="Times New Roman" w:hAnsi="Times New Roman" w:cs="Times New Roman"/>
          <w:noProof/>
          <w:sz w:val="24"/>
          <w:szCs w:val="24"/>
        </w:rPr>
        <w:t>(Lamberti et al. 1992)</w:t>
      </w:r>
      <w:r w:rsidR="008D3EF6">
        <w:rPr>
          <w:rFonts w:ascii="Times New Roman" w:hAnsi="Times New Roman" w:cs="Times New Roman"/>
          <w:sz w:val="24"/>
          <w:szCs w:val="24"/>
        </w:rPr>
        <w:fldChar w:fldCharType="end"/>
      </w:r>
      <w:r w:rsidR="008D3EF6">
        <w:rPr>
          <w:rFonts w:ascii="Times New Roman" w:hAnsi="Times New Roman" w:cs="Times New Roman"/>
          <w:sz w:val="24"/>
          <w:szCs w:val="24"/>
        </w:rPr>
        <w:t xml:space="preserve">.  </w:t>
      </w:r>
      <w:r w:rsidR="005B49F7">
        <w:rPr>
          <w:rFonts w:ascii="Times New Roman" w:hAnsi="Times New Roman" w:cs="Times New Roman"/>
          <w:sz w:val="24"/>
          <w:szCs w:val="24"/>
        </w:rPr>
        <w:t xml:space="preserve">Nonetheless, </w:t>
      </w:r>
      <w:r w:rsidR="00CD616C">
        <w:rPr>
          <w:rFonts w:ascii="Times New Roman" w:hAnsi="Times New Roman" w:cs="Times New Roman"/>
          <w:sz w:val="24"/>
          <w:szCs w:val="24"/>
        </w:rPr>
        <w:t>m</w:t>
      </w:r>
      <w:r w:rsidR="005E3E27">
        <w:rPr>
          <w:rFonts w:ascii="Times New Roman" w:hAnsi="Times New Roman" w:cs="Times New Roman"/>
          <w:sz w:val="24"/>
          <w:szCs w:val="24"/>
        </w:rPr>
        <w:t xml:space="preserve">anipulative and natural field </w:t>
      </w:r>
      <w:r w:rsidR="005B49F7">
        <w:rPr>
          <w:rFonts w:ascii="Times New Roman" w:hAnsi="Times New Roman" w:cs="Times New Roman"/>
          <w:sz w:val="24"/>
          <w:szCs w:val="24"/>
        </w:rPr>
        <w:t xml:space="preserve">experiments </w:t>
      </w:r>
      <w:r w:rsidR="005E3E27">
        <w:rPr>
          <w:rFonts w:ascii="Times New Roman" w:hAnsi="Times New Roman" w:cs="Times New Roman"/>
          <w:sz w:val="24"/>
          <w:szCs w:val="24"/>
        </w:rPr>
        <w:t xml:space="preserve">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regulation of algal abundance</w:t>
      </w:r>
      <w:r>
        <w:rPr>
          <w:rFonts w:ascii="Times New Roman" w:hAnsi="Times New Roman" w:cs="Times New Roman"/>
          <w:sz w:val="24"/>
          <w:szCs w:val="24"/>
        </w:rPr>
        <w:t xml:space="preserve"> by tadpoles</w:t>
      </w:r>
      <w:r w:rsidR="005B49F7">
        <w:rPr>
          <w:rFonts w:ascii="Times New Roman" w:hAnsi="Times New Roman" w:cs="Times New Roman"/>
          <w:sz w:val="24"/>
          <w:szCs w:val="24"/>
        </w:rPr>
        <w:t xml:space="preserve">, and </w:t>
      </w:r>
      <w:r w:rsidR="005E3E27">
        <w:rPr>
          <w:rFonts w:ascii="Times New Roman" w:hAnsi="Times New Roman" w:cs="Times New Roman"/>
          <w:sz w:val="24"/>
          <w:szCs w:val="24"/>
        </w:rPr>
        <w:t xml:space="preserve">tadpole exclusion or disease-caused </w:t>
      </w:r>
      <w:r>
        <w:rPr>
          <w:rFonts w:ascii="Times New Roman" w:hAnsi="Times New Roman" w:cs="Times New Roman"/>
          <w:sz w:val="24"/>
          <w:szCs w:val="24"/>
        </w:rPr>
        <w:t>extinctions released algae from top-down regulation</w:t>
      </w:r>
      <w:r w:rsidR="005E3E27">
        <w:rPr>
          <w:rFonts w:ascii="Times New Roman" w:hAnsi="Times New Roman" w:cs="Times New Roman"/>
          <w:sz w:val="24"/>
          <w:szCs w:val="24"/>
        </w:rPr>
        <w:t xml:space="preserve">.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"formattedCitation" : "(Ranvestel et al. 2004, Connelly et al. 2008)", "plainTextFormattedCitation" : "(Ranvestel et al. 2004, Connelly et al. 2008)",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(Ranvestel et al. 2004, Connelly et al. 2008)</w:t>
      </w:r>
      <w:r w:rsidR="005E3E27">
        <w:rPr>
          <w:rFonts w:ascii="Times New Roman" w:hAnsi="Times New Roman" w:cs="Times New Roman"/>
          <w:sz w:val="24"/>
          <w:szCs w:val="24"/>
        </w:rPr>
        <w:fldChar w:fldCharType="end"/>
      </w:r>
      <w:r w:rsidR="005B49F7">
        <w:rPr>
          <w:rFonts w:ascii="Times New Roman" w:hAnsi="Times New Roman" w:cs="Times New Roman"/>
          <w:sz w:val="24"/>
          <w:szCs w:val="24"/>
        </w:rPr>
        <w:t xml:space="preserve">, and after </w:t>
      </w:r>
      <w:r w:rsidR="005E3E27">
        <w:rPr>
          <w:rFonts w:ascii="Times New Roman" w:hAnsi="Times New Roman" w:cs="Times New Roman"/>
          <w:sz w:val="24"/>
          <w:szCs w:val="24"/>
        </w:rPr>
        <w:t xml:space="preserve">the </w:t>
      </w:r>
      <w:r w:rsidR="005B49F7">
        <w:rPr>
          <w:rFonts w:ascii="Times New Roman" w:hAnsi="Times New Roman" w:cs="Times New Roman"/>
          <w:sz w:val="24"/>
          <w:szCs w:val="24"/>
        </w:rPr>
        <w:t xml:space="preserve">amphibian chytrid fungus </w:t>
      </w:r>
      <w:r w:rsidR="005E3E27">
        <w:rPr>
          <w:rFonts w:ascii="Times New Roman" w:hAnsi="Times New Roman" w:cs="Times New Roman"/>
          <w:sz w:val="24"/>
          <w:szCs w:val="24"/>
        </w:rPr>
        <w:t xml:space="preserve">caused extinction of tadpoles </w:t>
      </w:r>
      <w:r w:rsidR="005B49F7">
        <w:rPr>
          <w:rFonts w:ascii="Times New Roman" w:hAnsi="Times New Roman" w:cs="Times New Roman"/>
          <w:sz w:val="24"/>
          <w:szCs w:val="24"/>
        </w:rPr>
        <w:t xml:space="preserve">in </w:t>
      </w:r>
      <w:r w:rsidR="005E3E27">
        <w:rPr>
          <w:rFonts w:ascii="Times New Roman" w:hAnsi="Times New Roman" w:cs="Times New Roman"/>
          <w:sz w:val="24"/>
          <w:szCs w:val="24"/>
        </w:rPr>
        <w:t xml:space="preserve">these same streams, algal abundance rapidly increased 2-6 fold </w:t>
      </w:r>
      <w:r w:rsidR="005E3E2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"formattedCitation" : "(Connelly et al. 2008, 2014)", "plainTextFormattedCitation" : "(Connelly et al. 2008, 2014)",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D3EF6">
        <w:rPr>
          <w:rFonts w:ascii="Times New Roman" w:hAnsi="Times New Roman" w:cs="Times New Roman"/>
          <w:sz w:val="24"/>
          <w:szCs w:val="24"/>
        </w:rPr>
        <w:t xml:space="preserve">This contradiction between the effects of mountain yellow-legged frog tadpoles and tailed </w:t>
      </w:r>
      <w:r w:rsidR="008D3EF6">
        <w:rPr>
          <w:rFonts w:ascii="Times New Roman" w:hAnsi="Times New Roman" w:cs="Times New Roman"/>
          <w:sz w:val="24"/>
          <w:szCs w:val="24"/>
        </w:rPr>
        <w:lastRenderedPageBreak/>
        <w:t>frog tadpoles versus the tropical stream tadpoles reinforces our suggestion that the ecological effects of amphibian declines will vary for each threatened species.</w:t>
      </w:r>
    </w:p>
    <w:p w:rsidR="003676AE" w:rsidRDefault="00CD616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In some cases, </w:t>
      </w:r>
      <w:r w:rsidR="0046444D">
        <w:rPr>
          <w:rFonts w:ascii="Times New Roman" w:hAnsi="Times New Roman" w:cs="Times New Roman"/>
          <w:sz w:val="24"/>
          <w:szCs w:val="24"/>
        </w:rPr>
        <w:t xml:space="preserve">top-down </w:t>
      </w:r>
      <w:r w:rsidR="0046444D" w:rsidRPr="00CD616C">
        <w:rPr>
          <w:rFonts w:ascii="Times New Roman" w:hAnsi="Times New Roman" w:cs="Times New Roman"/>
          <w:sz w:val="24"/>
          <w:szCs w:val="24"/>
        </w:rPr>
        <w:t>processes</w:t>
      </w:r>
      <w:r w:rsidR="0046444D">
        <w:rPr>
          <w:rFonts w:ascii="Times New Roman" w:hAnsi="Times New Roman" w:cs="Times New Roman"/>
          <w:sz w:val="24"/>
          <w:szCs w:val="24"/>
        </w:rPr>
        <w:t xml:space="preserve"> may play a less important role than</w:t>
      </w:r>
      <w:r w:rsidR="0046444D" w:rsidRPr="00CD616C">
        <w:rPr>
          <w:rFonts w:ascii="Times New Roman" w:hAnsi="Times New Roman" w:cs="Times New Roman"/>
          <w:sz w:val="24"/>
          <w:szCs w:val="24"/>
        </w:rPr>
        <w:t xml:space="preserve"> </w:t>
      </w:r>
      <w:r w:rsidR="0046444D">
        <w:rPr>
          <w:rFonts w:ascii="Times New Roman" w:hAnsi="Times New Roman" w:cs="Times New Roman"/>
          <w:sz w:val="24"/>
          <w:szCs w:val="24"/>
        </w:rPr>
        <w:t>b</w:t>
      </w:r>
      <w:r w:rsidR="0046444D" w:rsidRPr="00CD616C">
        <w:rPr>
          <w:rFonts w:ascii="Times New Roman" w:hAnsi="Times New Roman" w:cs="Times New Roman"/>
          <w:sz w:val="24"/>
          <w:szCs w:val="24"/>
        </w:rPr>
        <w:t xml:space="preserve">ottom-up </w:t>
      </w:r>
      <w:r w:rsidR="0046444D">
        <w:rPr>
          <w:rFonts w:ascii="Times New Roman" w:hAnsi="Times New Roman" w:cs="Times New Roman"/>
          <w:sz w:val="24"/>
          <w:szCs w:val="24"/>
        </w:rPr>
        <w:t>processes in determining resource abundance</w:t>
      </w:r>
      <w:r w:rsidR="005B49F7">
        <w:rPr>
          <w:rFonts w:ascii="Times New Roman" w:hAnsi="Times New Roman" w:cs="Times New Roman"/>
          <w:sz w:val="24"/>
          <w:szCs w:val="24"/>
        </w:rPr>
        <w:t>,</w:t>
      </w:r>
      <w:r w:rsidRPr="00CD616C">
        <w:rPr>
          <w:rFonts w:ascii="Times New Roman" w:hAnsi="Times New Roman" w:cs="Times New Roman"/>
          <w:sz w:val="24"/>
          <w:szCs w:val="24"/>
        </w:rPr>
        <w:t xml:space="preserve"> and grazers or predators may </w:t>
      </w:r>
      <w:r w:rsidR="005B49F7">
        <w:rPr>
          <w:rFonts w:ascii="Times New Roman" w:hAnsi="Times New Roman" w:cs="Times New Roman"/>
          <w:sz w:val="24"/>
          <w:szCs w:val="24"/>
        </w:rPr>
        <w:t>do little to</w:t>
      </w:r>
      <w:r w:rsidRPr="00CD616C">
        <w:rPr>
          <w:rFonts w:ascii="Times New Roman" w:hAnsi="Times New Roman" w:cs="Times New Roman"/>
          <w:sz w:val="24"/>
          <w:szCs w:val="24"/>
        </w:rPr>
        <w:t xml:space="preserve">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w:t>
      </w:r>
      <w:r w:rsidR="0046444D">
        <w:rPr>
          <w:rFonts w:ascii="Times New Roman" w:hAnsi="Times New Roman" w:cs="Times New Roman"/>
          <w:sz w:val="24"/>
          <w:szCs w:val="24"/>
        </w:rPr>
        <w:t>,</w:t>
      </w:r>
      <w:r w:rsidR="003676AE">
        <w:rPr>
          <w:rFonts w:ascii="Times New Roman" w:hAnsi="Times New Roman" w:cs="Times New Roman"/>
          <w:sz w:val="24"/>
          <w:szCs w:val="24"/>
        </w:rPr>
        <w:t xml:space="preserve"> if reproduction occurs long after consumption of the resource</w:t>
      </w:r>
      <w:r w:rsidR="006B7494">
        <w:rPr>
          <w:rFonts w:ascii="Times New Roman" w:hAnsi="Times New Roman" w:cs="Times New Roman"/>
          <w:sz w:val="24"/>
          <w:szCs w:val="24"/>
        </w:rPr>
        <w:t xml:space="preserve"> or if resources are inedible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"formattedCitation" : "(Power 1992)", "plainTextFormattedCitation" : "(Power 1992)", "previouslyFormattedCitation" : "(Power 1992)"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(Power 1992)</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These cases could apply to tadpoles, which engage in intraspecific </w:t>
      </w:r>
      <w:r w:rsidR="0046444D">
        <w:rPr>
          <w:rFonts w:ascii="Times New Roman" w:hAnsi="Times New Roman" w:cs="Times New Roman"/>
          <w:sz w:val="24"/>
          <w:szCs w:val="24"/>
        </w:rPr>
        <w:t xml:space="preserve">exploitative and </w:t>
      </w:r>
      <w:r w:rsidR="003676AE">
        <w:rPr>
          <w:rFonts w:ascii="Times New Roman" w:hAnsi="Times New Roman" w:cs="Times New Roman"/>
          <w:sz w:val="24"/>
          <w:szCs w:val="24"/>
        </w:rPr>
        <w:t xml:space="preserve">interference competition </w:t>
      </w:r>
      <w:r w:rsidR="00461C58">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"formattedCitation" : "(Steinwascher 1978)", "manualFormatting" : "(Steinwascher 1978)", "plainTextFormattedCitation" : "(Steinwascher 1978)", "previouslyFormattedCitation" : "(Steinwascher 1978)" }, "properties" : { "noteIndex" : 0 }, "schema" : "https://github.com/citation-style-language/schema/raw/master/csl-citation.json" }</w:instrText>
      </w:r>
      <w:r w:rsidR="00461C58">
        <w:rPr>
          <w:rFonts w:ascii="Times New Roman" w:hAnsi="Times New Roman" w:cs="Times New Roman"/>
          <w:sz w:val="24"/>
          <w:szCs w:val="24"/>
        </w:rPr>
        <w:fldChar w:fldCharType="separate"/>
      </w:r>
      <w:r w:rsidR="00461C58" w:rsidRPr="00461C58">
        <w:rPr>
          <w:rFonts w:ascii="Times New Roman" w:hAnsi="Times New Roman" w:cs="Times New Roman"/>
          <w:noProof/>
          <w:sz w:val="24"/>
          <w:szCs w:val="24"/>
        </w:rPr>
        <w:t>(Steinwascher 1978)</w:t>
      </w:r>
      <w:r w:rsidR="00461C58">
        <w:rPr>
          <w:rFonts w:ascii="Times New Roman" w:hAnsi="Times New Roman" w:cs="Times New Roman"/>
          <w:sz w:val="24"/>
          <w:szCs w:val="24"/>
        </w:rPr>
        <w:fldChar w:fldCharType="end"/>
      </w:r>
      <w:r w:rsidR="003676AE">
        <w:rPr>
          <w:rFonts w:ascii="Times New Roman" w:hAnsi="Times New Roman" w:cs="Times New Roman"/>
          <w:sz w:val="24"/>
          <w:szCs w:val="24"/>
        </w:rPr>
        <w:t xml:space="preserve">, and </w:t>
      </w:r>
      <w:r w:rsidR="00461C58">
        <w:rPr>
          <w:rFonts w:ascii="Times New Roman" w:hAnsi="Times New Roman" w:cs="Times New Roman"/>
          <w:sz w:val="24"/>
          <w:szCs w:val="24"/>
        </w:rPr>
        <w:t xml:space="preserve">for which the time between grazing and reproduction could be years </w:t>
      </w:r>
      <w:r w:rsidR="003676AE">
        <w:rPr>
          <w:rFonts w:ascii="Times New Roman" w:hAnsi="Times New Roman" w:cs="Times New Roman"/>
          <w:sz w:val="24"/>
          <w:szCs w:val="24"/>
        </w:rPr>
        <w:t xml:space="preserve">– mountain yellow-legged frog individuals may spend 3 years as a tadpole and </w:t>
      </w:r>
      <w:r w:rsidR="00461C58">
        <w:rPr>
          <w:rFonts w:ascii="Times New Roman" w:hAnsi="Times New Roman" w:cs="Times New Roman"/>
          <w:sz w:val="24"/>
          <w:szCs w:val="24"/>
        </w:rPr>
        <w:t>then</w:t>
      </w:r>
      <w:r w:rsidR="003676AE">
        <w:rPr>
          <w:rFonts w:ascii="Times New Roman" w:hAnsi="Times New Roman" w:cs="Times New Roman"/>
          <w:sz w:val="24"/>
          <w:szCs w:val="24"/>
        </w:rPr>
        <w:t xml:space="preserve"> not reproduce until they are 5 or more years old.</w:t>
      </w:r>
      <w:r w:rsidR="006B7494">
        <w:rPr>
          <w:rFonts w:ascii="Times New Roman" w:hAnsi="Times New Roman" w:cs="Times New Roman"/>
          <w:sz w:val="24"/>
          <w:szCs w:val="24"/>
        </w:rPr>
        <w:t xml:space="preserve">  </w:t>
      </w:r>
      <w:r w:rsidR="00461C58">
        <w:rPr>
          <w:rFonts w:ascii="Times New Roman" w:hAnsi="Times New Roman" w:cs="Times New Roman"/>
          <w:sz w:val="24"/>
          <w:szCs w:val="24"/>
        </w:rPr>
        <w:t xml:space="preserve">Effectiveness of tadpole grazing can also be reduced due to the nature or their food: </w:t>
      </w:r>
      <w:r w:rsidR="006B7494">
        <w:rPr>
          <w:rFonts w:ascii="Times New Roman" w:hAnsi="Times New Roman" w:cs="Times New Roman"/>
          <w:sz w:val="24"/>
          <w:szCs w:val="24"/>
        </w:rPr>
        <w:t>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"formattedCitation" : "(PETERSON 1987)", "plainTextFormattedCitation" : "(PETERSON 1987)",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r w:rsidR="0046444D">
        <w:rPr>
          <w:rFonts w:ascii="Times New Roman" w:hAnsi="Times New Roman" w:cs="Times New Roman"/>
          <w:sz w:val="24"/>
          <w:szCs w:val="24"/>
        </w:rPr>
        <w:t xml:space="preserve">some </w:t>
      </w:r>
      <w:r w:rsidR="00C92696">
        <w:rPr>
          <w:rFonts w:ascii="Times New Roman" w:hAnsi="Times New Roman" w:cs="Times New Roman"/>
          <w:sz w:val="24"/>
          <w:szCs w:val="24"/>
        </w:rPr>
        <w:t>diatoms</w:t>
      </w:r>
      <w:r w:rsidR="00461C58">
        <w:rPr>
          <w:rFonts w:ascii="Times New Roman" w:hAnsi="Times New Roman" w:cs="Times New Roman"/>
          <w:sz w:val="24"/>
          <w:szCs w:val="24"/>
        </w:rPr>
        <w:t>, despite grazing on them</w:t>
      </w:r>
      <w:r w:rsidR="00C92696">
        <w:rPr>
          <w:rFonts w:ascii="Times New Roman" w:hAnsi="Times New Roman" w:cs="Times New Roman"/>
          <w:sz w:val="24"/>
          <w:szCs w:val="24"/>
        </w:rPr>
        <w:t xml:space="preserve"> </w:t>
      </w:r>
      <w:r w:rsidR="00C92696">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"formattedCitation" : "(Furey et al. 2014)", "plainTextFormattedCitation" : "(Furey et al. 2014)",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w:t>
      </w:r>
      <w:proofErr w:type="gramStart"/>
      <w:r w:rsidR="003B5116">
        <w:rPr>
          <w:rFonts w:ascii="Times New Roman" w:hAnsi="Times New Roman" w:cs="Times New Roman"/>
          <w:sz w:val="24"/>
          <w:szCs w:val="24"/>
        </w:rPr>
        <w:t>chloroplasts,</w:t>
      </w:r>
      <w:proofErr w:type="gramEnd"/>
      <w:r w:rsidR="003B5116">
        <w:rPr>
          <w:rFonts w:ascii="Times New Roman" w:hAnsi="Times New Roman" w:cs="Times New Roman"/>
          <w:sz w:val="24"/>
          <w:szCs w:val="24"/>
        </w:rPr>
        <w:t xml:space="preserve">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83DFA">
        <w:rPr>
          <w:rFonts w:ascii="Times New Roman" w:hAnsi="Times New Roman" w:cs="Times New Roman"/>
          <w:sz w:val="24"/>
          <w:szCs w:val="24"/>
        </w:rPr>
        <w:t>high proportion</w:t>
      </w:r>
      <w:r w:rsidR="003B5116">
        <w:rPr>
          <w:rFonts w:ascii="Times New Roman" w:hAnsi="Times New Roman" w:cs="Times New Roman"/>
          <w:sz w:val="24"/>
          <w:szCs w:val="24"/>
        </w:rPr>
        <w:t xml:space="preserve"> of sand</w:t>
      </w:r>
      <w:r w:rsidR="00461C58">
        <w:rPr>
          <w:rFonts w:ascii="Times New Roman" w:hAnsi="Times New Roman" w:cs="Times New Roman"/>
          <w:sz w:val="24"/>
          <w:szCs w:val="24"/>
        </w:rPr>
        <w:t xml:space="preserve">, which </w:t>
      </w:r>
      <w:r w:rsidR="00383DFA">
        <w:rPr>
          <w:rFonts w:ascii="Times New Roman" w:hAnsi="Times New Roman" w:cs="Times New Roman"/>
          <w:sz w:val="24"/>
          <w:szCs w:val="24"/>
        </w:rPr>
        <w:t xml:space="preserve">could </w:t>
      </w:r>
      <w:r w:rsidR="00461C58">
        <w:rPr>
          <w:rFonts w:ascii="Times New Roman" w:hAnsi="Times New Roman" w:cs="Times New Roman"/>
          <w:sz w:val="24"/>
          <w:szCs w:val="24"/>
        </w:rPr>
        <w:t>reduce feeding efficiency and disconnect tadpole feeding from producer abundance</w:t>
      </w:r>
      <w:r w:rsidR="003B5116">
        <w:rPr>
          <w:rFonts w:ascii="Times New Roman" w:hAnsi="Times New Roman" w:cs="Times New Roman"/>
          <w:sz w:val="24"/>
          <w:szCs w:val="24"/>
        </w:rPr>
        <w:t xml:space="preserve">.  </w:t>
      </w:r>
      <w:r w:rsidR="00461C58">
        <w:rPr>
          <w:rFonts w:ascii="Times New Roman" w:hAnsi="Times New Roman" w:cs="Times New Roman"/>
          <w:sz w:val="24"/>
          <w:szCs w:val="24"/>
        </w:rPr>
        <w:t xml:space="preserve">Furthermore </w:t>
      </w:r>
      <w:r w:rsidR="008101F1">
        <w:rPr>
          <w:rFonts w:ascii="Times New Roman" w:hAnsi="Times New Roman" w:cs="Times New Roman"/>
          <w:sz w:val="24"/>
          <w:szCs w:val="24"/>
        </w:rPr>
        <w:t>l</w:t>
      </w:r>
      <w:r w:rsidR="00C92696">
        <w:rPr>
          <w:rFonts w:ascii="Times New Roman" w:hAnsi="Times New Roman" w:cs="Times New Roman"/>
          <w:sz w:val="24"/>
          <w:szCs w:val="24"/>
        </w:rPr>
        <w:t>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xml:space="preserve">.  </w:t>
      </w:r>
      <w:r w:rsidR="008101F1">
        <w:rPr>
          <w:rFonts w:ascii="Times New Roman" w:hAnsi="Times New Roman" w:cs="Times New Roman"/>
          <w:sz w:val="24"/>
          <w:szCs w:val="24"/>
        </w:rPr>
        <w:t>I</w:t>
      </w:r>
      <w:r w:rsidR="008101F1" w:rsidRPr="00CD616C">
        <w:rPr>
          <w:rFonts w:ascii="Times New Roman" w:hAnsi="Times New Roman" w:cs="Times New Roman"/>
          <w:sz w:val="24"/>
          <w:szCs w:val="24"/>
        </w:rPr>
        <w:t>n some streams</w:t>
      </w:r>
      <w:r w:rsidR="008101F1">
        <w:rPr>
          <w:rFonts w:ascii="Times New Roman" w:hAnsi="Times New Roman" w:cs="Times New Roman"/>
          <w:sz w:val="24"/>
          <w:szCs w:val="24"/>
        </w:rPr>
        <w:t xml:space="preserve"> in the Pacific Northwest, the presence of grazing t</w:t>
      </w:r>
      <w:r w:rsidR="008101F1" w:rsidRPr="00CD616C">
        <w:rPr>
          <w:rFonts w:ascii="Times New Roman" w:hAnsi="Times New Roman" w:cs="Times New Roman"/>
          <w:sz w:val="24"/>
          <w:szCs w:val="24"/>
        </w:rPr>
        <w:t xml:space="preserve">ailed frog tadpoles </w:t>
      </w:r>
      <w:r w:rsidR="008101F1">
        <w:rPr>
          <w:rFonts w:ascii="Times New Roman" w:hAnsi="Times New Roman" w:cs="Times New Roman"/>
          <w:sz w:val="24"/>
          <w:szCs w:val="24"/>
        </w:rPr>
        <w:t xml:space="preserve">was the major determinant of </w:t>
      </w:r>
      <w:r w:rsidR="008101F1" w:rsidRPr="00CD616C">
        <w:rPr>
          <w:rFonts w:ascii="Times New Roman" w:hAnsi="Times New Roman" w:cs="Times New Roman"/>
          <w:sz w:val="24"/>
          <w:szCs w:val="24"/>
        </w:rPr>
        <w:t xml:space="preserve">algal abundance, but </w:t>
      </w:r>
      <w:r w:rsidR="008101F1">
        <w:rPr>
          <w:rFonts w:ascii="Times New Roman" w:hAnsi="Times New Roman" w:cs="Times New Roman"/>
          <w:sz w:val="24"/>
          <w:szCs w:val="24"/>
        </w:rPr>
        <w:t xml:space="preserve">the availability of light, a </w:t>
      </w:r>
      <w:r w:rsidR="008101F1" w:rsidRPr="00CD616C">
        <w:rPr>
          <w:rFonts w:ascii="Times New Roman" w:hAnsi="Times New Roman" w:cs="Times New Roman"/>
          <w:sz w:val="24"/>
          <w:szCs w:val="24"/>
        </w:rPr>
        <w:t xml:space="preserve">bottom-up </w:t>
      </w:r>
      <w:r w:rsidR="008101F1">
        <w:rPr>
          <w:rFonts w:ascii="Times New Roman" w:hAnsi="Times New Roman" w:cs="Times New Roman"/>
          <w:sz w:val="24"/>
          <w:szCs w:val="24"/>
        </w:rPr>
        <w:t xml:space="preserve">process, </w:t>
      </w:r>
      <w:r w:rsidR="008101F1" w:rsidRPr="00CD616C">
        <w:rPr>
          <w:rFonts w:ascii="Times New Roman" w:hAnsi="Times New Roman" w:cs="Times New Roman"/>
          <w:sz w:val="24"/>
          <w:szCs w:val="24"/>
        </w:rPr>
        <w:t xml:space="preserve">was more important in </w:t>
      </w:r>
      <w:r w:rsidR="008101F1">
        <w:rPr>
          <w:rFonts w:ascii="Times New Roman" w:hAnsi="Times New Roman" w:cs="Times New Roman"/>
          <w:sz w:val="24"/>
          <w:szCs w:val="24"/>
        </w:rPr>
        <w:t>other</w:t>
      </w:r>
      <w:r w:rsidR="008101F1" w:rsidRPr="00CD616C">
        <w:rPr>
          <w:rFonts w:ascii="Times New Roman" w:hAnsi="Times New Roman" w:cs="Times New Roman"/>
          <w:sz w:val="24"/>
          <w:szCs w:val="24"/>
        </w:rPr>
        <w:t xml:space="preserve"> streams </w:t>
      </w:r>
      <w:r w:rsidR="008101F1">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"formattedCitation" : "(Mallory and Richardson 2005)", "plainTextFormattedCitation" : "(Mallory and Richardson 2005)", "previouslyFormattedCitation" : "(Mallory and Richardson 2005)" }, "properties" : { "noteIndex" : 0 }, "schema" : "https://github.com/citation-style-language/schema/raw/master/csl-citation.json" }</w:instrText>
      </w:r>
      <w:r w:rsidR="008101F1">
        <w:rPr>
          <w:rFonts w:ascii="Times New Roman" w:hAnsi="Times New Roman" w:cs="Times New Roman"/>
          <w:sz w:val="24"/>
          <w:szCs w:val="24"/>
        </w:rPr>
        <w:fldChar w:fldCharType="separate"/>
      </w:r>
      <w:r w:rsidR="008101F1" w:rsidRPr="00CD616C">
        <w:rPr>
          <w:rFonts w:ascii="Times New Roman" w:hAnsi="Times New Roman" w:cs="Times New Roman"/>
          <w:noProof/>
          <w:sz w:val="24"/>
          <w:szCs w:val="24"/>
        </w:rPr>
        <w:t>(Mallory and Richardson 2005)</w:t>
      </w:r>
      <w:r w:rsidR="008101F1">
        <w:rPr>
          <w:rFonts w:ascii="Times New Roman" w:hAnsi="Times New Roman" w:cs="Times New Roman"/>
          <w:sz w:val="24"/>
          <w:szCs w:val="24"/>
        </w:rPr>
        <w:fldChar w:fldCharType="end"/>
      </w:r>
      <w:r w:rsidR="008101F1">
        <w:rPr>
          <w:rFonts w:ascii="Times New Roman" w:hAnsi="Times New Roman" w:cs="Times New Roman"/>
          <w:sz w:val="24"/>
          <w:szCs w:val="24"/>
        </w:rPr>
        <w:t>.</w:t>
      </w:r>
      <w:r w:rsidR="00383DFA">
        <w:rPr>
          <w:rFonts w:ascii="Times New Roman" w:hAnsi="Times New Roman" w:cs="Times New Roman"/>
          <w:sz w:val="24"/>
          <w:szCs w:val="24"/>
        </w:rPr>
        <w:t xml:space="preserve">  </w:t>
      </w:r>
      <w:r w:rsidR="00F00DDB">
        <w:rPr>
          <w:rFonts w:ascii="Times New Roman" w:hAnsi="Times New Roman" w:cs="Times New Roman"/>
          <w:sz w:val="24"/>
          <w:szCs w:val="24"/>
        </w:rPr>
        <w:lastRenderedPageBreak/>
        <w:t xml:space="preserve">These </w:t>
      </w:r>
      <w:r w:rsidR="00461C58">
        <w:rPr>
          <w:rFonts w:ascii="Times New Roman" w:hAnsi="Times New Roman" w:cs="Times New Roman"/>
          <w:sz w:val="24"/>
          <w:szCs w:val="24"/>
        </w:rPr>
        <w:t>findings may clarify reasons behind the limited</w:t>
      </w:r>
      <w:r w:rsidR="00F00DDB">
        <w:rPr>
          <w:rFonts w:ascii="Times New Roman" w:hAnsi="Times New Roman" w:cs="Times New Roman"/>
          <w:sz w:val="24"/>
          <w:szCs w:val="24"/>
        </w:rPr>
        <w:t xml:space="preserve"> ability of tadpoles to exert top-down control of algal abundance in Sierra Nevada lakes.</w:t>
      </w:r>
    </w:p>
    <w:p w:rsidR="00414356" w:rsidRDefault="00944EFC"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"formattedCitation" : "(Roos and Persson 2013)", "manualFormatting" : "(de Roos and Persson 2013)", "plainTextFormattedCitation" :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w:t>
      </w:r>
      <w:r w:rsidR="00383DFA">
        <w:rPr>
          <w:rFonts w:ascii="Times New Roman" w:hAnsi="Times New Roman" w:cs="Times New Roman"/>
          <w:sz w:val="24"/>
          <w:szCs w:val="24"/>
        </w:rPr>
        <w:t>mayflies were largest</w:t>
      </w:r>
      <w:r w:rsidR="00EE0790">
        <w:rPr>
          <w:rFonts w:ascii="Times New Roman" w:hAnsi="Times New Roman" w:cs="Times New Roman"/>
          <w:sz w:val="24"/>
          <w:szCs w:val="24"/>
        </w:rPr>
        <w:t xml:space="preserve"> at lower tadpole densities.  </w:t>
      </w:r>
      <w:r w:rsidR="00383DFA">
        <w:rPr>
          <w:rFonts w:ascii="Times New Roman" w:hAnsi="Times New Roman" w:cs="Times New Roman"/>
          <w:sz w:val="24"/>
          <w:szCs w:val="24"/>
        </w:rPr>
        <w:t xml:space="preserve">This result may be evidence of </w:t>
      </w:r>
      <w:r w:rsidR="00EE0790">
        <w:rPr>
          <w:rFonts w:ascii="Times New Roman" w:hAnsi="Times New Roman" w:cs="Times New Roman"/>
          <w:sz w:val="24"/>
          <w:szCs w:val="24"/>
        </w:rPr>
        <w:t>interspecific competition</w:t>
      </w:r>
      <w:r w:rsidR="00383DFA">
        <w:rPr>
          <w:rFonts w:ascii="Times New Roman" w:hAnsi="Times New Roman" w:cs="Times New Roman"/>
          <w:sz w:val="24"/>
          <w:szCs w:val="24"/>
        </w:rPr>
        <w:t xml:space="preserve"> between tadpoles and mayflies, and it suggests </w:t>
      </w:r>
      <w:r w:rsidR="00EE0790">
        <w:rPr>
          <w:rFonts w:ascii="Times New Roman" w:hAnsi="Times New Roman" w:cs="Times New Roman"/>
          <w:sz w:val="24"/>
          <w:szCs w:val="24"/>
        </w:rPr>
        <w:t xml:space="preserve">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"formattedCitation" : "(Schmitt and Holbrook 1990, Holbrook and Schmitt 1995)", "plainTextFormattedCitation" : "(Schmitt and Holbrook 1990, Holbrook and Schmitt 1995)",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w:t>
      </w:r>
      <w:r w:rsidR="00383DFA">
        <w:rPr>
          <w:rFonts w:ascii="Times New Roman" w:hAnsi="Times New Roman" w:cs="Times New Roman"/>
          <w:sz w:val="24"/>
          <w:szCs w:val="24"/>
        </w:rPr>
        <w:t>aquatic insect grazers</w:t>
      </w:r>
      <w:r w:rsidR="00860C10">
        <w:rPr>
          <w:rFonts w:ascii="Times New Roman" w:hAnsi="Times New Roman" w:cs="Times New Roman"/>
          <w:sz w:val="24"/>
          <w:szCs w:val="24"/>
        </w:rPr>
        <w:t xml:space="preserve"> have </w:t>
      </w:r>
      <w:r w:rsidR="00383DFA">
        <w:rPr>
          <w:rFonts w:ascii="Times New Roman" w:hAnsi="Times New Roman" w:cs="Times New Roman"/>
          <w:sz w:val="24"/>
          <w:szCs w:val="24"/>
        </w:rPr>
        <w:t xml:space="preserve">shown </w:t>
      </w:r>
      <w:r w:rsidR="00860C10">
        <w:rPr>
          <w:rFonts w:ascii="Times New Roman" w:hAnsi="Times New Roman" w:cs="Times New Roman"/>
          <w:sz w:val="24"/>
          <w:szCs w:val="24"/>
        </w:rPr>
        <w:t xml:space="preserve">similar </w:t>
      </w:r>
      <w:r w:rsidR="00383DFA">
        <w:rPr>
          <w:rFonts w:ascii="Times New Roman" w:hAnsi="Times New Roman" w:cs="Times New Roman"/>
          <w:sz w:val="24"/>
          <w:szCs w:val="24"/>
        </w:rPr>
        <w:t>responses to the removal of tadpoles</w:t>
      </w:r>
      <w:r w:rsidR="00860C10">
        <w:rPr>
          <w:rFonts w:ascii="Times New Roman" w:hAnsi="Times New Roman" w:cs="Times New Roman"/>
          <w:sz w:val="24"/>
          <w:szCs w:val="24"/>
        </w:rPr>
        <w:t xml:space="preserve">; </w:t>
      </w:r>
      <w:r w:rsidR="00383DFA">
        <w:rPr>
          <w:rFonts w:ascii="Times New Roman" w:hAnsi="Times New Roman" w:cs="Times New Roman"/>
          <w:sz w:val="24"/>
          <w:szCs w:val="24"/>
        </w:rPr>
        <w:t xml:space="preserve">mayfly and </w:t>
      </w:r>
      <w:proofErr w:type="spellStart"/>
      <w:r w:rsidR="00383DFA">
        <w:rPr>
          <w:rFonts w:ascii="Times New Roman" w:hAnsi="Times New Roman" w:cs="Times New Roman"/>
          <w:sz w:val="24"/>
          <w:szCs w:val="24"/>
        </w:rPr>
        <w:t>chironomid</w:t>
      </w:r>
      <w:proofErr w:type="spellEnd"/>
      <w:r w:rsidR="00383DFA">
        <w:rPr>
          <w:rFonts w:ascii="Times New Roman" w:hAnsi="Times New Roman" w:cs="Times New Roman"/>
          <w:sz w:val="24"/>
          <w:szCs w:val="24"/>
        </w:rPr>
        <w:t xml:space="preserve"> abundances increased 60% and 20% despite the removal of </w:t>
      </w:r>
      <w:r w:rsidR="00860C10" w:rsidRPr="00EE0790">
        <w:rPr>
          <w:rFonts w:ascii="Times New Roman" w:hAnsi="Times New Roman" w:cs="Times New Roman"/>
          <w:sz w:val="24"/>
          <w:szCs w:val="24"/>
        </w:rPr>
        <w:t xml:space="preserve">tailed frog tadpoles </w:t>
      </w:r>
      <w:r w:rsidR="00383DFA">
        <w:rPr>
          <w:rFonts w:ascii="Times New Roman" w:hAnsi="Times New Roman" w:cs="Times New Roman"/>
          <w:sz w:val="24"/>
          <w:szCs w:val="24"/>
        </w:rPr>
        <w:t xml:space="preserve">having </w:t>
      </w:r>
      <w:r w:rsidR="00860C10" w:rsidRPr="00EE0790">
        <w:rPr>
          <w:rFonts w:ascii="Times New Roman" w:hAnsi="Times New Roman" w:cs="Times New Roman"/>
          <w:sz w:val="24"/>
          <w:szCs w:val="24"/>
        </w:rPr>
        <w:t>no impact on algal abundance</w:t>
      </w:r>
      <w:r w:rsidR="00860C10">
        <w:rPr>
          <w:rFonts w:ascii="Times New Roman" w:hAnsi="Times New Roman" w:cs="Times New Roman"/>
          <w:sz w:val="24"/>
          <w:szCs w:val="24"/>
        </w:rPr>
        <w:t xml:space="preserve"> </w:t>
      </w:r>
      <w:r w:rsidR="00860C1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"formattedCitation" : "(Kiffney and Richardson 2001)", "plainTextFormattedCitation" : "(Kiffney and Richardson 2001)",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w:t>
      </w:r>
    </w:p>
    <w:p w:rsidR="002B4EB9" w:rsidRDefault="00383DFA"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t xml:space="preserve">Despite some evidence for competition between tadpoles and mayflies, </w:t>
      </w:r>
      <w:r w:rsidR="00860C10">
        <w:rPr>
          <w:rFonts w:ascii="Times New Roman" w:hAnsi="Times New Roman" w:cs="Times New Roman"/>
          <w:sz w:val="24"/>
          <w:szCs w:val="24"/>
        </w:rPr>
        <w:t xml:space="preserve">we found some evidence that </w:t>
      </w:r>
      <w:r w:rsidR="00844AF3">
        <w:rPr>
          <w:rFonts w:ascii="Times New Roman" w:hAnsi="Times New Roman" w:cs="Times New Roman"/>
          <w:sz w:val="24"/>
          <w:szCs w:val="24"/>
        </w:rPr>
        <w:t xml:space="preserve">mountain yellow-legged frog </w:t>
      </w:r>
      <w:r w:rsidR="00860C10">
        <w:rPr>
          <w:rFonts w:ascii="Times New Roman" w:hAnsi="Times New Roman" w:cs="Times New Roman"/>
          <w:sz w:val="24"/>
          <w:szCs w:val="24"/>
        </w:rPr>
        <w:t>ta</w:t>
      </w:r>
      <w:r w:rsidR="00844AF3">
        <w:rPr>
          <w:rFonts w:ascii="Times New Roman" w:hAnsi="Times New Roman" w:cs="Times New Roman"/>
          <w:sz w:val="24"/>
          <w:szCs w:val="24"/>
        </w:rPr>
        <w:t xml:space="preserve">dpoles may facilitate mayflies, as mayflies in our mesocosm experiments only reduced algal abundance in the presence of tadpoles.  </w:t>
      </w:r>
      <w:r w:rsidR="002B4EB9">
        <w:rPr>
          <w:rFonts w:ascii="Times New Roman" w:hAnsi="Times New Roman" w:cs="Times New Roman"/>
          <w:sz w:val="24"/>
          <w:szCs w:val="24"/>
        </w:rPr>
        <w:t xml:space="preserve">Tadpoles can benefit their neighbors by </w:t>
      </w:r>
      <w:proofErr w:type="spellStart"/>
      <w:r w:rsidR="002B4EB9">
        <w:rPr>
          <w:rFonts w:ascii="Times New Roman" w:hAnsi="Times New Roman" w:cs="Times New Roman"/>
          <w:sz w:val="24"/>
          <w:szCs w:val="24"/>
        </w:rPr>
        <w:t>bioturbating</w:t>
      </w:r>
      <w:proofErr w:type="spellEnd"/>
      <w:r w:rsidR="002B4EB9">
        <w:rPr>
          <w:rFonts w:ascii="Times New Roman" w:hAnsi="Times New Roman" w:cs="Times New Roman"/>
          <w:sz w:val="24"/>
          <w:szCs w:val="24"/>
        </w:rPr>
        <w:t xml:space="preserve"> silt that covers algae, leading to higher abundances of mayfly nymphs in the presence of tadpoles</w:t>
      </w:r>
      <w:r w:rsidR="00844AF3">
        <w:rPr>
          <w:rFonts w:ascii="Times New Roman" w:hAnsi="Times New Roman" w:cs="Times New Roman"/>
          <w:sz w:val="24"/>
          <w:szCs w:val="24"/>
        </w:rPr>
        <w:t xml:space="preserve">.  This has been documented in tropical streams where tadpole </w:t>
      </w:r>
      <w:proofErr w:type="spellStart"/>
      <w:r w:rsidR="00844AF3">
        <w:rPr>
          <w:rFonts w:ascii="Times New Roman" w:hAnsi="Times New Roman" w:cs="Times New Roman"/>
          <w:sz w:val="24"/>
          <w:szCs w:val="24"/>
        </w:rPr>
        <w:t>bioturbation</w:t>
      </w:r>
      <w:proofErr w:type="spellEnd"/>
      <w:r w:rsidR="00844AF3">
        <w:rPr>
          <w:rFonts w:ascii="Times New Roman" w:hAnsi="Times New Roman" w:cs="Times New Roman"/>
          <w:sz w:val="24"/>
          <w:szCs w:val="24"/>
        </w:rPr>
        <w:t xml:space="preserve"> exposes algal resource which mayflies can use, and mayflies decreased when tadpoles were excluded from patches of the stream bottom </w:t>
      </w:r>
      <w:r w:rsidR="002B4EB9">
        <w:rPr>
          <w:rFonts w:ascii="Times New Roman" w:hAnsi="Times New Roman" w:cs="Times New Roman"/>
          <w:sz w:val="24"/>
          <w:szCs w:val="24"/>
        </w:rPr>
        <w:t>(</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r w:rsidR="002B4EB9">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"formattedCitation" : "(Seale 1980, Vanni et al. 2002)", "plainTextFormattedCitation" : "(Seale 1980, Vanni et al. 2002)",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which could </w:t>
      </w:r>
      <w:r w:rsidR="00844AF3">
        <w:rPr>
          <w:rFonts w:ascii="Times New Roman" w:hAnsi="Times New Roman" w:cs="Times New Roman"/>
          <w:sz w:val="24"/>
          <w:szCs w:val="24"/>
        </w:rPr>
        <w:t xml:space="preserve">then </w:t>
      </w:r>
      <w:r w:rsidR="002B4EB9">
        <w:rPr>
          <w:rFonts w:ascii="Times New Roman" w:hAnsi="Times New Roman" w:cs="Times New Roman"/>
          <w:sz w:val="24"/>
          <w:szCs w:val="24"/>
        </w:rPr>
        <w:t>subsidize growth by insect grazers</w:t>
      </w:r>
      <w:r w:rsidR="00844AF3">
        <w:rPr>
          <w:rFonts w:ascii="Times New Roman" w:hAnsi="Times New Roman" w:cs="Times New Roman"/>
          <w:sz w:val="24"/>
          <w:szCs w:val="24"/>
        </w:rPr>
        <w:t xml:space="preserve"> or by tadpoles themselves</w:t>
      </w:r>
      <w:r w:rsidR="002B4EB9">
        <w:rPr>
          <w:rFonts w:ascii="Times New Roman" w:hAnsi="Times New Roman" w:cs="Times New Roman"/>
          <w:sz w:val="24"/>
          <w:szCs w:val="24"/>
        </w:rPr>
        <w:t>.</w:t>
      </w:r>
    </w:p>
    <w:p w:rsidR="00A37D19" w:rsidRDefault="00844AF3" w:rsidP="008D3EF6">
      <w:pPr>
        <w:spacing w:line="480" w:lineRule="auto"/>
        <w:ind w:right="360" w:firstLine="720"/>
        <w:rPr>
          <w:rFonts w:ascii="Times New Roman" w:hAnsi="Times New Roman" w:cs="Times New Roman"/>
          <w:sz w:val="24"/>
          <w:szCs w:val="24"/>
        </w:rPr>
      </w:pPr>
      <w:r>
        <w:rPr>
          <w:rFonts w:ascii="Times New Roman" w:hAnsi="Times New Roman" w:cs="Times New Roman"/>
          <w:sz w:val="24"/>
          <w:szCs w:val="24"/>
        </w:rPr>
        <w:lastRenderedPageBreak/>
        <w:t>Mountain yellow-legged frog tadpoles</w:t>
      </w:r>
      <w:r w:rsidR="00E318EE">
        <w:rPr>
          <w:rFonts w:ascii="Times New Roman" w:hAnsi="Times New Roman" w:cs="Times New Roman"/>
          <w:sz w:val="24"/>
          <w:szCs w:val="24"/>
        </w:rPr>
        <w:t xml:space="preserve">, as grazers and as competitors, appear to have weak </w:t>
      </w:r>
      <w:r>
        <w:rPr>
          <w:rFonts w:ascii="Times New Roman" w:hAnsi="Times New Roman" w:cs="Times New Roman"/>
          <w:sz w:val="24"/>
          <w:szCs w:val="24"/>
        </w:rPr>
        <w:t xml:space="preserve">overall </w:t>
      </w:r>
      <w:r w:rsidR="00E318EE">
        <w:rPr>
          <w:rFonts w:ascii="Times New Roman" w:hAnsi="Times New Roman" w:cs="Times New Roman"/>
          <w:sz w:val="24"/>
          <w:szCs w:val="24"/>
        </w:rPr>
        <w:t xml:space="preserve">effects on their communities.  This suggests that their ongoing extinctions </w:t>
      </w:r>
      <w:r>
        <w:rPr>
          <w:rFonts w:ascii="Times New Roman" w:hAnsi="Times New Roman" w:cs="Times New Roman"/>
          <w:sz w:val="24"/>
          <w:szCs w:val="24"/>
        </w:rPr>
        <w:t>may</w:t>
      </w:r>
      <w:r w:rsidR="00E318EE">
        <w:rPr>
          <w:rFonts w:ascii="Times New Roman" w:hAnsi="Times New Roman" w:cs="Times New Roman"/>
          <w:sz w:val="24"/>
          <w:szCs w:val="24"/>
        </w:rPr>
        <w:t xml:space="preserve"> have little impact on Sierra Nevada lake communities.  Not all species have strong </w:t>
      </w:r>
      <w:r w:rsidR="00E958C0">
        <w:rPr>
          <w:rFonts w:ascii="Times New Roman" w:hAnsi="Times New Roman" w:cs="Times New Roman"/>
          <w:sz w:val="24"/>
          <w:szCs w:val="24"/>
        </w:rPr>
        <w:t xml:space="preserve">interspecific </w:t>
      </w:r>
      <w:r w:rsidR="00E318EE">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"formattedCitation" : "(McCann et al. 1998)", "plainTextFormattedCitation" : "(McCann et al. 1998)",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sidR="00E318EE">
        <w:rPr>
          <w:rFonts w:ascii="Times New Roman" w:hAnsi="Times New Roman" w:cs="Times New Roman"/>
          <w:sz w:val="24"/>
          <w:szCs w:val="24"/>
        </w:rPr>
        <w:t xml:space="preserve">, so extinctions need not always be expected to dramatically reshape whole communities.  </w:t>
      </w:r>
      <w:commentRangeStart w:id="124"/>
      <w:r w:rsidR="00A43C7E">
        <w:rPr>
          <w:rFonts w:ascii="Times New Roman" w:hAnsi="Times New Roman" w:cs="Times New Roman"/>
          <w:sz w:val="24"/>
          <w:szCs w:val="24"/>
        </w:rPr>
        <w:t>On the other hand, some suggest that with regards to extinctions, the loss of top-down or negative interactions will alter communities less than the loss of bottom-up or other positive interactions (</w:t>
      </w:r>
      <w:r w:rsidR="00E318EE">
        <w:rPr>
          <w:rFonts w:ascii="Times New Roman" w:hAnsi="Times New Roman" w:cs="Times New Roman"/>
          <w:sz w:val="24"/>
          <w:szCs w:val="24"/>
        </w:rPr>
        <w:t>)</w:t>
      </w:r>
      <w:commentRangeEnd w:id="124"/>
      <w:r w:rsidR="00B94913">
        <w:rPr>
          <w:rStyle w:val="CommentReference"/>
        </w:rPr>
        <w:commentReference w:id="124"/>
      </w:r>
      <w:r w:rsidR="00E318EE">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sidR="00E318EE">
        <w:rPr>
          <w:rFonts w:ascii="Times New Roman" w:hAnsi="Times New Roman" w:cs="Times New Roman"/>
          <w:sz w:val="24"/>
          <w:szCs w:val="24"/>
        </w:rPr>
        <w:t xml:space="preserve"> (Smith</w:t>
      </w:r>
      <w:r>
        <w:rPr>
          <w:rFonts w:ascii="Times New Roman" w:hAnsi="Times New Roman" w:cs="Times New Roman"/>
          <w:sz w:val="24"/>
          <w:szCs w:val="24"/>
        </w:rPr>
        <w:t>,</w:t>
      </w:r>
      <w:r w:rsidR="00E318EE">
        <w:rPr>
          <w:rFonts w:ascii="Times New Roman" w:hAnsi="Times New Roman" w:cs="Times New Roman"/>
          <w:sz w:val="24"/>
          <w:szCs w:val="24"/>
        </w:rPr>
        <w:t xml:space="preserve"> unpubl</w:t>
      </w:r>
      <w:r>
        <w:rPr>
          <w:rFonts w:ascii="Times New Roman" w:hAnsi="Times New Roman" w:cs="Times New Roman"/>
          <w:sz w:val="24"/>
          <w:szCs w:val="24"/>
        </w:rPr>
        <w:t>ished data</w:t>
      </w:r>
      <w:r w:rsidR="00E318EE">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"formattedCitation" : "(Sickman et al. 2003)", "plainTextFormattedCitation" : "(Sickman et al. 2003)",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sidR="00E318EE">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sidR="00E318EE">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Pr>
          <w:rFonts w:ascii="Times New Roman" w:hAnsi="Times New Roman" w:cs="Times New Roman"/>
          <w:sz w:val="24"/>
          <w:szCs w:val="24"/>
        </w:rPr>
        <w:t>Mountain yellow-legged frog t</w:t>
      </w:r>
      <w:r w:rsidR="00A37D19">
        <w:rPr>
          <w:rFonts w:ascii="Times New Roman" w:hAnsi="Times New Roman" w:cs="Times New Roman"/>
          <w:sz w:val="24"/>
          <w:szCs w:val="24"/>
        </w:rPr>
        <w:t xml:space="preserve">adpoles </w:t>
      </w:r>
      <w:r>
        <w:rPr>
          <w:rFonts w:ascii="Times New Roman" w:hAnsi="Times New Roman" w:cs="Times New Roman"/>
          <w:sz w:val="24"/>
          <w:szCs w:val="24"/>
        </w:rPr>
        <w:t>are</w:t>
      </w:r>
      <w:r w:rsidR="00A37D19">
        <w:rPr>
          <w:rFonts w:ascii="Times New Roman" w:hAnsi="Times New Roman" w:cs="Times New Roman"/>
          <w:sz w:val="24"/>
          <w:szCs w:val="24"/>
        </w:rPr>
        <w:t xml:space="preserve"> prey</w:t>
      </w:r>
      <w:r>
        <w:rPr>
          <w:rFonts w:ascii="Times New Roman" w:hAnsi="Times New Roman" w:cs="Times New Roman"/>
          <w:sz w:val="24"/>
          <w:szCs w:val="24"/>
        </w:rPr>
        <w:t xml:space="preserve"> that</w:t>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feed adult frogs and </w:t>
      </w:r>
      <w:r w:rsidR="00A37D19">
        <w:rPr>
          <w:rFonts w:ascii="Times New Roman" w:hAnsi="Times New Roman" w:cs="Times New Roman"/>
          <w:sz w:val="24"/>
          <w:szCs w:val="24"/>
        </w:rPr>
        <w:t>draw predators like Clark’s nutcrackers to lake shores to feed</w:t>
      </w:r>
      <w:r>
        <w:rPr>
          <w:rFonts w:ascii="Times New Roman" w:hAnsi="Times New Roman" w:cs="Times New Roman"/>
          <w:sz w:val="24"/>
          <w:szCs w:val="24"/>
        </w:rPr>
        <w:t xml:space="preserve"> (personal observation)</w:t>
      </w:r>
      <w:r w:rsidR="00A37D19">
        <w:rPr>
          <w:rFonts w:ascii="Times New Roman" w:hAnsi="Times New Roman" w:cs="Times New Roman"/>
          <w:sz w:val="24"/>
          <w:szCs w:val="24"/>
        </w:rPr>
        <w:t xml:space="preserve">; Clark’s nutcrackers are essential to the germination of white bark pine </w:t>
      </w:r>
      <w:r w:rsidR="008B4A64">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"formattedCitation" : "(Pilliod 2002)", "plainTextFormattedCitation" : "(Pilliod 2002)",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r>
        <w:rPr>
          <w:rFonts w:ascii="Times New Roman" w:hAnsi="Times New Roman" w:cs="Times New Roman"/>
          <w:sz w:val="24"/>
          <w:szCs w:val="24"/>
        </w:rPr>
        <w:t xml:space="preserve">a </w:t>
      </w:r>
      <w:r w:rsidR="00A43C7E">
        <w:rPr>
          <w:rFonts w:ascii="Times New Roman" w:hAnsi="Times New Roman" w:cs="Times New Roman"/>
          <w:sz w:val="24"/>
          <w:szCs w:val="24"/>
        </w:rPr>
        <w:t>common</w:t>
      </w:r>
      <w:r>
        <w:rPr>
          <w:rFonts w:ascii="Times New Roman" w:hAnsi="Times New Roman" w:cs="Times New Roman"/>
          <w:sz w:val="24"/>
          <w:szCs w:val="24"/>
        </w:rPr>
        <w:t xml:space="preserve"> high elevation tree</w:t>
      </w:r>
      <w:r w:rsidR="00A37D19">
        <w:rPr>
          <w:rFonts w:ascii="Times New Roman" w:hAnsi="Times New Roman" w:cs="Times New Roman"/>
          <w:sz w:val="24"/>
          <w:szCs w:val="24"/>
        </w:rPr>
        <w:t xml:space="preserve"> in the southern Sierra Nevada</w:t>
      </w:r>
      <w:r w:rsidR="00A43C7E">
        <w:rPr>
          <w:rFonts w:ascii="Times New Roman" w:hAnsi="Times New Roman" w:cs="Times New Roman"/>
          <w:sz w:val="24"/>
          <w:szCs w:val="24"/>
        </w:rPr>
        <w:t xml:space="preserve"> </w:t>
      </w:r>
      <w:r w:rsidR="00A43C7E">
        <w:rPr>
          <w:rFonts w:ascii="Times New Roman" w:hAnsi="Times New Roman" w:cs="Times New Roman"/>
          <w:sz w:val="24"/>
          <w:szCs w:val="24"/>
        </w:rPr>
        <w:fldChar w:fldCharType="begin" w:fldLock="1"/>
      </w:r>
      <w:r w:rsidR="00E416C4">
        <w:rPr>
          <w:rFonts w:ascii="Times New Roman" w:hAnsi="Times New Roman" w:cs="Times New Roman"/>
          <w:sz w:val="24"/>
          <w:szCs w:val="24"/>
        </w:rPr>
        <w:instrText>ADDIN CSL_CITATION { "citationItems" : [ { "id" : "ITEM-1", "itemData" : { "author" : [ { "dropping-particle" : "", "family" : "Arno", "given" : "S.F.", "non-dropping-particle" : "", "parse-names" : false, "suffix" : "" }, { "dropping-particle" : "", "family" : "Hoff", "given" : "R.J.", "non-dropping-particle" : "", "parse-names" : false, "suffix" : "" } ], "container-title" : "United States Department of Agriculture, Forest Service", "id" : "ITEM-1", "issued" : { "date-parts" : [ [ "1989" ] ] }, "title" : "Silvics of whitebark pine (Pinus albicaulis)", "type" : "article-journal", "volume" : "General Te" }, "uris" : [ "http://www.mendeley.com/documents/?uuid=60309dcc-102f-4159-bd5e-d15fe5a992c1" ] } ], "mendeley" : { "formattedCitation" : "(Arno and Hoff 1989)", "plainTextFormattedCitation" : "(Arno and Hoff 1989)", "previouslyFormattedCitation" : "(Arno and Hoff 1989)" }, "properties" : { "noteIndex" : 0 }, "schema" : "https://github.com/citation-style-language/schema/raw/master/csl-citation.json" }</w:instrText>
      </w:r>
      <w:r w:rsidR="00A43C7E">
        <w:rPr>
          <w:rFonts w:ascii="Times New Roman" w:hAnsi="Times New Roman" w:cs="Times New Roman"/>
          <w:sz w:val="24"/>
          <w:szCs w:val="24"/>
        </w:rPr>
        <w:fldChar w:fldCharType="separate"/>
      </w:r>
      <w:r w:rsidR="00A43C7E" w:rsidRPr="00A43C7E">
        <w:rPr>
          <w:rFonts w:ascii="Times New Roman" w:hAnsi="Times New Roman" w:cs="Times New Roman"/>
          <w:noProof/>
          <w:sz w:val="24"/>
          <w:szCs w:val="24"/>
        </w:rPr>
        <w:t>(Arno and Hoff 1989)</w:t>
      </w:r>
      <w:r w:rsidR="00A43C7E">
        <w:rPr>
          <w:rFonts w:ascii="Times New Roman" w:hAnsi="Times New Roman" w:cs="Times New Roman"/>
          <w:sz w:val="24"/>
          <w:szCs w:val="24"/>
        </w:rPr>
        <w:fldChar w:fldCharType="end"/>
      </w:r>
      <w:r w:rsidR="00A37D19">
        <w:rPr>
          <w:rFonts w:ascii="Times New Roman" w:hAnsi="Times New Roman" w:cs="Times New Roman"/>
          <w:sz w:val="24"/>
          <w:szCs w:val="24"/>
        </w:rPr>
        <w:t xml:space="preserve">.  </w:t>
      </w:r>
    </w:p>
    <w:p w:rsidR="00E82E81" w:rsidRDefault="00A37D19" w:rsidP="008D3EF6">
      <w:pPr>
        <w:spacing w:line="480" w:lineRule="auto"/>
        <w:ind w:right="360" w:firstLine="720"/>
        <w:rPr>
          <w:rFonts w:ascii="Times New Roman" w:hAnsi="Times New Roman" w:cs="Times New Roman"/>
          <w:noProof/>
          <w:sz w:val="24"/>
          <w:szCs w:val="24"/>
        </w:rPr>
      </w:pPr>
      <w:r>
        <w:rPr>
          <w:rFonts w:ascii="Times New Roman" w:hAnsi="Times New Roman" w:cs="Times New Roman"/>
          <w:sz w:val="24"/>
          <w:szCs w:val="24"/>
        </w:rPr>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grazers is part of the process of describing the community level consequences of mountain yellow legged frog extinctions.  </w:t>
      </w:r>
      <w:r w:rsidR="00A43C7E">
        <w:rPr>
          <w:rFonts w:ascii="Times New Roman" w:hAnsi="Times New Roman" w:cs="Times New Roman"/>
          <w:sz w:val="24"/>
          <w:szCs w:val="24"/>
        </w:rPr>
        <w:t>Despite any lack of cascading ecological responses to their extinctions</w:t>
      </w:r>
      <w:r>
        <w:rPr>
          <w:rFonts w:ascii="Times New Roman" w:hAnsi="Times New Roman" w:cs="Times New Roman"/>
          <w:sz w:val="24"/>
          <w:szCs w:val="24"/>
        </w:rPr>
        <w:t xml:space="preserve">, the </w:t>
      </w:r>
      <w:r w:rsidR="00A43C7E">
        <w:rPr>
          <w:rFonts w:ascii="Times New Roman" w:hAnsi="Times New Roman" w:cs="Times New Roman"/>
          <w:sz w:val="24"/>
          <w:szCs w:val="24"/>
        </w:rPr>
        <w:t xml:space="preserve">loss </w:t>
      </w:r>
      <w:r>
        <w:rPr>
          <w:rFonts w:ascii="Times New Roman" w:hAnsi="Times New Roman" w:cs="Times New Roman"/>
          <w:sz w:val="24"/>
          <w:szCs w:val="24"/>
        </w:rPr>
        <w:t xml:space="preserve">of mountain yellow legged frogs is intrinsically a dramatic change to Sierra Nevada lake communities.  The absence of strong top-down </w:t>
      </w:r>
      <w:r w:rsidR="00A43C7E">
        <w:rPr>
          <w:rFonts w:ascii="Times New Roman" w:hAnsi="Times New Roman" w:cs="Times New Roman"/>
          <w:sz w:val="24"/>
          <w:szCs w:val="24"/>
        </w:rPr>
        <w:t xml:space="preserve">or competitive </w:t>
      </w:r>
      <w:r>
        <w:rPr>
          <w:rFonts w:ascii="Times New Roman" w:hAnsi="Times New Roman" w:cs="Times New Roman"/>
          <w:sz w:val="24"/>
          <w:szCs w:val="24"/>
        </w:rPr>
        <w:t xml:space="preserve">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FC3248" w:rsidRDefault="00FC3248" w:rsidP="00FC3248">
      <w:pPr>
        <w:spacing w:line="480" w:lineRule="auto"/>
        <w:ind w:right="360" w:firstLine="720"/>
        <w:jc w:val="center"/>
        <w:rPr>
          <w:rFonts w:ascii="Times New Roman" w:hAnsi="Times New Roman" w:cs="Times New Roman"/>
          <w:smallCaps/>
          <w:noProof/>
          <w:sz w:val="24"/>
          <w:szCs w:val="24"/>
        </w:rPr>
      </w:pPr>
      <w:r w:rsidRPr="00FC3248">
        <w:rPr>
          <w:rFonts w:ascii="Times New Roman" w:hAnsi="Times New Roman" w:cs="Times New Roman"/>
          <w:smallCaps/>
          <w:noProof/>
          <w:sz w:val="24"/>
          <w:szCs w:val="24"/>
        </w:rPr>
        <w:lastRenderedPageBreak/>
        <w:t>Literature Cited</w:t>
      </w:r>
    </w:p>
    <w:p w:rsidR="00B37E20" w:rsidRPr="00B37E20" w:rsidRDefault="00FC3248">
      <w:pPr>
        <w:pStyle w:val="NormalWeb"/>
        <w:ind w:left="480" w:hanging="480"/>
        <w:divId w:val="1786070491"/>
        <w:rPr>
          <w:noProof/>
        </w:rPr>
      </w:pPr>
      <w:r>
        <w:rPr>
          <w:smallCaps/>
          <w:noProof/>
        </w:rPr>
        <w:fldChar w:fldCharType="begin" w:fldLock="1"/>
      </w:r>
      <w:r>
        <w:rPr>
          <w:smallCaps/>
          <w:noProof/>
        </w:rPr>
        <w:instrText xml:space="preserve">ADDIN Mendeley Bibliography CSL_BIBLIOGRAPHY </w:instrText>
      </w:r>
      <w:r>
        <w:rPr>
          <w:smallCaps/>
          <w:noProof/>
        </w:rPr>
        <w:fldChar w:fldCharType="separate"/>
      </w:r>
      <w:r w:rsidR="00B37E20" w:rsidRPr="00B37E20">
        <w:rPr>
          <w:noProof/>
        </w:rPr>
        <w:t>Alford, R. A. 1999. Ecology: resource use, competition, and predation. Tadpoles: The Biology of Anuran Larvae:240–278.</w:t>
      </w:r>
    </w:p>
    <w:p w:rsidR="00B37E20" w:rsidRPr="00B37E20" w:rsidRDefault="00B37E20">
      <w:pPr>
        <w:pStyle w:val="NormalWeb"/>
        <w:ind w:left="480" w:hanging="480"/>
        <w:divId w:val="1786070491"/>
        <w:rPr>
          <w:noProof/>
        </w:rPr>
      </w:pPr>
      <w:r w:rsidRPr="00B37E20">
        <w:rPr>
          <w:noProof/>
        </w:rPr>
        <w:t>Arno, S. F., and R. J. Hoff. 1989. Silvics of whitebark pine (Pinus albicaulis). United States Department of Agriculture, Forest Service General Te.</w:t>
      </w:r>
    </w:p>
    <w:p w:rsidR="00B37E20" w:rsidRPr="00B37E20" w:rsidRDefault="00B37E20">
      <w:pPr>
        <w:pStyle w:val="NormalWeb"/>
        <w:ind w:left="480" w:hanging="480"/>
        <w:divId w:val="1786070491"/>
        <w:rPr>
          <w:noProof/>
        </w:rPr>
      </w:pPr>
      <w:r w:rsidRPr="00B37E20">
        <w:rPr>
          <w:noProof/>
        </w:rPr>
        <w:t>Borer, E. T., E. W. Seabloom, J. B. Shurin, K. E. Anderson, C. A. Blanchette, B. Broitman, S. D. Cooper, and B. S. Halpern. 2005. What determines the strength of a trophic cascade? Ecology 86:528–537.</w:t>
      </w:r>
    </w:p>
    <w:p w:rsidR="00B37E20" w:rsidRPr="00B37E20" w:rsidRDefault="00B37E20">
      <w:pPr>
        <w:pStyle w:val="NormalWeb"/>
        <w:ind w:left="480" w:hanging="480"/>
        <w:divId w:val="1786070491"/>
        <w:rPr>
          <w:noProof/>
        </w:rPr>
      </w:pPr>
      <w:r w:rsidRPr="00B37E20">
        <w:rPr>
          <w:noProof/>
        </w:rPr>
        <w:t>Bradford, D. F., S. D. Cooper, T. M. Jenkins Jr, K. Kratz, O. Sarnelle, and A. D. Brown. 1998. Influences of natural acidity and introduced fish on faunal assemblages in California alpine lakes. Canadian Journal of Fisheries and Aquatic Sciences 55:2478–2491.</w:t>
      </w:r>
    </w:p>
    <w:p w:rsidR="00B37E20" w:rsidRPr="00B37E20" w:rsidRDefault="00B37E20">
      <w:pPr>
        <w:pStyle w:val="NormalWeb"/>
        <w:ind w:left="480" w:hanging="480"/>
        <w:divId w:val="1786070491"/>
        <w:rPr>
          <w:noProof/>
        </w:rPr>
      </w:pPr>
      <w:r w:rsidRPr="00B37E20">
        <w:rPr>
          <w:noProof/>
        </w:rPr>
        <w:t>Briggs, C. J., R. A. Knapp, and V. T. Vredenburg. 2010. Enzootic and epizootic dynamics of the chytrid fungal pathogen of amphibians. Proceedings of the National Academy of Sciences 107:9695 –9700.</w:t>
      </w:r>
    </w:p>
    <w:p w:rsidR="00B37E20" w:rsidRPr="00B37E20" w:rsidRDefault="00B37E20">
      <w:pPr>
        <w:pStyle w:val="NormalWeb"/>
        <w:ind w:left="480" w:hanging="480"/>
        <w:divId w:val="1786070491"/>
        <w:rPr>
          <w:noProof/>
        </w:rPr>
      </w:pPr>
      <w:r w:rsidRPr="00B37E20">
        <w:rPr>
          <w:noProof/>
        </w:rPr>
        <w:t>Briggs, C. J., V. T. Vredenburg, R. A. Knapp, and L. J. Rachowicz. 2005. Investigating the population-level effects of chytridiomycosis: An emerging infectious disease of amphibians. Ecology 86:3149–3159.</w:t>
      </w:r>
    </w:p>
    <w:p w:rsidR="00B37E20" w:rsidRPr="00B37E20" w:rsidRDefault="00B37E20">
      <w:pPr>
        <w:pStyle w:val="NormalWeb"/>
        <w:ind w:left="480" w:hanging="480"/>
        <w:divId w:val="1786070491"/>
        <w:rPr>
          <w:noProof/>
        </w:rPr>
      </w:pPr>
      <w:r w:rsidRPr="00B37E20">
        <w:rPr>
          <w:noProof/>
        </w:rPr>
        <w:t>Brönmark, C., S. D. Rundle, and A. Erlandsson. 1991. Interactions between freshwater snails and tadpoles: competition and facilitation. Oecologia 87:8–18.</w:t>
      </w:r>
    </w:p>
    <w:p w:rsidR="00B37E20" w:rsidRPr="00B37E20" w:rsidRDefault="00B37E20">
      <w:pPr>
        <w:pStyle w:val="NormalWeb"/>
        <w:ind w:left="480" w:hanging="480"/>
        <w:divId w:val="1786070491"/>
        <w:rPr>
          <w:noProof/>
        </w:rPr>
      </w:pPr>
      <w:r w:rsidRPr="00B37E20">
        <w:rPr>
          <w:noProof/>
        </w:rPr>
        <w:t>Carpenter, S. R., J. F. Kitchell, and J. R. Hodgson. 1985. Cascading trophic interactions and lake productivity. Bioscience 35:634–639.</w:t>
      </w:r>
    </w:p>
    <w:p w:rsidR="00B37E20" w:rsidRPr="00B37E20" w:rsidRDefault="00B37E20">
      <w:pPr>
        <w:pStyle w:val="NormalWeb"/>
        <w:ind w:left="480" w:hanging="480"/>
        <w:divId w:val="1786070491"/>
        <w:rPr>
          <w:noProof/>
        </w:rPr>
      </w:pPr>
      <w:r w:rsidRPr="00B37E20">
        <w:rPr>
          <w:noProof/>
        </w:rPr>
        <w:t>Chalcraft, D. R., and W. J. Resetarits. 2003. Predator identity and ecological impacts: functional redundancy or fuctional diversity? Ecology 84:2407–2418.</w:t>
      </w:r>
    </w:p>
    <w:p w:rsidR="00B37E20" w:rsidRPr="00B37E20" w:rsidRDefault="00B37E20">
      <w:pPr>
        <w:pStyle w:val="NormalWeb"/>
        <w:ind w:left="480" w:hanging="480"/>
        <w:divId w:val="1786070491"/>
        <w:rPr>
          <w:noProof/>
        </w:rPr>
      </w:pPr>
      <w:r w:rsidRPr="00B37E20">
        <w:rPr>
          <w:noProof/>
        </w:rPr>
        <w:t>Chesson, P. 2000. Mechanisms of maintenance of species diversity. Annual Review of Ecology and Systematics:343–366.</w:t>
      </w:r>
    </w:p>
    <w:p w:rsidR="00B37E20" w:rsidRPr="00B37E20" w:rsidRDefault="00B37E20">
      <w:pPr>
        <w:pStyle w:val="NormalWeb"/>
        <w:ind w:left="480" w:hanging="480"/>
        <w:divId w:val="1786070491"/>
        <w:rPr>
          <w:noProof/>
        </w:rPr>
      </w:pPr>
      <w:r w:rsidRPr="00B37E20">
        <w:rPr>
          <w:noProof/>
        </w:rPr>
        <w:t>Connelly, S., C. M. Pringle, T. Barnum, M. Hunte-Brown, S. Kilham, M. R. Whiles, K. R. Lips, C. Colón-Gaud, and R. Brenes. 2014. Initial versus longer-term effects of tadpole declines on algae in a Neotropical stream. Freshwater Biology 59:1113–1122.</w:t>
      </w:r>
    </w:p>
    <w:p w:rsidR="00B37E20" w:rsidRPr="00B37E20" w:rsidRDefault="00B37E20">
      <w:pPr>
        <w:pStyle w:val="NormalWeb"/>
        <w:ind w:left="480" w:hanging="480"/>
        <w:divId w:val="1786070491"/>
        <w:rPr>
          <w:noProof/>
        </w:rPr>
      </w:pPr>
      <w:r w:rsidRPr="00B37E20">
        <w:rPr>
          <w:noProof/>
        </w:rPr>
        <w:t>Connelly, S., C. M. Pringle, R. J. Bixby, R. Brenes, M. R. Whiles, K. R. Lips, S. Kilham, and A. D. Huryn. 2008. Changes in Stream Primary Producer Communities Resulting from Large-Scale Catastrophic Amphibian Declines: Can Small-Scale Experiments Predict Effects of Tadpole Loss? Ecosystems 11:1262–1276.</w:t>
      </w:r>
    </w:p>
    <w:p w:rsidR="00B37E20" w:rsidRPr="00B37E20" w:rsidRDefault="00B37E20">
      <w:pPr>
        <w:pStyle w:val="NormalWeb"/>
        <w:ind w:left="480" w:hanging="480"/>
        <w:divId w:val="1786070491"/>
        <w:rPr>
          <w:noProof/>
        </w:rPr>
      </w:pPr>
      <w:r w:rsidRPr="00B37E20">
        <w:rPr>
          <w:noProof/>
        </w:rPr>
        <w:lastRenderedPageBreak/>
        <w:t>Dudley, T. L. 1992. Beneficial effects of herbivores on stream macroalgae via epiphyte removal. Oikos 65:121–127.</w:t>
      </w:r>
    </w:p>
    <w:p w:rsidR="00B37E20" w:rsidRPr="00B37E20" w:rsidRDefault="00B37E20">
      <w:pPr>
        <w:pStyle w:val="NormalWeb"/>
        <w:ind w:left="480" w:hanging="480"/>
        <w:divId w:val="1786070491"/>
        <w:rPr>
          <w:noProof/>
        </w:rPr>
      </w:pPr>
      <w:r w:rsidRPr="00B37E20">
        <w:rPr>
          <w:noProof/>
        </w:rPr>
        <w:t>Duellman, W. E., and L. Trueb. 1994. Biology of amphibians. Johns Hopkins Univ Pr.</w:t>
      </w:r>
    </w:p>
    <w:p w:rsidR="00B37E20" w:rsidRPr="00B37E20" w:rsidRDefault="00B37E20">
      <w:pPr>
        <w:pStyle w:val="NormalWeb"/>
        <w:ind w:left="480" w:hanging="480"/>
        <w:divId w:val="1786070491"/>
        <w:rPr>
          <w:noProof/>
        </w:rPr>
      </w:pPr>
      <w:r w:rsidRPr="00B37E20">
        <w:rPr>
          <w:noProof/>
        </w:rPr>
        <w:t>Epanchin, P., R. Knapp, and S. Lawler. 2009. Nonnative trout impact an alpine-nesting bird by altering aquatic insect subsidies. Ecology.</w:t>
      </w:r>
    </w:p>
    <w:p w:rsidR="00B37E20" w:rsidRPr="00B37E20" w:rsidRDefault="00B37E20">
      <w:pPr>
        <w:pStyle w:val="NormalWeb"/>
        <w:ind w:left="480" w:hanging="480"/>
        <w:divId w:val="1786070491"/>
        <w:rPr>
          <w:noProof/>
        </w:rPr>
      </w:pPr>
      <w:r w:rsidRPr="00B37E20">
        <w:rPr>
          <w:noProof/>
        </w:rPr>
        <w:t>Finlay, J. C., and V. T. Vredenburg. 2007. Introduced trout sever trophic connections in watersheds: Consequences for a declining amphibian. Ecology 88:2187–2198.</w:t>
      </w:r>
    </w:p>
    <w:p w:rsidR="00B37E20" w:rsidRPr="00B37E20" w:rsidRDefault="00B37E20">
      <w:pPr>
        <w:pStyle w:val="NormalWeb"/>
        <w:ind w:left="480" w:hanging="480"/>
        <w:divId w:val="1786070491"/>
        <w:rPr>
          <w:noProof/>
        </w:rPr>
      </w:pPr>
      <w:r w:rsidRPr="00B37E20">
        <w:rPr>
          <w:noProof/>
        </w:rPr>
        <w:t>Furey, P. C., S. J. Kupferberg, and A. J. Lind. 2014. The perils of unpalatable periphyton: Didymosphenia and other mucilaginous stalked diatoms as food for tadpoles. Diatom Research 29:267–280.</w:t>
      </w:r>
    </w:p>
    <w:p w:rsidR="00B37E20" w:rsidRPr="00B37E20" w:rsidRDefault="00B37E20">
      <w:pPr>
        <w:pStyle w:val="NormalWeb"/>
        <w:ind w:left="480" w:hanging="480"/>
        <w:divId w:val="1786070491"/>
        <w:rPr>
          <w:noProof/>
        </w:rPr>
      </w:pPr>
      <w:r w:rsidRPr="00B37E20">
        <w:rPr>
          <w:noProof/>
        </w:rPr>
        <w:t>Google Earth. 2014. ThomasCSmith_LeConteSpur_map.kmz. https://github.com/TomCSmith/manuscript-support-files/blob/master/ThomasCSmith_LeConteSpur_map.kmz.</w:t>
      </w:r>
    </w:p>
    <w:p w:rsidR="00B37E20" w:rsidRPr="00B37E20" w:rsidRDefault="00B37E20">
      <w:pPr>
        <w:pStyle w:val="NormalWeb"/>
        <w:ind w:left="480" w:hanging="480"/>
        <w:divId w:val="1786070491"/>
        <w:rPr>
          <w:noProof/>
        </w:rPr>
      </w:pPr>
      <w:r w:rsidRPr="00B37E20">
        <w:rPr>
          <w:noProof/>
        </w:rPr>
        <w:t>Gosner, K. L. 1960. A simplified table for staging anuran embryos and larvae with notes on identification. Herpetologica 16:183–190.</w:t>
      </w:r>
    </w:p>
    <w:p w:rsidR="00B37E20" w:rsidRPr="00B37E20" w:rsidRDefault="00B37E20">
      <w:pPr>
        <w:pStyle w:val="NormalWeb"/>
        <w:ind w:left="480" w:hanging="480"/>
        <w:divId w:val="1786070491"/>
        <w:rPr>
          <w:noProof/>
        </w:rPr>
      </w:pPr>
      <w:r w:rsidRPr="00B37E20">
        <w:rPr>
          <w:noProof/>
        </w:rPr>
        <w:t>Grinnell, J., and T. I. Storer. 1924. Animal Life in the Yosemite: An Account of the Mammals, Birds, Reptiles, and Amphibians in a Cross-section of the Sierra Nevada. University of California Press.</w:t>
      </w:r>
    </w:p>
    <w:p w:rsidR="00B37E20" w:rsidRPr="00B37E20" w:rsidRDefault="00B37E20">
      <w:pPr>
        <w:pStyle w:val="NormalWeb"/>
        <w:ind w:left="480" w:hanging="480"/>
        <w:divId w:val="1786070491"/>
        <w:rPr>
          <w:noProof/>
        </w:rPr>
      </w:pPr>
      <w:r w:rsidRPr="00B37E20">
        <w:rPr>
          <w:noProof/>
        </w:rPr>
        <w:t>Gruner, D. S., J. E. Smith, E. W. Seabloom, S. A. Sandin, J. T. Ngai, H. Hillebrand, W. S. Harpole, J. J. Elser, E. E. Cleland, M. E. S. Bracken, E. T. Borer, and B. M. Bolker. 2008. A cross-system synthesis of consumer and nutrient resource control on producer biomass. Ecology Letters 11:740–755.</w:t>
      </w:r>
    </w:p>
    <w:p w:rsidR="00B37E20" w:rsidRPr="00B37E20" w:rsidRDefault="00B37E20">
      <w:pPr>
        <w:pStyle w:val="NormalWeb"/>
        <w:ind w:left="480" w:hanging="480"/>
        <w:divId w:val="1786070491"/>
        <w:rPr>
          <w:noProof/>
        </w:rPr>
      </w:pPr>
      <w:r w:rsidRPr="00B37E20">
        <w:rPr>
          <w:noProof/>
        </w:rPr>
        <w:t>Hairston, N. G., F. E. Smith, and L. B. Slobodkin. 1960. Community Structure, Population Control, and Competition. The American Naturalist 94:421.</w:t>
      </w:r>
    </w:p>
    <w:p w:rsidR="00B37E20" w:rsidRPr="00B37E20" w:rsidRDefault="00B37E20">
      <w:pPr>
        <w:pStyle w:val="NormalWeb"/>
        <w:ind w:left="480" w:hanging="480"/>
        <w:divId w:val="1786070491"/>
        <w:rPr>
          <w:noProof/>
        </w:rPr>
      </w:pPr>
      <w:r w:rsidRPr="00B37E20">
        <w:rPr>
          <w:noProof/>
        </w:rPr>
        <w:t>Hauer, F. R., and G. A. Lamberti. 2007. Methods in stream ecology. Academic Press.</w:t>
      </w:r>
    </w:p>
    <w:p w:rsidR="00B37E20" w:rsidRPr="00B37E20" w:rsidRDefault="00B37E20">
      <w:pPr>
        <w:pStyle w:val="NormalWeb"/>
        <w:ind w:left="480" w:hanging="480"/>
        <w:divId w:val="1786070491"/>
        <w:rPr>
          <w:noProof/>
        </w:rPr>
      </w:pPr>
      <w:r w:rsidRPr="00B37E20">
        <w:rPr>
          <w:noProof/>
        </w:rPr>
        <w:t>Hertonsson, P., K. Åbjörnsson, and C. Brönmark. 2007. Competition and facilitation within and between a snail and a mayfly larva and the effect on the grazing process. Aquatic Ecology 42:669–677.</w:t>
      </w:r>
    </w:p>
    <w:p w:rsidR="00B37E20" w:rsidRPr="00B37E20" w:rsidRDefault="00B37E20">
      <w:pPr>
        <w:pStyle w:val="NormalWeb"/>
        <w:ind w:left="480" w:hanging="480"/>
        <w:divId w:val="1786070491"/>
        <w:rPr>
          <w:noProof/>
        </w:rPr>
      </w:pPr>
      <w:r w:rsidRPr="00B37E20">
        <w:rPr>
          <w:noProof/>
        </w:rPr>
        <w:t>Hill, W. R., and A. W. Knight. 1987. Experimental analysis of the grazing interaction between a mayfly and stream algae. Ecology 68:1955–1965.</w:t>
      </w:r>
    </w:p>
    <w:p w:rsidR="00B37E20" w:rsidRPr="00B37E20" w:rsidRDefault="00B37E20">
      <w:pPr>
        <w:pStyle w:val="NormalWeb"/>
        <w:ind w:left="480" w:hanging="480"/>
        <w:divId w:val="1786070491"/>
        <w:rPr>
          <w:noProof/>
        </w:rPr>
      </w:pPr>
      <w:r w:rsidRPr="00B37E20">
        <w:rPr>
          <w:noProof/>
        </w:rPr>
        <w:t>Holbrook, S. J., and R. J. Schmitt. 1995. Compensation in resource use by foragers released from interspecific competition. Journal of Experimental Marine Biology and Ecology 185:219–233.</w:t>
      </w:r>
    </w:p>
    <w:p w:rsidR="00B37E20" w:rsidRPr="00B37E20" w:rsidRDefault="00B37E20">
      <w:pPr>
        <w:pStyle w:val="NormalWeb"/>
        <w:ind w:left="480" w:hanging="480"/>
        <w:divId w:val="1786070491"/>
        <w:rPr>
          <w:noProof/>
        </w:rPr>
      </w:pPr>
      <w:r w:rsidRPr="00B37E20">
        <w:rPr>
          <w:noProof/>
        </w:rPr>
        <w:lastRenderedPageBreak/>
        <w:t>Inouye, B. D. 2001. Response surface experimental designs for investigating interspecific competition. Ecology 82:2696–2706.</w:t>
      </w:r>
    </w:p>
    <w:p w:rsidR="00B37E20" w:rsidRPr="00B37E20" w:rsidRDefault="00B37E20">
      <w:pPr>
        <w:pStyle w:val="NormalWeb"/>
        <w:ind w:left="480" w:hanging="480"/>
        <w:divId w:val="1786070491"/>
        <w:rPr>
          <w:noProof/>
        </w:rPr>
      </w:pPr>
      <w:r w:rsidRPr="00B37E20">
        <w:rPr>
          <w:noProof/>
        </w:rPr>
        <w:t>Kareiva, P. M., and S. A. Levin. 2003. The Importance of Species: Perspectives on Expendability and Triage. Page 427. Princeton University Press.</w:t>
      </w:r>
    </w:p>
    <w:p w:rsidR="00B37E20" w:rsidRPr="00B37E20" w:rsidRDefault="00B37E20">
      <w:pPr>
        <w:pStyle w:val="NormalWeb"/>
        <w:ind w:left="480" w:hanging="480"/>
        <w:divId w:val="1786070491"/>
        <w:rPr>
          <w:noProof/>
        </w:rPr>
      </w:pPr>
      <w:r w:rsidRPr="00B37E20">
        <w:rPr>
          <w:noProof/>
        </w:rPr>
        <w:t>Kiffney, P. M., and J. S. Richardson. 2001. Interactions among Nutrients, Periphyton, and Invertebrate and Vertebrate (Ascaphus truei) Grazers in Experimental Channels. Copeia 2001:422–429.</w:t>
      </w:r>
    </w:p>
    <w:p w:rsidR="00B37E20" w:rsidRPr="00B37E20" w:rsidRDefault="00B37E20">
      <w:pPr>
        <w:pStyle w:val="NormalWeb"/>
        <w:ind w:left="480" w:hanging="480"/>
        <w:divId w:val="1786070491"/>
        <w:rPr>
          <w:noProof/>
        </w:rPr>
      </w:pPr>
      <w:r w:rsidRPr="00B37E20">
        <w:rPr>
          <w:noProof/>
        </w:rPr>
        <w:t>Knapp, R. A., and K. R. Matthews. 2000. Non-native fish introductions and the decline of the mountain yellow-legged frog from within protected areas. Conservation Biology 14:428–438.</w:t>
      </w:r>
    </w:p>
    <w:p w:rsidR="00B37E20" w:rsidRPr="00B37E20" w:rsidRDefault="00B37E20">
      <w:pPr>
        <w:pStyle w:val="NormalWeb"/>
        <w:ind w:left="480" w:hanging="480"/>
        <w:divId w:val="1786070491"/>
        <w:rPr>
          <w:noProof/>
        </w:rPr>
      </w:pPr>
      <w:r w:rsidRPr="00B37E20">
        <w:rPr>
          <w:noProof/>
        </w:rPr>
        <w:t>Kupferberg, S. 1997a. Facilitation of periphyton production by tadpole grazing: functional differences between species. Freshwater Biology 37:427–439.</w:t>
      </w:r>
    </w:p>
    <w:p w:rsidR="00B37E20" w:rsidRPr="00B37E20" w:rsidRDefault="00B37E20">
      <w:pPr>
        <w:pStyle w:val="NormalWeb"/>
        <w:ind w:left="480" w:hanging="480"/>
        <w:divId w:val="1786070491"/>
        <w:rPr>
          <w:noProof/>
        </w:rPr>
      </w:pPr>
      <w:r w:rsidRPr="00B37E20">
        <w:rPr>
          <w:noProof/>
        </w:rPr>
        <w:t>Kupferberg, S. J. 1997b. The Role of Larval Diet in Anuran Metamorphosis 1. Integrative and Comparative Biology 37:146–159.</w:t>
      </w:r>
    </w:p>
    <w:p w:rsidR="00B37E20" w:rsidRPr="00B37E20" w:rsidRDefault="00B37E20">
      <w:pPr>
        <w:pStyle w:val="NormalWeb"/>
        <w:ind w:left="480" w:hanging="480"/>
        <w:divId w:val="1786070491"/>
        <w:rPr>
          <w:noProof/>
        </w:rPr>
      </w:pPr>
      <w:r w:rsidRPr="00B37E20">
        <w:rPr>
          <w:noProof/>
        </w:rPr>
        <w:t>Lamberti, G. A., S. V. Gregory, C. P. Hawkins, R. C. Wildman, L. R. Ashkenas, and D. M. DeNicola. 1992. Plant—herbivore interactions in streams near Mount St Helens. Freshwater Biology 27:237–247.</w:t>
      </w:r>
    </w:p>
    <w:p w:rsidR="00B37E20" w:rsidRPr="00B37E20" w:rsidRDefault="00B37E20">
      <w:pPr>
        <w:pStyle w:val="NormalWeb"/>
        <w:ind w:left="480" w:hanging="480"/>
        <w:divId w:val="1786070491"/>
        <w:rPr>
          <w:noProof/>
        </w:rPr>
      </w:pPr>
      <w:r w:rsidRPr="00B37E20">
        <w:rPr>
          <w:noProof/>
        </w:rPr>
        <w:t>LELAND, H. V., S. V. FEND, T. L. DUDLEY, and J. L. CARTER. 1989. Effects of copper on species composition of benthic insects in a Sierra Nevada, California, stream. Freshwater Biology 21:163–179.</w:t>
      </w:r>
    </w:p>
    <w:p w:rsidR="00B37E20" w:rsidRPr="00B37E20" w:rsidRDefault="00B37E20">
      <w:pPr>
        <w:pStyle w:val="NormalWeb"/>
        <w:ind w:left="480" w:hanging="480"/>
        <w:divId w:val="1786070491"/>
        <w:rPr>
          <w:noProof/>
        </w:rPr>
      </w:pPr>
      <w:r w:rsidRPr="00B37E20">
        <w:rPr>
          <w:noProof/>
        </w:rPr>
        <w:t>Mallory, M. A., and J. S. Richardson. 2005. Complex interactions of light, nutrients and consumer density in a stream periphyton–grazer (tailed frog tadpoles) system. Journal of Animal Ecology 74:1020–1028.</w:t>
      </w:r>
    </w:p>
    <w:p w:rsidR="00B37E20" w:rsidRPr="00B37E20" w:rsidRDefault="00B37E20">
      <w:pPr>
        <w:pStyle w:val="NormalWeb"/>
        <w:ind w:left="480" w:hanging="480"/>
        <w:divId w:val="1786070491"/>
        <w:rPr>
          <w:noProof/>
        </w:rPr>
      </w:pPr>
      <w:r w:rsidRPr="00B37E20">
        <w:rPr>
          <w:noProof/>
        </w:rPr>
        <w:t>McCann, K., A. Hastings, and G. R. Huxel. 1998. Weak trophic interactions and the balance of nature. Nature 395:794–798.</w:t>
      </w:r>
    </w:p>
    <w:p w:rsidR="00B37E20" w:rsidRPr="00B37E20" w:rsidRDefault="00B37E20">
      <w:pPr>
        <w:pStyle w:val="NormalWeb"/>
        <w:ind w:left="480" w:hanging="480"/>
        <w:divId w:val="1786070491"/>
        <w:rPr>
          <w:noProof/>
        </w:rPr>
      </w:pPr>
      <w:r w:rsidRPr="00B37E20">
        <w:rPr>
          <w:noProof/>
        </w:rPr>
        <w:t>Morin, P. J., S. P. Lawler, and E. A. Johnson. 1988. Competition between aquatic insects and vertebrates: interaction strength and higher order interactions. Ecology 69:1401–1409.</w:t>
      </w:r>
    </w:p>
    <w:p w:rsidR="00B37E20" w:rsidRPr="00B37E20" w:rsidRDefault="00B37E20">
      <w:pPr>
        <w:pStyle w:val="NormalWeb"/>
        <w:ind w:left="480" w:hanging="480"/>
        <w:divId w:val="1786070491"/>
        <w:rPr>
          <w:noProof/>
        </w:rPr>
      </w:pPr>
      <w:r w:rsidRPr="00B37E20">
        <w:rPr>
          <w:noProof/>
        </w:rPr>
        <w:t>Murdoch, W. W., C. J. Briggs, and R. M. Nisbet. 2003. Consumer-resource Dynamics. Princeton University Press.</w:t>
      </w:r>
    </w:p>
    <w:p w:rsidR="00B37E20" w:rsidRPr="00B37E20" w:rsidRDefault="00B37E20">
      <w:pPr>
        <w:pStyle w:val="NormalWeb"/>
        <w:ind w:left="480" w:hanging="480"/>
        <w:divId w:val="1786070491"/>
        <w:rPr>
          <w:noProof/>
        </w:rPr>
      </w:pPr>
      <w:r w:rsidRPr="00B37E20">
        <w:rPr>
          <w:noProof/>
        </w:rPr>
        <w:t>Paine, R. T. 1966. Food web complexity and species diversity. The American Naturalist 100:65.</w:t>
      </w:r>
    </w:p>
    <w:p w:rsidR="00B37E20" w:rsidRPr="00B37E20" w:rsidRDefault="00B37E20">
      <w:pPr>
        <w:pStyle w:val="NormalWeb"/>
        <w:ind w:left="480" w:hanging="480"/>
        <w:divId w:val="1786070491"/>
        <w:rPr>
          <w:noProof/>
        </w:rPr>
      </w:pPr>
      <w:r w:rsidRPr="00B37E20">
        <w:rPr>
          <w:noProof/>
        </w:rPr>
        <w:t>PETERSON, C. G. 1987. Gut passage and insect grazer selectivity of lotic diatoms. Freshwater Biology 18:455–460.</w:t>
      </w:r>
    </w:p>
    <w:p w:rsidR="00B37E20" w:rsidRPr="00B37E20" w:rsidRDefault="00B37E20">
      <w:pPr>
        <w:pStyle w:val="NormalWeb"/>
        <w:ind w:left="480" w:hanging="480"/>
        <w:divId w:val="1786070491"/>
        <w:rPr>
          <w:noProof/>
        </w:rPr>
      </w:pPr>
      <w:r w:rsidRPr="00B37E20">
        <w:rPr>
          <w:noProof/>
        </w:rPr>
        <w:lastRenderedPageBreak/>
        <w:t>Pilliod, D. S. 2002. Clark’s Nutcracker (Nucifraga columbiana) Predation on Tadpoles of the Columbia Spotted Frog (Rana luteiventris). Northwestern Naturalist 83:59–61.</w:t>
      </w:r>
    </w:p>
    <w:p w:rsidR="00B37E20" w:rsidRPr="00B37E20" w:rsidRDefault="00B37E20">
      <w:pPr>
        <w:pStyle w:val="NormalWeb"/>
        <w:ind w:left="480" w:hanging="480"/>
        <w:divId w:val="1786070491"/>
        <w:rPr>
          <w:noProof/>
        </w:rPr>
      </w:pPr>
      <w:r w:rsidRPr="00B37E20">
        <w:rPr>
          <w:noProof/>
        </w:rPr>
        <w:t>Power, M. E. 1992. Top-down and bottom-up forces in food webs: do plants have primacy. Ecology:733–746.</w:t>
      </w:r>
    </w:p>
    <w:p w:rsidR="00B37E20" w:rsidRPr="00B37E20" w:rsidRDefault="00B37E20">
      <w:pPr>
        <w:pStyle w:val="NormalWeb"/>
        <w:ind w:left="480" w:hanging="480"/>
        <w:divId w:val="1786070491"/>
        <w:rPr>
          <w:noProof/>
        </w:rPr>
      </w:pPr>
      <w:r w:rsidRPr="00B37E20">
        <w:rPr>
          <w:noProof/>
        </w:rPr>
        <w:t>Ranvestel, A. W., K. R. Lips, C. M. Pringle, M. R. Whiles, and R. J. Bixby. 2004. Neotropical tadpoles influence stream benthos: evidence for the ecological consequences of decline in amphibian populations. Freshwater Biology 49:274–285.</w:t>
      </w:r>
    </w:p>
    <w:p w:rsidR="00B37E20" w:rsidRPr="00B37E20" w:rsidRDefault="00B37E20">
      <w:pPr>
        <w:pStyle w:val="NormalWeb"/>
        <w:ind w:left="480" w:hanging="480"/>
        <w:divId w:val="1786070491"/>
        <w:rPr>
          <w:noProof/>
        </w:rPr>
      </w:pPr>
      <w:r w:rsidRPr="00B37E20">
        <w:rPr>
          <w:noProof/>
        </w:rPr>
        <w:t>Roos, A. M. de, and L. Persson. 2013. Population and Community Ecology of Ontogenetic Development. Page 552. Princeton University Press.</w:t>
      </w:r>
    </w:p>
    <w:p w:rsidR="00B37E20" w:rsidRPr="00B37E20" w:rsidRDefault="00B37E20">
      <w:pPr>
        <w:pStyle w:val="NormalWeb"/>
        <w:ind w:left="480" w:hanging="480"/>
        <w:divId w:val="1786070491"/>
        <w:rPr>
          <w:noProof/>
        </w:rPr>
      </w:pPr>
      <w:r w:rsidRPr="00B37E20">
        <w:rPr>
          <w:noProof/>
        </w:rPr>
        <w:t>Sabo, J. L., J. L. Bastow, and M. E. Power. 2013. Length–mass relationships for adult aquatic and terrestrial invertebrates in a California watershed.</w:t>
      </w:r>
    </w:p>
    <w:p w:rsidR="00B37E20" w:rsidRPr="00B37E20" w:rsidRDefault="00B37E20">
      <w:pPr>
        <w:pStyle w:val="NormalWeb"/>
        <w:ind w:left="480" w:hanging="480"/>
        <w:divId w:val="1786070491"/>
        <w:rPr>
          <w:noProof/>
        </w:rPr>
      </w:pPr>
      <w:r w:rsidRPr="00B37E20">
        <w:rPr>
          <w:noProof/>
        </w:rPr>
        <w:t>Schmitt, R. J., and S. J. Holbrook. 1990. Population Responses of Surfperch Released from Competition. Ecology 71:1653–1665.</w:t>
      </w:r>
    </w:p>
    <w:p w:rsidR="00B37E20" w:rsidRPr="00B37E20" w:rsidRDefault="00B37E20">
      <w:pPr>
        <w:pStyle w:val="NormalWeb"/>
        <w:ind w:left="480" w:hanging="480"/>
        <w:divId w:val="1786070491"/>
        <w:rPr>
          <w:noProof/>
        </w:rPr>
      </w:pPr>
      <w:r w:rsidRPr="00B37E20">
        <w:rPr>
          <w:noProof/>
        </w:rPr>
        <w:t>Seale, D. B. 1980. Influence of Amphibian Larvae on Primary Production, Nutrient Flux, and Competition in a Pond Ecosystem. Ecology 61:1531–1550.</w:t>
      </w:r>
    </w:p>
    <w:p w:rsidR="00B37E20" w:rsidRPr="00B37E20" w:rsidRDefault="00B37E20">
      <w:pPr>
        <w:pStyle w:val="NormalWeb"/>
        <w:ind w:left="480" w:hanging="480"/>
        <w:divId w:val="1786070491"/>
        <w:rPr>
          <w:noProof/>
        </w:rPr>
      </w:pPr>
      <w:r w:rsidRPr="00B37E20">
        <w:rPr>
          <w:noProof/>
        </w:rPr>
        <w:t>Shurin, J. B., E. T. Borer, E. W. Seabloom, K. Anderson, C. A. Blanchette, B. Broitman, S. D. Cooper, and B. S. Halpern. 2002. A cross-ecosystem comparison of the strength of trophic cascades. Ecology Letters 5:785–791.</w:t>
      </w:r>
    </w:p>
    <w:p w:rsidR="00B37E20" w:rsidRPr="00B37E20" w:rsidRDefault="00B37E20">
      <w:pPr>
        <w:pStyle w:val="NormalWeb"/>
        <w:ind w:left="480" w:hanging="480"/>
        <w:divId w:val="1786070491"/>
        <w:rPr>
          <w:noProof/>
        </w:rPr>
      </w:pPr>
      <w:r w:rsidRPr="00B37E20">
        <w:rPr>
          <w:noProof/>
        </w:rPr>
        <w:t>Sickman, J. O., J. M. Melack, and D. W. Clow. 2003. Evidence for nutrient enrichment of high-elevation lakes in the Sierra Nevada, California. Limnology and Oceanography 48:1885–1892.</w:t>
      </w:r>
    </w:p>
    <w:p w:rsidR="00B37E20" w:rsidRPr="00B37E20" w:rsidRDefault="00B37E20">
      <w:pPr>
        <w:pStyle w:val="NormalWeb"/>
        <w:ind w:left="480" w:hanging="480"/>
        <w:divId w:val="1786070491"/>
        <w:rPr>
          <w:noProof/>
        </w:rPr>
      </w:pPr>
      <w:r w:rsidRPr="00B37E20">
        <w:rPr>
          <w:noProof/>
        </w:rPr>
        <w:t>Steinwascher, K. 1978. Interference and exploitation competition among tadpoles of Rana utricularia. Ecology 59:1039–1046.</w:t>
      </w:r>
    </w:p>
    <w:p w:rsidR="00B37E20" w:rsidRPr="00B37E20" w:rsidRDefault="00B37E20">
      <w:pPr>
        <w:pStyle w:val="NormalWeb"/>
        <w:ind w:left="480" w:hanging="480"/>
        <w:divId w:val="1786070491"/>
        <w:rPr>
          <w:noProof/>
        </w:rPr>
      </w:pPr>
      <w:r w:rsidRPr="00B37E20">
        <w:rPr>
          <w:noProof/>
        </w:rPr>
        <w:t>Stuart, S. N., J. S. Chanson, N. A. Cox, B. E. Young, A. S. L. Rodrigues, D. L. Fischman, and R. W. Waller. 2004. Status and trends of amphibian declines and extinctions worldwide. Science 306.</w:t>
      </w:r>
    </w:p>
    <w:p w:rsidR="00B37E20" w:rsidRPr="00B37E20" w:rsidRDefault="00B37E20">
      <w:pPr>
        <w:pStyle w:val="NormalWeb"/>
        <w:ind w:left="480" w:hanging="480"/>
        <w:divId w:val="1786070491"/>
        <w:rPr>
          <w:noProof/>
        </w:rPr>
      </w:pPr>
      <w:r w:rsidRPr="00B37E20">
        <w:rPr>
          <w:noProof/>
        </w:rPr>
        <w:t>The R Foundation for Statistical Computing. 2012. R: A Language and Environment for Statistical Computing. R Foundation for Statistical Computing, Vienna, Austria.</w:t>
      </w:r>
    </w:p>
    <w:p w:rsidR="00B37E20" w:rsidRPr="00B37E20" w:rsidRDefault="00B37E20">
      <w:pPr>
        <w:pStyle w:val="NormalWeb"/>
        <w:ind w:left="480" w:hanging="480"/>
        <w:divId w:val="1786070491"/>
        <w:rPr>
          <w:noProof/>
        </w:rPr>
      </w:pPr>
      <w:r w:rsidRPr="00B37E20">
        <w:rPr>
          <w:noProof/>
        </w:rPr>
        <w:t>Vanni, M. J., A. S. Flecker, J. M. Hood, and J. L. Headworth. 2002. Stoichiometry of nutrient recycling by vertebrates in a tropical stream: linking species identity and ecosystem processes. Ecology Letters 5:285–293.</w:t>
      </w:r>
    </w:p>
    <w:p w:rsidR="00B37E20" w:rsidRPr="00B37E20" w:rsidRDefault="00B37E20">
      <w:pPr>
        <w:pStyle w:val="NormalWeb"/>
        <w:ind w:left="480" w:hanging="480"/>
        <w:divId w:val="1786070491"/>
        <w:rPr>
          <w:noProof/>
        </w:rPr>
      </w:pPr>
      <w:r w:rsidRPr="00B37E20">
        <w:rPr>
          <w:noProof/>
        </w:rPr>
        <w:t xml:space="preserve">Vredenburg, V. T., R. Bingham, R. Knapp, J. A. T. Morgan, C. Moritz, and D. Wake. 2007. Concordant molecular and phenotypic data delineate new taxonomy and conservation </w:t>
      </w:r>
      <w:r w:rsidRPr="00B37E20">
        <w:rPr>
          <w:noProof/>
        </w:rPr>
        <w:lastRenderedPageBreak/>
        <w:t>priorities for the endangered mountain yellow-legged frog. Journal of Zoology 271:361–374.</w:t>
      </w:r>
    </w:p>
    <w:p w:rsidR="00B37E20" w:rsidRPr="00B37E20" w:rsidRDefault="00B37E20">
      <w:pPr>
        <w:pStyle w:val="NormalWeb"/>
        <w:ind w:left="480" w:hanging="480"/>
        <w:divId w:val="1786070491"/>
        <w:rPr>
          <w:noProof/>
        </w:rPr>
      </w:pPr>
      <w:r w:rsidRPr="00B37E20">
        <w:rPr>
          <w:noProof/>
        </w:rPr>
        <w:t>Vredenburg, V. T., R. A. Knapp, T. S. Tunstall, and C. J. Briggs. 2010. Dynamics of an emerging disease drive large-scale amphibian population extinctions. Proceedings of the National Academy of Sciences 107:9689 –9694.</w:t>
      </w:r>
    </w:p>
    <w:p w:rsidR="00B37E20" w:rsidRPr="00B37E20" w:rsidRDefault="00B37E20">
      <w:pPr>
        <w:pStyle w:val="NormalWeb"/>
        <w:ind w:left="480" w:hanging="480"/>
        <w:divId w:val="1786070491"/>
        <w:rPr>
          <w:noProof/>
        </w:rPr>
      </w:pPr>
      <w:r w:rsidRPr="00B37E20">
        <w:rPr>
          <w:noProof/>
        </w:rPr>
        <w:t>Wake, D. B., and V. T. Vredenburg. 2008. Are we in the midst of the sixth mass extinction? A view from the world of amphibians. Proceedings of the National Academy of Sciences 105:11466.</w:t>
      </w:r>
    </w:p>
    <w:p w:rsidR="00B37E20" w:rsidRPr="00B37E20" w:rsidRDefault="00B37E20">
      <w:pPr>
        <w:pStyle w:val="NormalWeb"/>
        <w:ind w:left="480" w:hanging="480"/>
        <w:divId w:val="1786070491"/>
        <w:rPr>
          <w:noProof/>
        </w:rPr>
      </w:pPr>
      <w:r w:rsidRPr="00B37E20">
        <w:rPr>
          <w:noProof/>
        </w:rPr>
        <w:t>Wollrab, S., S. Diehl, and A. M. De Roos. 2012. Simple rules describe bottom-up and top-down control in food webs with alternative energy pathways. Ecology letters 15:935–46.</w:t>
      </w:r>
    </w:p>
    <w:p w:rsidR="00B37E20" w:rsidRPr="00B37E20" w:rsidRDefault="00B37E20">
      <w:pPr>
        <w:pStyle w:val="NormalWeb"/>
        <w:ind w:left="480" w:hanging="480"/>
        <w:divId w:val="1786070491"/>
        <w:rPr>
          <w:noProof/>
        </w:rPr>
      </w:pPr>
      <w:r w:rsidRPr="00B37E20">
        <w:rPr>
          <w:noProof/>
        </w:rPr>
        <w:t>Zuur, A. F., E. N. Ieno, N. J. Walker, A. A. Saveliev, and G. M. Smith. 2009. Mixed effects models and extensions in ecology with R. Springer.</w:t>
      </w:r>
    </w:p>
    <w:p w:rsidR="00B37E20" w:rsidRPr="00B37E20" w:rsidRDefault="00B37E20">
      <w:pPr>
        <w:pStyle w:val="NormalWeb"/>
        <w:ind w:left="480" w:hanging="480"/>
        <w:divId w:val="1786070491"/>
        <w:rPr>
          <w:noProof/>
        </w:rPr>
      </w:pPr>
      <w:r w:rsidRPr="00B37E20">
        <w:rPr>
          <w:noProof/>
        </w:rPr>
        <w:t>Zweifel, R. G. 1955. Ecology, distribution, and systematics of frogs of the Rana boylei group. University of California Press.</w:t>
      </w:r>
    </w:p>
    <w:p w:rsidR="00FC3248" w:rsidRDefault="00FC3248" w:rsidP="00B37E20">
      <w:pPr>
        <w:pStyle w:val="NormalWeb"/>
        <w:ind w:left="480" w:hanging="480"/>
        <w:divId w:val="1975210338"/>
        <w:rPr>
          <w:smallCaps/>
          <w:noProof/>
        </w:rPr>
      </w:pPr>
      <w:r>
        <w:rPr>
          <w:smallCaps/>
          <w:noProof/>
        </w:rPr>
        <w:fldChar w:fldCharType="end"/>
      </w:r>
    </w:p>
    <w:p w:rsidR="00FC3248" w:rsidRDefault="00FC3248">
      <w:pPr>
        <w:rPr>
          <w:rFonts w:ascii="Times New Roman" w:hAnsi="Times New Roman" w:cs="Times New Roman"/>
          <w:smallCaps/>
          <w:noProof/>
          <w:sz w:val="24"/>
          <w:szCs w:val="24"/>
        </w:rPr>
      </w:pPr>
      <w:r>
        <w:rPr>
          <w:rFonts w:ascii="Times New Roman" w:hAnsi="Times New Roman" w:cs="Times New Roman"/>
          <w:smallCaps/>
          <w:noProof/>
          <w:sz w:val="24"/>
          <w:szCs w:val="24"/>
        </w:rPr>
        <w:br w:type="page"/>
      </w:r>
    </w:p>
    <w:p w:rsidR="008F569D" w:rsidRPr="00FC3248" w:rsidRDefault="008F569D" w:rsidP="008D3EF6">
      <w:pPr>
        <w:spacing w:line="480" w:lineRule="auto"/>
        <w:ind w:right="360" w:firstLine="720"/>
        <w:jc w:val="center"/>
        <w:rPr>
          <w:rFonts w:ascii="Times New Roman" w:hAnsi="Times New Roman" w:cs="Times New Roman"/>
          <w:smallCaps/>
          <w:noProof/>
          <w:sz w:val="20"/>
          <w:szCs w:val="20"/>
        </w:rPr>
      </w:pPr>
      <w:r w:rsidRPr="001B2BF1">
        <w:rPr>
          <w:rFonts w:ascii="Times New Roman" w:hAnsi="Times New Roman" w:cs="Times New Roman"/>
          <w:smallCaps/>
          <w:noProof/>
          <w:sz w:val="24"/>
          <w:szCs w:val="24"/>
        </w:rPr>
        <w:lastRenderedPageBreak/>
        <w:t>Tables</w:t>
      </w:r>
    </w:p>
    <w:tbl>
      <w:tblPr>
        <w:tblStyle w:val="TableGrid"/>
        <w:tblW w:w="0" w:type="auto"/>
        <w:jc w:val="center"/>
        <w:tblInd w:w="-648" w:type="dxa"/>
        <w:tblLook w:val="04A0" w:firstRow="1" w:lastRow="0" w:firstColumn="1" w:lastColumn="0" w:noHBand="0" w:noVBand="1"/>
      </w:tblPr>
      <w:tblGrid>
        <w:gridCol w:w="3276"/>
        <w:gridCol w:w="1394"/>
        <w:gridCol w:w="1432"/>
        <w:gridCol w:w="1440"/>
        <w:gridCol w:w="1440"/>
      </w:tblGrid>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Fixed effects</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Response variable transformation</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452.07</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327.75</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329.5</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But residuals more normally distributed</w:t>
            </w:r>
          </w:p>
        </w:tc>
      </w:tr>
      <w:tr w:rsidR="004565A0"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Block</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334.0</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 nested in Lake</w:t>
            </w:r>
          </w:p>
        </w:tc>
        <w:tc>
          <w:tcPr>
            <w:tcW w:w="1440" w:type="dxa"/>
            <w:vAlign w:val="center"/>
          </w:tcPr>
          <w:p w:rsidR="00F90E8F" w:rsidRPr="00FC3248" w:rsidRDefault="00F90E8F" w:rsidP="001A2577">
            <w:pPr>
              <w:jc w:val="center"/>
              <w:rPr>
                <w:rFonts w:ascii="Times New Roman" w:hAnsi="Times New Roman" w:cs="Times New Roman"/>
                <w:noProof/>
                <w:sz w:val="20"/>
                <w:szCs w:val="20"/>
              </w:rPr>
            </w:pP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335.05</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lake</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300.4</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F90E8F" w:rsidRPr="00FC3248" w:rsidTr="001A2577">
        <w:trPr>
          <w:jc w:val="center"/>
        </w:trPr>
        <w:tc>
          <w:tcPr>
            <w:tcW w:w="3276"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Days in Block</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004565A0" w:rsidRPr="00FC3248">
              <w:rPr>
                <w:rFonts w:ascii="Times New Roman" w:hAnsi="Times New Roman" w:cs="Times New Roman"/>
                <w:noProof/>
                <w:sz w:val="20"/>
                <w:szCs w:val="20"/>
              </w:rPr>
              <w:t>Radiation</w:t>
            </w:r>
          </w:p>
        </w:tc>
        <w:tc>
          <w:tcPr>
            <w:tcW w:w="1394" w:type="dxa"/>
            <w:vAlign w:val="center"/>
          </w:tcPr>
          <w:p w:rsidR="00F90E8F" w:rsidRPr="00FC3248" w:rsidRDefault="00F90E8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F90E8F"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F90E8F" w:rsidRPr="00FC3248" w:rsidRDefault="009D34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By block</w:t>
            </w:r>
          </w:p>
        </w:tc>
        <w:tc>
          <w:tcPr>
            <w:tcW w:w="1440" w:type="dxa"/>
            <w:vAlign w:val="center"/>
          </w:tcPr>
          <w:p w:rsidR="00F90E8F"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327.5</w:t>
            </w:r>
          </w:p>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Increases non-normality of residuals</w:t>
            </w:r>
          </w:p>
        </w:tc>
      </w:tr>
      <w:tr w:rsidR="004565A0" w:rsidRPr="00FC3248" w:rsidTr="001A2577">
        <w:trPr>
          <w:jc w:val="center"/>
        </w:trPr>
        <w:tc>
          <w:tcPr>
            <w:tcW w:w="3276"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w:t>
            </w: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Lake</w:t>
            </w:r>
            <w:r w:rsidR="006F228D" w:rsidRPr="00FC3248">
              <w:rPr>
                <w:rFonts w:ascii="Times New Roman" w:hAnsi="Times New Roman" w:cs="Times New Roman"/>
                <w:noProof/>
                <w:sz w:val="20"/>
                <w:szCs w:val="20"/>
              </w:rPr>
              <w:t xml:space="preserve"> +</w:t>
            </w:r>
          </w:p>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Silt</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p>
        </w:tc>
        <w:tc>
          <w:tcPr>
            <w:tcW w:w="1394"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4565A0" w:rsidRPr="00FC3248" w:rsidRDefault="004565A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4565A0" w:rsidRPr="00FC3248" w:rsidRDefault="004565A0" w:rsidP="001A2577">
            <w:pPr>
              <w:jc w:val="center"/>
              <w:rPr>
                <w:rFonts w:ascii="Times New Roman" w:hAnsi="Times New Roman" w:cs="Times New Roman"/>
                <w:noProof/>
                <w:sz w:val="20"/>
                <w:szCs w:val="20"/>
              </w:rPr>
            </w:pPr>
          </w:p>
        </w:tc>
        <w:tc>
          <w:tcPr>
            <w:tcW w:w="1440" w:type="dxa"/>
            <w:vAlign w:val="center"/>
          </w:tcPr>
          <w:p w:rsidR="004565A0" w:rsidRPr="00FC3248" w:rsidRDefault="004565A0"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w:t>
            </w:r>
            <w:r w:rsidR="006F228D" w:rsidRPr="00FC3248">
              <w:rPr>
                <w:rFonts w:ascii="Times New Roman" w:hAnsi="Times New Roman" w:cs="Times New Roman"/>
                <w:noProof/>
                <w:sz w:val="20"/>
                <w:szCs w:val="20"/>
              </w:rPr>
              <w:t>6</w:t>
            </w:r>
            <w:r w:rsidRPr="00FC3248">
              <w:rPr>
                <w:rFonts w:ascii="Times New Roman" w:hAnsi="Times New Roman" w:cs="Times New Roman"/>
                <w:noProof/>
                <w:sz w:val="20"/>
                <w:szCs w:val="20"/>
              </w:rPr>
              <w:t>.8</w:t>
            </w:r>
          </w:p>
        </w:tc>
      </w:tr>
      <w:tr w:rsidR="006F228D" w:rsidRPr="00FC3248" w:rsidTr="001A2577">
        <w:trPr>
          <w:jc w:val="center"/>
        </w:trPr>
        <w:tc>
          <w:tcPr>
            <w:tcW w:w="3276"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w:t>
            </w:r>
            <w:r w:rsidR="005830EE" w:rsidRPr="00FC3248">
              <w:rPr>
                <w:rFonts w:ascii="Times New Roman" w:hAnsi="Times New Roman" w:cs="Times New Roman"/>
                <w:noProof/>
                <w:sz w:val="20"/>
                <w:szCs w:val="20"/>
              </w:rPr>
              <w:t>ity + Mayfly Density + Lake</w:t>
            </w:r>
          </w:p>
        </w:tc>
        <w:tc>
          <w:tcPr>
            <w:tcW w:w="1394"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 transformed</w:t>
            </w:r>
          </w:p>
        </w:tc>
        <w:tc>
          <w:tcPr>
            <w:tcW w:w="1432" w:type="dxa"/>
            <w:vAlign w:val="center"/>
          </w:tcPr>
          <w:p w:rsidR="006F228D" w:rsidRPr="00FC3248" w:rsidRDefault="006F228D"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440" w:type="dxa"/>
            <w:vAlign w:val="center"/>
          </w:tcPr>
          <w:p w:rsidR="006F228D" w:rsidRPr="00FC3248" w:rsidRDefault="006F228D" w:rsidP="001A2577">
            <w:pPr>
              <w:jc w:val="center"/>
              <w:rPr>
                <w:rFonts w:ascii="Times New Roman" w:hAnsi="Times New Roman" w:cs="Times New Roman"/>
                <w:noProof/>
                <w:sz w:val="20"/>
                <w:szCs w:val="20"/>
              </w:rPr>
            </w:pPr>
          </w:p>
        </w:tc>
        <w:tc>
          <w:tcPr>
            <w:tcW w:w="1440" w:type="dxa"/>
            <w:vAlign w:val="center"/>
          </w:tcPr>
          <w:p w:rsidR="006F228D" w:rsidRPr="00FC3248" w:rsidRDefault="006F228D"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324.9</w:t>
            </w:r>
          </w:p>
        </w:tc>
      </w:tr>
    </w:tbl>
    <w:p w:rsidR="00D268F4"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Pr="001A2577">
        <w:rPr>
          <w:rFonts w:ascii="Times New Roman" w:hAnsi="Times New Roman" w:cs="Times New Roman"/>
          <w:sz w:val="24"/>
          <w:szCs w:val="20"/>
        </w:rPr>
        <w:fldChar w:fldCharType="begin"/>
      </w:r>
      <w:r w:rsidRPr="001A2577">
        <w:rPr>
          <w:rFonts w:ascii="Times New Roman" w:hAnsi="Times New Roman" w:cs="Times New Roman"/>
          <w:sz w:val="24"/>
          <w:szCs w:val="20"/>
        </w:rPr>
        <w:instrText xml:space="preserve"> SEQ Table \* ARABIC </w:instrText>
      </w:r>
      <w:r w:rsidRPr="001A2577">
        <w:rPr>
          <w:rFonts w:ascii="Times New Roman" w:hAnsi="Times New Roman" w:cs="Times New Roman"/>
          <w:sz w:val="24"/>
          <w:szCs w:val="20"/>
        </w:rPr>
        <w:fldChar w:fldCharType="separate"/>
      </w:r>
      <w:r w:rsidR="0091165F" w:rsidRPr="001A2577">
        <w:rPr>
          <w:rFonts w:ascii="Times New Roman" w:hAnsi="Times New Roman" w:cs="Times New Roman"/>
          <w:sz w:val="24"/>
          <w:szCs w:val="20"/>
        </w:rPr>
        <w:t>1</w:t>
      </w:r>
      <w:r w:rsidRPr="001A2577">
        <w:rPr>
          <w:rFonts w:ascii="Times New Roman" w:hAnsi="Times New Roman" w:cs="Times New Roman"/>
          <w:sz w:val="24"/>
          <w:szCs w:val="20"/>
        </w:rPr>
        <w:fldChar w:fldCharType="end"/>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177D15" w:rsidRPr="001A2577">
        <w:rPr>
          <w:rFonts w:ascii="Times New Roman" w:hAnsi="Times New Roman" w:cs="Times New Roman"/>
          <w:sz w:val="24"/>
          <w:szCs w:val="20"/>
        </w:rPr>
        <w:t xml:space="preserve"> </w:t>
      </w:r>
      <w:proofErr w:type="gramStart"/>
      <w:r w:rsidR="00177D15" w:rsidRPr="001A2577">
        <w:rPr>
          <w:rFonts w:ascii="Times New Roman" w:hAnsi="Times New Roman" w:cs="Times New Roman"/>
          <w:sz w:val="24"/>
          <w:szCs w:val="20"/>
        </w:rPr>
        <w:t>Summary of candidate m</w:t>
      </w:r>
      <w:r w:rsidRPr="001A2577">
        <w:rPr>
          <w:rFonts w:ascii="Times New Roman" w:hAnsi="Times New Roman" w:cs="Times New Roman"/>
          <w:sz w:val="24"/>
          <w:szCs w:val="20"/>
        </w:rPr>
        <w:t>odels of</w:t>
      </w:r>
      <w:r w:rsidR="00177D15" w:rsidRPr="001A2577">
        <w:rPr>
          <w:rFonts w:ascii="Times New Roman" w:hAnsi="Times New Roman" w:cs="Times New Roman"/>
          <w:sz w:val="24"/>
          <w:szCs w:val="20"/>
        </w:rPr>
        <w:t xml:space="preserve"> raw algal abundance in </w:t>
      </w:r>
      <w:r w:rsidRPr="001A2577">
        <w:rPr>
          <w:rFonts w:ascii="Times New Roman" w:hAnsi="Times New Roman" w:cs="Times New Roman"/>
          <w:sz w:val="24"/>
          <w:szCs w:val="20"/>
        </w:rPr>
        <w:t>2009 field enclosure experiment, using numerical tadpole and mayfly density as the independent variables.</w:t>
      </w:r>
      <w:proofErr w:type="gramEnd"/>
    </w:p>
    <w:p w:rsidR="00D268F4" w:rsidRPr="00FC3248" w:rsidRDefault="00D268F4"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2384" w:type="dxa"/>
        <w:tblLook w:val="04A0" w:firstRow="1" w:lastRow="0" w:firstColumn="1" w:lastColumn="0" w:noHBand="0" w:noVBand="1"/>
      </w:tblPr>
      <w:tblGrid>
        <w:gridCol w:w="1342"/>
        <w:gridCol w:w="3338"/>
        <w:gridCol w:w="720"/>
        <w:gridCol w:w="990"/>
        <w:gridCol w:w="2774"/>
      </w:tblGrid>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720"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00FC3248">
              <w:rPr>
                <w:rFonts w:ascii="Times New Roman" w:hAnsi="Times New Roman" w:cs="Times New Roman"/>
                <w:noProof/>
                <w:sz w:val="20"/>
                <w:szCs w:val="20"/>
                <w:vertAlign w:val="subscript"/>
              </w:rPr>
              <w:t>(4</w:t>
            </w:r>
            <w:r w:rsidRPr="00FC3248">
              <w:rPr>
                <w:rFonts w:ascii="Times New Roman" w:hAnsi="Times New Roman" w:cs="Times New Roman"/>
                <w:noProof/>
                <w:sz w:val="20"/>
                <w:szCs w:val="20"/>
                <w:vertAlign w:val="subscript"/>
              </w:rPr>
              <w:t>, 96)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commentRangeStart w:id="125"/>
            <w:r w:rsidRPr="00FC3248">
              <w:rPr>
                <w:rFonts w:ascii="Times New Roman" w:hAnsi="Times New Roman" w:cs="Times New Roman"/>
                <w:noProof/>
                <w:sz w:val="20"/>
                <w:szCs w:val="20"/>
              </w:rPr>
              <w:t xml:space="preserve">-0.03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w:t>
            </w:r>
            <w:commentRangeEnd w:id="125"/>
            <w:r w:rsidRPr="00FC3248">
              <w:rPr>
                <w:rStyle w:val="CommentReference"/>
                <w:sz w:val="20"/>
                <w:szCs w:val="20"/>
              </w:rPr>
              <w:commentReference w:id="125"/>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-1.8</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0.08</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0.001</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-1.3</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0.19</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1.1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0.23 &gt;</w:t>
            </w:r>
            <w:r w:rsidR="001A2577">
              <w:rPr>
                <w:rFonts w:ascii="Times New Roman" w:hAnsi="Times New Roman" w:cs="Times New Roman"/>
                <w:noProof/>
                <w:sz w:val="20"/>
                <w:szCs w:val="20"/>
              </w:rPr>
              <w:t xml:space="preserve"> </w:t>
            </w:r>
            <w:r w:rsidRPr="00FC3248">
              <w:rPr>
                <w:rFonts w:ascii="Times New Roman" w:hAnsi="Times New Roman" w:cs="Times New Roman"/>
                <w:noProof/>
                <w:sz w:val="20"/>
                <w:szCs w:val="20"/>
              </w:rPr>
              <w:t>AFDM</w:t>
            </w:r>
            <w:r w:rsidRPr="00FC3248">
              <w:rPr>
                <w:rFonts w:ascii="Times New Roman" w:hAnsi="Times New Roman" w:cs="Times New Roman"/>
                <w:noProof/>
                <w:sz w:val="20"/>
                <w:szCs w:val="20"/>
                <w:vertAlign w:val="subscript"/>
              </w:rPr>
              <w:t>LeConte</w:t>
            </w:r>
          </w:p>
        </w:tc>
        <w:tc>
          <w:tcPr>
            <w:tcW w:w="72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4.6</w:t>
            </w:r>
          </w:p>
        </w:tc>
        <w:tc>
          <w:tcPr>
            <w:tcW w:w="99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&lt;0.0001</w:t>
            </w:r>
          </w:p>
        </w:tc>
        <w:tc>
          <w:tcPr>
            <w:tcW w:w="2774"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34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3338" w:type="dxa"/>
            <w:vAlign w:val="center"/>
          </w:tcPr>
          <w:p w:rsidR="003017EA" w:rsidRPr="00FC3248" w:rsidRDefault="003017EA" w:rsidP="001A2577">
            <w:pPr>
              <w:jc w:val="center"/>
              <w:rPr>
                <w:rFonts w:ascii="Times New Roman" w:hAnsi="Times New Roman" w:cs="Times New Roman"/>
                <w:noProof/>
                <w:sz w:val="20"/>
                <w:szCs w:val="20"/>
              </w:rPr>
            </w:pPr>
          </w:p>
        </w:tc>
        <w:tc>
          <w:tcPr>
            <w:tcW w:w="720" w:type="dxa"/>
            <w:vAlign w:val="center"/>
          </w:tcPr>
          <w:p w:rsidR="003017EA" w:rsidRPr="00FC3248" w:rsidRDefault="003017EA" w:rsidP="001A2577">
            <w:pPr>
              <w:jc w:val="center"/>
              <w:rPr>
                <w:rFonts w:ascii="Times New Roman" w:hAnsi="Times New Roman" w:cs="Times New Roman"/>
                <w:noProof/>
                <w:sz w:val="20"/>
                <w:szCs w:val="20"/>
              </w:rPr>
            </w:pPr>
          </w:p>
        </w:tc>
        <w:tc>
          <w:tcPr>
            <w:tcW w:w="990" w:type="dxa"/>
            <w:vAlign w:val="center"/>
          </w:tcPr>
          <w:p w:rsidR="003017EA" w:rsidRPr="00FC3248" w:rsidRDefault="003017EA" w:rsidP="001A2577">
            <w:pPr>
              <w:jc w:val="center"/>
              <w:rPr>
                <w:rFonts w:ascii="Times New Roman" w:hAnsi="Times New Roman" w:cs="Times New Roman"/>
                <w:noProof/>
                <w:sz w:val="20"/>
                <w:szCs w:val="20"/>
              </w:rPr>
            </w:pPr>
          </w:p>
        </w:tc>
        <w:tc>
          <w:tcPr>
            <w:tcW w:w="27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 ~ N(0, 0.02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F473DC" w:rsidRPr="001A2577" w:rsidRDefault="00F473DC"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2.</w:t>
      </w:r>
      <w:proofErr w:type="gramEnd"/>
      <w:r w:rsidR="00177D15" w:rsidRPr="001A2577">
        <w:rPr>
          <w:rFonts w:ascii="Times New Roman" w:hAnsi="Times New Roman" w:cs="Times New Roman"/>
          <w:sz w:val="24"/>
          <w:szCs w:val="20"/>
        </w:rPr>
        <w:t xml:space="preserve">  Terms of best-fit model of log transformed raw algal abundance in 2009 field enclosure experiment, using numerical tadpole and mayfly density as independent variables.</w:t>
      </w: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spacing w:line="480" w:lineRule="auto"/>
        <w:rPr>
          <w:rFonts w:ascii="Times New Roman" w:hAnsi="Times New Roman" w:cs="Times New Roman"/>
          <w:noProof/>
          <w:sz w:val="20"/>
          <w:szCs w:val="20"/>
        </w:rPr>
      </w:pPr>
    </w:p>
    <w:p w:rsidR="00F473DC" w:rsidRPr="00FC3248" w:rsidRDefault="00F473DC" w:rsidP="00FC3248">
      <w:pPr>
        <w:rPr>
          <w:rFonts w:ascii="Times New Roman" w:hAnsi="Times New Roman" w:cs="Times New Roman"/>
          <w:noProof/>
          <w:sz w:val="20"/>
          <w:szCs w:val="20"/>
        </w:rPr>
      </w:pPr>
      <w:r w:rsidRPr="00FC3248">
        <w:rPr>
          <w:rFonts w:ascii="Times New Roman" w:hAnsi="Times New Roman" w:cs="Times New Roman"/>
          <w:noProof/>
          <w:sz w:val="20"/>
          <w:szCs w:val="20"/>
        </w:rPr>
        <w:br w:type="page"/>
      </w:r>
    </w:p>
    <w:tbl>
      <w:tblPr>
        <w:tblStyle w:val="TableGrid"/>
        <w:tblW w:w="0" w:type="auto"/>
        <w:jc w:val="center"/>
        <w:tblInd w:w="-648" w:type="dxa"/>
        <w:tblLook w:val="04A0" w:firstRow="1" w:lastRow="0" w:firstColumn="1" w:lastColumn="0" w:noHBand="0" w:noVBand="1"/>
      </w:tblPr>
      <w:tblGrid>
        <w:gridCol w:w="3346"/>
        <w:gridCol w:w="1706"/>
        <w:gridCol w:w="1559"/>
        <w:gridCol w:w="2520"/>
      </w:tblGrid>
      <w:tr w:rsidR="00AD160F" w:rsidRPr="00FC3248" w:rsidTr="001A2577">
        <w:trPr>
          <w:jc w:val="center"/>
        </w:trPr>
        <w:tc>
          <w:tcPr>
            <w:tcW w:w="334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lastRenderedPageBreak/>
              <w:t>Fixed effects</w:t>
            </w:r>
          </w:p>
        </w:tc>
        <w:tc>
          <w:tcPr>
            <w:tcW w:w="1706"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effects</w:t>
            </w:r>
          </w:p>
        </w:tc>
        <w:tc>
          <w:tcPr>
            <w:tcW w:w="1559"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Heterogeneity of variances</w:t>
            </w:r>
          </w:p>
        </w:tc>
        <w:tc>
          <w:tcPr>
            <w:tcW w:w="2520" w:type="dxa"/>
            <w:vAlign w:val="center"/>
          </w:tcPr>
          <w:p w:rsidR="00AD160F" w:rsidRPr="00FC3248" w:rsidRDefault="00AD160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AIC</w:t>
            </w:r>
          </w:p>
        </w:tc>
      </w:tr>
      <w:tr w:rsidR="00D91E1C" w:rsidRPr="00FC3248" w:rsidTr="001A2577">
        <w:trPr>
          <w:jc w:val="center"/>
        </w:trPr>
        <w:tc>
          <w:tcPr>
            <w:tcW w:w="3346" w:type="dxa"/>
            <w:vAlign w:val="center"/>
          </w:tcPr>
          <w:p w:rsidR="00D91E1C"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Radiation+No. of Days</w:t>
            </w:r>
          </w:p>
        </w:tc>
        <w:tc>
          <w:tcPr>
            <w:tcW w:w="1706" w:type="dxa"/>
            <w:vAlign w:val="center"/>
          </w:tcPr>
          <w:p w:rsidR="00D91E1C" w:rsidRPr="00FC3248" w:rsidRDefault="00D91E1C" w:rsidP="001A2577">
            <w:pPr>
              <w:jc w:val="center"/>
              <w:rPr>
                <w:rFonts w:ascii="Times New Roman" w:hAnsi="Times New Roman" w:cs="Times New Roman"/>
                <w:noProof/>
                <w:sz w:val="20"/>
                <w:szCs w:val="20"/>
              </w:rPr>
            </w:pPr>
          </w:p>
        </w:tc>
        <w:tc>
          <w:tcPr>
            <w:tcW w:w="1559" w:type="dxa"/>
            <w:vAlign w:val="center"/>
          </w:tcPr>
          <w:p w:rsidR="00D91E1C" w:rsidRPr="00FC3248" w:rsidRDefault="00D91E1C" w:rsidP="001A2577">
            <w:pPr>
              <w:jc w:val="center"/>
              <w:rPr>
                <w:rFonts w:ascii="Times New Roman" w:hAnsi="Times New Roman" w:cs="Times New Roman"/>
                <w:noProof/>
                <w:sz w:val="20"/>
                <w:szCs w:val="20"/>
              </w:rPr>
            </w:pPr>
          </w:p>
        </w:tc>
        <w:tc>
          <w:tcPr>
            <w:tcW w:w="2520" w:type="dxa"/>
            <w:vAlign w:val="center"/>
          </w:tcPr>
          <w:p w:rsidR="00D91E1C" w:rsidRPr="00FC3248" w:rsidRDefault="00F85CD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362.0</w:t>
            </w:r>
          </w:p>
        </w:tc>
      </w:tr>
      <w:tr w:rsidR="00B61137" w:rsidRPr="00FC3248" w:rsidTr="001A2577">
        <w:trPr>
          <w:jc w:val="center"/>
        </w:trPr>
        <w:tc>
          <w:tcPr>
            <w:tcW w:w="3346" w:type="dxa"/>
            <w:vAlign w:val="center"/>
          </w:tcPr>
          <w:p w:rsidR="00B61137"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r w:rsidR="000F31F4" w:rsidRPr="00FC3248">
              <w:rPr>
                <w:rFonts w:ascii="Times New Roman" w:hAnsi="Times New Roman" w:cs="Times New Roman"/>
                <w:noProof/>
                <w:sz w:val="20"/>
                <w:szCs w:val="20"/>
              </w:rPr>
              <w:t>5.7</w:t>
            </w:r>
            <w:r w:rsidR="00F85CD1" w:rsidRPr="00FC3248">
              <w:rPr>
                <w:rFonts w:ascii="Times New Roman" w:hAnsi="Times New Roman" w:cs="Times New Roman"/>
                <w:noProof/>
                <w:sz w:val="20"/>
                <w:szCs w:val="20"/>
              </w:rPr>
              <w:t xml:space="preserve">; but reduces correlation between fitted values and residuals, and </w:t>
            </w:r>
            <w:r w:rsidR="009D3437" w:rsidRPr="00FC3248">
              <w:rPr>
                <w:rFonts w:ascii="Times New Roman" w:hAnsi="Times New Roman" w:cs="Times New Roman"/>
                <w:noProof/>
                <w:sz w:val="20"/>
                <w:szCs w:val="20"/>
              </w:rPr>
              <w:t xml:space="preserve">enhances </w:t>
            </w:r>
            <w:r w:rsidR="00F85CD1" w:rsidRPr="00FC3248">
              <w:rPr>
                <w:rFonts w:ascii="Times New Roman" w:hAnsi="Times New Roman" w:cs="Times New Roman"/>
                <w:noProof/>
                <w:sz w:val="20"/>
                <w:szCs w:val="20"/>
              </w:rPr>
              <w:t>normality of residuals</w:t>
            </w:r>
          </w:p>
        </w:tc>
      </w:tr>
      <w:tr w:rsidR="000F31F4" w:rsidRPr="00FC3248" w:rsidTr="001A2577">
        <w:trPr>
          <w:jc w:val="center"/>
        </w:trPr>
        <w:tc>
          <w:tcPr>
            <w:tcW w:w="334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Density x Mayfly Density + Lake + Siltiness  + Radiation</w:t>
            </w:r>
          </w:p>
        </w:tc>
        <w:tc>
          <w:tcPr>
            <w:tcW w:w="1706"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slope for No. of Days nested within random intercept for Block</w:t>
            </w:r>
          </w:p>
        </w:tc>
        <w:tc>
          <w:tcPr>
            <w:tcW w:w="1559" w:type="dxa"/>
            <w:vAlign w:val="center"/>
          </w:tcPr>
          <w:p w:rsidR="000F31F4" w:rsidRPr="00FC3248" w:rsidRDefault="000F31F4" w:rsidP="001A2577">
            <w:pPr>
              <w:jc w:val="center"/>
              <w:rPr>
                <w:rFonts w:ascii="Times New Roman" w:hAnsi="Times New Roman" w:cs="Times New Roman"/>
                <w:noProof/>
                <w:sz w:val="20"/>
                <w:szCs w:val="20"/>
              </w:rPr>
            </w:pPr>
          </w:p>
        </w:tc>
        <w:tc>
          <w:tcPr>
            <w:tcW w:w="2520" w:type="dxa"/>
            <w:vAlign w:val="center"/>
          </w:tcPr>
          <w:p w:rsidR="000F31F4" w:rsidRPr="00FC3248" w:rsidRDefault="000F31F4"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370.3</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Tadpole Density </w:t>
            </w:r>
            <w:r w:rsidR="006F228D" w:rsidRPr="00FC3248">
              <w:rPr>
                <w:rFonts w:ascii="Times New Roman" w:hAnsi="Times New Roman" w:cs="Times New Roman"/>
                <w:noProof/>
                <w:sz w:val="20"/>
                <w:szCs w:val="20"/>
              </w:rPr>
              <w:t xml:space="preserve"> x </w:t>
            </w:r>
            <w:r w:rsidRPr="00FC3248">
              <w:rPr>
                <w:rFonts w:ascii="Times New Roman" w:hAnsi="Times New Roman" w:cs="Times New Roman"/>
                <w:noProof/>
                <w:sz w:val="20"/>
                <w:szCs w:val="20"/>
              </w:rPr>
              <w:t xml:space="preserve"> 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 xml:space="preserve">Lake + </w:t>
            </w:r>
            <w:r w:rsidRPr="00FC3248">
              <w:rPr>
                <w:rFonts w:ascii="Times New Roman" w:hAnsi="Times New Roman" w:cs="Times New Roman"/>
                <w:noProof/>
                <w:sz w:val="20"/>
                <w:szCs w:val="20"/>
              </w:rPr>
              <w:t xml:space="preserve">Siltiness </w:t>
            </w:r>
            <w:r w:rsidR="006F228D" w:rsidRPr="00FC3248">
              <w:rPr>
                <w:rFonts w:ascii="Times New Roman" w:hAnsi="Times New Roman" w:cs="Times New Roman"/>
                <w:noProof/>
                <w:sz w:val="20"/>
                <w:szCs w:val="20"/>
              </w:rPr>
              <w:t xml:space="preserve"> + </w:t>
            </w:r>
            <w:r w:rsidRPr="00FC3248">
              <w:rPr>
                <w:rFonts w:ascii="Times New Roman" w:hAnsi="Times New Roman" w:cs="Times New Roman"/>
                <w:noProof/>
                <w:sz w:val="20"/>
                <w:szCs w:val="20"/>
              </w:rPr>
              <w:t>Radiation</w:t>
            </w:r>
            <w:r w:rsidR="000F31F4" w:rsidRPr="00FC3248">
              <w:rPr>
                <w:rFonts w:ascii="Times New Roman" w:hAnsi="Times New Roman" w:cs="Times New Roman"/>
                <w:noProof/>
                <w:sz w:val="20"/>
                <w:szCs w:val="20"/>
              </w:rPr>
              <w:t xml:space="preserve"> + 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231.0</w:t>
            </w:r>
          </w:p>
        </w:tc>
      </w:tr>
      <w:tr w:rsidR="00B61137" w:rsidRPr="00FC3248" w:rsidTr="001A2577">
        <w:trPr>
          <w:jc w:val="center"/>
        </w:trPr>
        <w:tc>
          <w:tcPr>
            <w:tcW w:w="334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r w:rsidR="006F228D" w:rsidRPr="00FC3248">
              <w:rPr>
                <w:rFonts w:ascii="Times New Roman" w:hAnsi="Times New Roman" w:cs="Times New Roman"/>
                <w:noProof/>
                <w:sz w:val="20"/>
                <w:szCs w:val="20"/>
              </w:rPr>
              <w:t xml:space="preserve"> + </w:t>
            </w:r>
            <w:r w:rsidR="000F31F4" w:rsidRPr="00FC3248">
              <w:rPr>
                <w:rFonts w:ascii="Times New Roman" w:hAnsi="Times New Roman" w:cs="Times New Roman"/>
                <w:noProof/>
                <w:sz w:val="20"/>
                <w:szCs w:val="20"/>
              </w:rPr>
              <w:t>No. of Days</w:t>
            </w:r>
          </w:p>
        </w:tc>
        <w:tc>
          <w:tcPr>
            <w:tcW w:w="1706"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559" w:type="dxa"/>
            <w:vAlign w:val="center"/>
          </w:tcPr>
          <w:p w:rsidR="00B61137" w:rsidRPr="00FC3248" w:rsidRDefault="00B61137"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 Block</w:t>
            </w:r>
          </w:p>
        </w:tc>
        <w:tc>
          <w:tcPr>
            <w:tcW w:w="2520" w:type="dxa"/>
            <w:vAlign w:val="center"/>
          </w:tcPr>
          <w:p w:rsidR="00B61137" w:rsidRPr="00FC3248" w:rsidRDefault="000F31F4" w:rsidP="001A2577">
            <w:pPr>
              <w:keepNext/>
              <w:jc w:val="center"/>
              <w:rPr>
                <w:rFonts w:ascii="Times New Roman" w:hAnsi="Times New Roman" w:cs="Times New Roman"/>
                <w:noProof/>
                <w:sz w:val="20"/>
                <w:szCs w:val="20"/>
              </w:rPr>
            </w:pPr>
            <w:r w:rsidRPr="00FC3248">
              <w:rPr>
                <w:rFonts w:ascii="Times New Roman" w:hAnsi="Times New Roman" w:cs="Times New Roman"/>
                <w:noProof/>
                <w:sz w:val="20"/>
                <w:szCs w:val="20"/>
              </w:rPr>
              <w:t>225.1</w:t>
            </w:r>
          </w:p>
        </w:tc>
      </w:tr>
    </w:tbl>
    <w:p w:rsidR="00C9698B" w:rsidRPr="001A2577" w:rsidRDefault="002351DB"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3.</w:t>
      </w:r>
      <w:proofErr w:type="gramEnd"/>
      <w:r w:rsidRPr="001A2577">
        <w:rPr>
          <w:rFonts w:ascii="Times New Roman" w:hAnsi="Times New Roman" w:cs="Times New Roman"/>
          <w:sz w:val="24"/>
          <w:szCs w:val="20"/>
        </w:rPr>
        <w:t xml:space="preserve"> Models of controlled algal abundance for 2009 field enclosure experiment, using numerical tadpole and mayfly density as the independent variables.</w:t>
      </w:r>
    </w:p>
    <w:p w:rsidR="00C9698B" w:rsidRPr="00FC3248" w:rsidRDefault="00C9698B"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07" w:type="dxa"/>
            <w:vAlign w:val="center"/>
          </w:tcPr>
          <w:p w:rsidR="003017EA"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(__, 96)</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Random intercept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Combined Variance structure</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Mayfly Density</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commentRangeStart w:id="126"/>
            <w:r w:rsidRPr="00FC3248">
              <w:rPr>
                <w:rFonts w:ascii="Times New Roman" w:hAnsi="Times New Roman" w:cs="Times New Roman"/>
                <w:noProof/>
                <w:sz w:val="20"/>
                <w:szCs w:val="20"/>
              </w:rPr>
              <w:t>-0.0011</w:t>
            </w:r>
            <w:commentRangeEnd w:id="126"/>
            <w:r w:rsidRPr="00FC3248">
              <w:rPr>
                <w:rStyle w:val="CommentReference"/>
                <w:sz w:val="20"/>
                <w:szCs w:val="20"/>
              </w:rPr>
              <w:commentReference w:id="126"/>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-3.7</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0.0004</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-0.07</w:t>
            </w:r>
          </w:p>
        </w:tc>
        <w:tc>
          <w:tcPr>
            <w:tcW w:w="80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899"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0.22</w:t>
            </w:r>
          </w:p>
        </w:tc>
        <w:tc>
          <w:tcPr>
            <w:tcW w:w="2450" w:type="dxa"/>
            <w:vAlign w:val="center"/>
          </w:tcPr>
          <w:p w:rsidR="003017EA" w:rsidRPr="00FC3248" w:rsidRDefault="003017EA" w:rsidP="001A2577">
            <w:pPr>
              <w:jc w:val="center"/>
              <w:rPr>
                <w:rFonts w:ascii="Times New Roman" w:hAnsi="Times New Roman"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Lake</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Calibri" w:hAnsi="Calibri" w:cs="Times New Roman"/>
                <w:noProof/>
                <w:sz w:val="20"/>
                <w:szCs w:val="20"/>
              </w:rPr>
            </w:pP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LeConte</w:t>
            </w:r>
            <w:r w:rsidRPr="00FC3248">
              <w:rPr>
                <w:rFonts w:ascii="Times New Roman" w:hAnsi="Times New Roman" w:cs="Times New Roman"/>
                <w:noProof/>
                <w:sz w:val="20"/>
                <w:szCs w:val="20"/>
              </w:rPr>
              <w:t xml:space="preserve"> = 0.33</w:t>
            </w:r>
            <w:r w:rsidRPr="00FC3248">
              <w:rPr>
                <w:rFonts w:ascii="Times New Roman" w:hAnsi="Times New Roman" w:cs="Times New Roman"/>
                <w:noProof/>
                <w:sz w:val="20"/>
                <w:szCs w:val="20"/>
                <w:vertAlign w:val="superscript"/>
              </w:rPr>
              <w:t>2</w:t>
            </w:r>
          </w:p>
          <w:p w:rsidR="003017EA" w:rsidRPr="00FC3248" w:rsidRDefault="003017EA"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Spur</w:t>
            </w:r>
            <w:r w:rsidRPr="00FC3248">
              <w:rPr>
                <w:rFonts w:ascii="Times New Roman" w:hAnsi="Times New Roman" w:cs="Times New Roman"/>
                <w:noProof/>
                <w:sz w:val="20"/>
                <w:szCs w:val="20"/>
              </w:rPr>
              <w:t xml:space="preserve"> = 3.36</w:t>
            </w:r>
            <w:r w:rsidRPr="00FC3248">
              <w:rPr>
                <w:rFonts w:ascii="Times New Roman" w:hAnsi="Times New Roman" w:cs="Times New Roman"/>
                <w:noProof/>
                <w:sz w:val="20"/>
                <w:szCs w:val="20"/>
                <w:vertAlign w:val="superscript"/>
              </w:rPr>
              <w:t>2</w:t>
            </w:r>
          </w:p>
        </w:tc>
      </w:tr>
      <w:tr w:rsidR="003017EA" w:rsidRPr="00FC3248" w:rsidTr="001A2577">
        <w:trPr>
          <w:jc w:val="center"/>
        </w:trPr>
        <w:tc>
          <w:tcPr>
            <w:tcW w:w="1527"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Block</w:t>
            </w:r>
          </w:p>
        </w:tc>
        <w:tc>
          <w:tcPr>
            <w:tcW w:w="1374" w:type="dxa"/>
            <w:vAlign w:val="center"/>
          </w:tcPr>
          <w:p w:rsidR="003017EA" w:rsidRPr="00FC3248" w:rsidRDefault="003017EA" w:rsidP="001A2577">
            <w:pPr>
              <w:jc w:val="center"/>
              <w:rPr>
                <w:rFonts w:ascii="Times New Roman" w:hAnsi="Times New Roman" w:cs="Times New Roman"/>
                <w:noProof/>
                <w:sz w:val="20"/>
                <w:szCs w:val="20"/>
              </w:rPr>
            </w:pPr>
          </w:p>
        </w:tc>
        <w:tc>
          <w:tcPr>
            <w:tcW w:w="807" w:type="dxa"/>
            <w:vAlign w:val="center"/>
          </w:tcPr>
          <w:p w:rsidR="003017EA" w:rsidRPr="00FC3248" w:rsidRDefault="003017EA" w:rsidP="001A2577">
            <w:pPr>
              <w:jc w:val="center"/>
              <w:rPr>
                <w:rFonts w:ascii="Times New Roman" w:hAnsi="Times New Roman" w:cs="Times New Roman"/>
                <w:noProof/>
                <w:sz w:val="20"/>
                <w:szCs w:val="20"/>
              </w:rPr>
            </w:pPr>
          </w:p>
        </w:tc>
        <w:tc>
          <w:tcPr>
            <w:tcW w:w="899" w:type="dxa"/>
            <w:vAlign w:val="center"/>
          </w:tcPr>
          <w:p w:rsidR="003017EA" w:rsidRPr="00FC3248" w:rsidRDefault="003017EA" w:rsidP="001A2577">
            <w:pPr>
              <w:jc w:val="center"/>
              <w:rPr>
                <w:rFonts w:ascii="Times New Roman" w:hAnsi="Times New Roman" w:cs="Times New Roman"/>
                <w:noProof/>
                <w:sz w:val="20"/>
                <w:szCs w:val="20"/>
              </w:rPr>
            </w:pPr>
          </w:p>
        </w:tc>
        <w:tc>
          <w:tcPr>
            <w:tcW w:w="2450" w:type="dxa"/>
            <w:vAlign w:val="center"/>
          </w:tcPr>
          <w:p w:rsidR="003017EA" w:rsidRPr="00FC3248" w:rsidRDefault="003017EA"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Random intercept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c>
          <w:tcPr>
            <w:tcW w:w="2412" w:type="dxa"/>
            <w:vAlign w:val="center"/>
          </w:tcPr>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1</w:t>
            </w:r>
            <w:r w:rsidRPr="00FC3248">
              <w:rPr>
                <w:rFonts w:ascii="Times New Roman" w:hAnsi="Times New Roman" w:cs="Times New Roman"/>
                <w:noProof/>
                <w:sz w:val="20"/>
                <w:szCs w:val="20"/>
              </w:rPr>
              <w:t xml:space="preserve"> ~ N(0, 0.48</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2</w:t>
            </w:r>
            <w:r w:rsidRPr="00FC3248">
              <w:rPr>
                <w:rFonts w:ascii="Times New Roman" w:hAnsi="Times New Roman" w:cs="Times New Roman"/>
                <w:noProof/>
                <w:sz w:val="20"/>
                <w:szCs w:val="20"/>
              </w:rPr>
              <w:t xml:space="preserve"> ~ N(0, 0.27</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p w:rsidR="003017EA" w:rsidRPr="00FC3248" w:rsidRDefault="003017EA" w:rsidP="001A2577">
            <w:pPr>
              <w:jc w:val="cente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block 3</w:t>
            </w:r>
            <w:r w:rsidRPr="00FC3248">
              <w:rPr>
                <w:rFonts w:ascii="Times New Roman" w:hAnsi="Times New Roman" w:cs="Times New Roman"/>
                <w:noProof/>
                <w:sz w:val="20"/>
                <w:szCs w:val="20"/>
              </w:rPr>
              <w:t xml:space="preserve"> ~ N(0, 0.22</w:t>
            </w:r>
            <w:r w:rsidRPr="00FC3248">
              <w:rPr>
                <w:rFonts w:ascii="Times New Roman" w:hAnsi="Times New Roman" w:cs="Times New Roman"/>
                <w:noProof/>
                <w:sz w:val="20"/>
                <w:szCs w:val="20"/>
                <w:vertAlign w:val="superscript"/>
              </w:rPr>
              <w:t>2</w:t>
            </w:r>
            <w:r w:rsidRPr="00FC3248">
              <w:rPr>
                <w:rFonts w:ascii="Times New Roman" w:hAnsi="Times New Roman" w:cs="Times New Roman"/>
                <w:noProof/>
                <w:sz w:val="20"/>
                <w:szCs w:val="20"/>
              </w:rPr>
              <w:t>)</w:t>
            </w:r>
          </w:p>
        </w:tc>
      </w:tr>
    </w:tbl>
    <w:p w:rsidR="005D6295" w:rsidRPr="00FC3248" w:rsidRDefault="002351DB" w:rsidP="001A2577">
      <w:pPr>
        <w:rPr>
          <w:sz w:val="20"/>
          <w:szCs w:val="20"/>
        </w:rPr>
      </w:pPr>
      <w:proofErr w:type="gramStart"/>
      <w:r w:rsidRPr="001A2577">
        <w:rPr>
          <w:rFonts w:ascii="Times New Roman" w:hAnsi="Times New Roman" w:cs="Times New Roman"/>
          <w:sz w:val="24"/>
          <w:szCs w:val="20"/>
        </w:rPr>
        <w:t>Table 4.</w:t>
      </w:r>
      <w:proofErr w:type="gramEnd"/>
      <w:r w:rsidRPr="001A2577">
        <w:rPr>
          <w:rFonts w:ascii="Times New Roman" w:hAnsi="Times New Roman" w:cs="Times New Roman"/>
          <w:sz w:val="24"/>
          <w:szCs w:val="20"/>
        </w:rPr>
        <w:t xml:space="preserve">  Description of best-fit model of </w:t>
      </w:r>
      <w:r w:rsidR="003017EA" w:rsidRPr="001A2577">
        <w:rPr>
          <w:rFonts w:ascii="Times New Roman" w:hAnsi="Times New Roman" w:cs="Times New Roman"/>
          <w:sz w:val="24"/>
          <w:szCs w:val="20"/>
        </w:rPr>
        <w:t xml:space="preserve">within-lake-location </w:t>
      </w:r>
      <w:r w:rsidRPr="001A2577">
        <w:rPr>
          <w:rFonts w:ascii="Times New Roman" w:hAnsi="Times New Roman" w:cs="Times New Roman"/>
          <w:sz w:val="24"/>
          <w:szCs w:val="20"/>
        </w:rPr>
        <w:t>controlled algal abundance</w:t>
      </w:r>
      <w:r w:rsidR="00B703AA" w:rsidRPr="001A2577">
        <w:rPr>
          <w:rFonts w:ascii="Times New Roman" w:hAnsi="Times New Roman" w:cs="Times New Roman"/>
          <w:sz w:val="24"/>
          <w:szCs w:val="20"/>
        </w:rPr>
        <w:t>.</w:t>
      </w:r>
      <w:r w:rsidR="005D6295" w:rsidRPr="00FC3248">
        <w:rPr>
          <w:sz w:val="20"/>
          <w:szCs w:val="20"/>
        </w:rPr>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(5, 29)</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p-value</w:t>
            </w:r>
          </w:p>
        </w:tc>
        <w:tc>
          <w:tcPr>
            <w:tcW w:w="1916"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abundance</w:t>
            </w:r>
          </w:p>
        </w:tc>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-0.01 ± </w:t>
            </w:r>
            <w:r w:rsidR="004337C1" w:rsidRPr="00FC3248">
              <w:rPr>
                <w:rFonts w:ascii="Times New Roman" w:hAnsi="Times New Roman" w:cs="Times New Roman"/>
                <w:sz w:val="20"/>
                <w:szCs w:val="20"/>
              </w:rPr>
              <w:t>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0.03</w:t>
            </w:r>
          </w:p>
        </w:tc>
        <w:tc>
          <w:tcPr>
            <w:tcW w:w="1916" w:type="dxa"/>
            <w:vAlign w:val="center"/>
          </w:tcPr>
          <w:p w:rsidR="008B2F78" w:rsidRPr="00FC3248" w:rsidRDefault="008B2F78"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0</w:t>
            </w:r>
            <w:r w:rsidRPr="00FC3248">
              <w:rPr>
                <w:rFonts w:ascii="Times New Roman" w:hAnsi="Times New Roman" w:cs="Times New Roman"/>
                <w:noProof/>
                <w:sz w:val="20"/>
                <w:szCs w:val="20"/>
              </w:rPr>
              <w:t xml:space="preserve"> = </w:t>
            </w:r>
            <w:r w:rsidR="00DB4DA5" w:rsidRPr="00FC3248">
              <w:rPr>
                <w:rFonts w:ascii="Times New Roman" w:hAnsi="Times New Roman" w:cs="Times New Roman"/>
                <w:noProof/>
                <w:sz w:val="20"/>
                <w:szCs w:val="20"/>
              </w:rPr>
              <w:t>1.13</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w:t>
            </w:r>
            <w:r w:rsidRPr="00FC3248">
              <w:rPr>
                <w:rFonts w:ascii="Times New Roman" w:hAnsi="Times New Roman" w:cs="Times New Roman"/>
                <w:noProof/>
                <w:sz w:val="20"/>
                <w:szCs w:val="20"/>
              </w:rPr>
              <w:t xml:space="preserve"> = 0.90</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10</w:t>
            </w:r>
            <w:r w:rsidRPr="00FC3248">
              <w:rPr>
                <w:rFonts w:ascii="Times New Roman" w:hAnsi="Times New Roman" w:cs="Times New Roman"/>
                <w:noProof/>
                <w:sz w:val="20"/>
                <w:szCs w:val="20"/>
              </w:rPr>
              <w:t xml:space="preserve"> = 1.32</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noProof/>
                <w:sz w:val="20"/>
                <w:szCs w:val="20"/>
                <w:vertAlign w:val="subscript"/>
              </w:rPr>
              <w:t>tadpole = 20</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abundance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-0.004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0.0006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-6.6</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Mayfly </w:t>
            </w:r>
            <w:r w:rsidR="00BF59AA" w:rsidRPr="00FC3248">
              <w:rPr>
                <w:rFonts w:ascii="Times New Roman" w:hAnsi="Times New Roman" w:cs="Times New Roman"/>
                <w:sz w:val="20"/>
                <w:szCs w:val="20"/>
              </w:rPr>
              <w:t>species</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-21.3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DB4DA5" w:rsidP="001A2577">
            <w:pPr>
              <w:jc w:val="center"/>
              <w:rPr>
                <w:rFonts w:ascii="Times New Roman" w:hAnsi="Times New Roman" w:cs="Times New Roman"/>
                <w:noProof/>
                <w:sz w:val="20"/>
                <w:szCs w:val="20"/>
                <w:vertAlign w:val="superscript"/>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Callibaetis</w:t>
            </w:r>
            <w:r w:rsidRPr="00FC3248">
              <w:rPr>
                <w:rFonts w:ascii="Times New Roman" w:hAnsi="Times New Roman" w:cs="Times New Roman"/>
                <w:noProof/>
                <w:sz w:val="20"/>
                <w:szCs w:val="20"/>
              </w:rPr>
              <w:t xml:space="preserve"> = 0.06</w:t>
            </w:r>
            <w:r w:rsidRPr="00FC3248">
              <w:rPr>
                <w:rFonts w:ascii="Times New Roman" w:hAnsi="Times New Roman" w:cs="Times New Roman"/>
                <w:noProof/>
                <w:sz w:val="20"/>
                <w:szCs w:val="20"/>
                <w:vertAlign w:val="superscript"/>
              </w:rPr>
              <w:t>2</w:t>
            </w:r>
          </w:p>
          <w:p w:rsidR="00DB4DA5" w:rsidRPr="00FC3248" w:rsidRDefault="00DB4DA5" w:rsidP="001A2577">
            <w:pPr>
              <w:jc w:val="center"/>
              <w:rPr>
                <w:rFonts w:ascii="Times New Roman" w:hAnsi="Times New Roman" w:cs="Times New Roman"/>
                <w:sz w:val="20"/>
                <w:szCs w:val="20"/>
              </w:rPr>
            </w:pPr>
            <w:r w:rsidRPr="00FC3248">
              <w:rPr>
                <w:rFonts w:ascii="Times New Roman" w:hAnsi="Times New Roman" w:cs="Times New Roman"/>
                <w:noProof/>
                <w:sz w:val="20"/>
                <w:szCs w:val="20"/>
              </w:rPr>
              <w:t>σ</w:t>
            </w:r>
            <w:r w:rsidRPr="00FC3248">
              <w:rPr>
                <w:rFonts w:ascii="Times New Roman" w:hAnsi="Times New Roman" w:cs="Times New Roman"/>
                <w:i/>
                <w:noProof/>
                <w:sz w:val="20"/>
                <w:szCs w:val="20"/>
                <w:vertAlign w:val="subscript"/>
              </w:rPr>
              <w:t>Ameletus</w:t>
            </w:r>
            <w:r w:rsidRPr="00FC3248">
              <w:rPr>
                <w:rFonts w:ascii="Times New Roman" w:hAnsi="Times New Roman" w:cs="Times New Roman"/>
                <w:noProof/>
                <w:sz w:val="20"/>
                <w:szCs w:val="20"/>
              </w:rPr>
              <w:t xml:space="preserve"> = 0.22</w:t>
            </w:r>
            <w:r w:rsidRPr="00FC3248">
              <w:rPr>
                <w:rFonts w:ascii="Times New Roman" w:hAnsi="Times New Roman" w:cs="Times New Roman"/>
                <w:noProof/>
                <w:sz w:val="20"/>
                <w:szCs w:val="20"/>
                <w:vertAlign w:val="superscript"/>
              </w:rPr>
              <w:t>2</w:t>
            </w: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-3.1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0.19</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-16.7</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r w:rsidR="00E532B8" w:rsidRPr="00FC3248" w:rsidTr="001A2577">
        <w:tc>
          <w:tcPr>
            <w:tcW w:w="1915" w:type="dxa"/>
            <w:vAlign w:val="center"/>
          </w:tcPr>
          <w:p w:rsidR="00E532B8" w:rsidRPr="00FC3248" w:rsidRDefault="00E532B8" w:rsidP="001A2577">
            <w:pPr>
              <w:jc w:val="center"/>
              <w:rPr>
                <w:rFonts w:ascii="Times New Roman" w:hAnsi="Times New Roman" w:cs="Times New Roman"/>
                <w:sz w:val="20"/>
                <w:szCs w:val="20"/>
              </w:rPr>
            </w:pPr>
            <w:r w:rsidRPr="00FC3248">
              <w:rPr>
                <w:rFonts w:ascii="Times New Roman" w:hAnsi="Times New Roman" w:cs="Times New Roman"/>
                <w:sz w:val="20"/>
                <w:szCs w:val="20"/>
              </w:rPr>
              <w:t>Mayfly species x Lake</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2.9 </w:t>
            </w:r>
            <w:r w:rsidR="00E532B8" w:rsidRPr="00FC3248">
              <w:rPr>
                <w:rFonts w:ascii="Times New Roman" w:hAnsi="Times New Roman" w:cs="Times New Roman"/>
                <w:sz w:val="20"/>
                <w:szCs w:val="20"/>
              </w:rPr>
              <w:t>±</w:t>
            </w:r>
            <w:r w:rsidRPr="00FC3248">
              <w:rPr>
                <w:rFonts w:ascii="Times New Roman" w:hAnsi="Times New Roman" w:cs="Times New Roman"/>
                <w:sz w:val="20"/>
                <w:szCs w:val="20"/>
              </w:rPr>
              <w:t xml:space="preserve"> 0.20</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14.3</w:t>
            </w:r>
          </w:p>
        </w:tc>
        <w:tc>
          <w:tcPr>
            <w:tcW w:w="1915" w:type="dxa"/>
            <w:vAlign w:val="center"/>
          </w:tcPr>
          <w:p w:rsidR="00E532B8" w:rsidRPr="00FC3248" w:rsidRDefault="004337C1" w:rsidP="001A2577">
            <w:pPr>
              <w:jc w:val="center"/>
              <w:rPr>
                <w:rFonts w:ascii="Times New Roman" w:hAnsi="Times New Roman" w:cs="Times New Roman"/>
                <w:sz w:val="20"/>
                <w:szCs w:val="20"/>
              </w:rPr>
            </w:pPr>
            <w:r w:rsidRPr="00FC3248">
              <w:rPr>
                <w:rFonts w:ascii="Times New Roman" w:hAnsi="Times New Roman" w:cs="Times New Roman"/>
                <w:sz w:val="20"/>
                <w:szCs w:val="20"/>
              </w:rPr>
              <w:t>&lt;0.0001</w:t>
            </w:r>
          </w:p>
        </w:tc>
        <w:tc>
          <w:tcPr>
            <w:tcW w:w="1916" w:type="dxa"/>
            <w:vAlign w:val="center"/>
          </w:tcPr>
          <w:p w:rsidR="00E532B8" w:rsidRPr="00FC3248" w:rsidRDefault="00E532B8" w:rsidP="001A2577">
            <w:pPr>
              <w:jc w:val="center"/>
              <w:rPr>
                <w:rFonts w:ascii="Times New Roman" w:hAnsi="Times New Roman" w:cs="Times New Roman"/>
                <w:sz w:val="20"/>
                <w:szCs w:val="20"/>
              </w:rPr>
            </w:pPr>
          </w:p>
        </w:tc>
      </w:tr>
    </w:tbl>
    <w:p w:rsidR="00C646C3" w:rsidRPr="001A2577" w:rsidRDefault="00E532B8"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5.</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For 2009 field enclosures, summary of best fit model of mayfly length.</w:t>
      </w:r>
      <w:proofErr w:type="gramEnd"/>
    </w:p>
    <w:p w:rsidR="00C646C3" w:rsidRPr="00FC3248" w:rsidRDefault="00C646C3"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lastRenderedPageBreak/>
              <w:t>Term</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696" w:type="dxa"/>
            <w:vAlign w:val="center"/>
          </w:tcPr>
          <w:p w:rsidR="00C646C3" w:rsidRPr="00FC3248" w:rsidRDefault="001A2577" w:rsidP="001A2577">
            <w:pPr>
              <w:jc w:val="center"/>
              <w:rPr>
                <w:rFonts w:ascii="Times New Roman" w:hAnsi="Times New Roman" w:cs="Times New Roman"/>
                <w:sz w:val="20"/>
                <w:szCs w:val="20"/>
              </w:rPr>
            </w:pPr>
            <w:r>
              <w:rPr>
                <w:rFonts w:ascii="Times New Roman" w:hAnsi="Times New Roman" w:cs="Times New Roman"/>
                <w:sz w:val="20"/>
                <w:szCs w:val="20"/>
              </w:rPr>
              <w:t>t</w:t>
            </w:r>
            <w:r w:rsidR="00C646C3" w:rsidRPr="001A2577">
              <w:rPr>
                <w:rFonts w:ascii="Times New Roman" w:hAnsi="Times New Roman" w:cs="Times New Roman"/>
                <w:sz w:val="20"/>
                <w:szCs w:val="20"/>
                <w:vertAlign w:val="subscript"/>
              </w:rPr>
              <w:t>(4, 89)</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469"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0.29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0.09</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0.001</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0.92 </w:t>
            </w:r>
            <w:r w:rsidRPr="00FC3248">
              <w:rPr>
                <w:rFonts w:ascii="Cambria Math" w:hAnsi="Cambria Math" w:cs="Times New Roman"/>
                <w:sz w:val="20"/>
                <w:szCs w:val="20"/>
              </w:rPr>
              <w:t>±</w:t>
            </w:r>
            <w:r w:rsidRPr="00FC3248">
              <w:rPr>
                <w:rFonts w:ascii="Times New Roman" w:hAnsi="Times New Roman" w:cs="Times New Roman"/>
                <w:sz w:val="20"/>
                <w:szCs w:val="20"/>
              </w:rPr>
              <w:t xml:space="preserve"> 1.6</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0.57</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 x Lake</w:t>
            </w:r>
          </w:p>
        </w:tc>
        <w:tc>
          <w:tcPr>
            <w:tcW w:w="15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 xml:space="preserve">-0.40 </w:t>
            </w:r>
            <w:r w:rsidRPr="00FC3248">
              <w:rPr>
                <w:rFonts w:ascii="Cambria Math" w:hAnsi="Cambria Math" w:cs="Times New Roman"/>
                <w:sz w:val="20"/>
                <w:szCs w:val="20"/>
              </w:rPr>
              <w:t>±</w:t>
            </w:r>
            <w:r w:rsidRPr="00FC3248">
              <w:rPr>
                <w:rFonts w:ascii="Times New Roman" w:hAnsi="Times New Roman" w:cs="Times New Roman"/>
                <w:sz w:val="20"/>
                <w:szCs w:val="20"/>
              </w:rPr>
              <w:t xml:space="preserve"> 0.012</w:t>
            </w:r>
          </w:p>
        </w:tc>
        <w:tc>
          <w:tcPr>
            <w:tcW w:w="696"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-3.3</w:t>
            </w:r>
          </w:p>
        </w:tc>
        <w:tc>
          <w:tcPr>
            <w:tcW w:w="810"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0.002</w:t>
            </w:r>
          </w:p>
        </w:tc>
        <w:tc>
          <w:tcPr>
            <w:tcW w:w="1377" w:type="dxa"/>
            <w:vAlign w:val="center"/>
          </w:tcPr>
          <w:p w:rsidR="00C646C3" w:rsidRPr="00FC3248" w:rsidRDefault="00C646C3" w:rsidP="001A2577">
            <w:pPr>
              <w:jc w:val="center"/>
              <w:rPr>
                <w:rFonts w:ascii="Times New Roman" w:hAnsi="Times New Roman" w:cs="Times New Roman"/>
                <w:sz w:val="20"/>
                <w:szCs w:val="20"/>
              </w:rPr>
            </w:pPr>
          </w:p>
        </w:tc>
        <w:tc>
          <w:tcPr>
            <w:tcW w:w="2469" w:type="dxa"/>
            <w:vAlign w:val="center"/>
          </w:tcPr>
          <w:p w:rsidR="00C646C3" w:rsidRPr="00FC3248" w:rsidRDefault="00C646C3" w:rsidP="001A2577">
            <w:pPr>
              <w:jc w:val="center"/>
              <w:rPr>
                <w:rFonts w:ascii="Times New Roman" w:hAnsi="Times New Roman" w:cs="Times New Roman"/>
                <w:sz w:val="20"/>
                <w:szCs w:val="20"/>
              </w:rPr>
            </w:pPr>
          </w:p>
        </w:tc>
      </w:tr>
      <w:tr w:rsidR="00C646C3" w:rsidRPr="00FC3248" w:rsidTr="001A2577">
        <w:trPr>
          <w:jc w:val="center"/>
        </w:trPr>
        <w:tc>
          <w:tcPr>
            <w:tcW w:w="2824" w:type="dxa"/>
            <w:vAlign w:val="center"/>
          </w:tcPr>
          <w:p w:rsidR="00C646C3" w:rsidRPr="00FC3248" w:rsidRDefault="00C646C3"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596" w:type="dxa"/>
            <w:vAlign w:val="center"/>
          </w:tcPr>
          <w:p w:rsidR="00C646C3" w:rsidRPr="00FC3248" w:rsidRDefault="00C646C3" w:rsidP="001A2577">
            <w:pPr>
              <w:jc w:val="center"/>
              <w:rPr>
                <w:rFonts w:ascii="Times New Roman" w:hAnsi="Times New Roman" w:cs="Times New Roman"/>
                <w:sz w:val="20"/>
                <w:szCs w:val="20"/>
              </w:rPr>
            </w:pPr>
          </w:p>
        </w:tc>
        <w:tc>
          <w:tcPr>
            <w:tcW w:w="696" w:type="dxa"/>
            <w:vAlign w:val="center"/>
          </w:tcPr>
          <w:p w:rsidR="00C646C3" w:rsidRPr="00FC3248" w:rsidRDefault="00C646C3" w:rsidP="001A2577">
            <w:pPr>
              <w:jc w:val="center"/>
              <w:rPr>
                <w:rFonts w:ascii="Times New Roman" w:hAnsi="Times New Roman" w:cs="Times New Roman"/>
                <w:sz w:val="20"/>
                <w:szCs w:val="20"/>
              </w:rPr>
            </w:pPr>
          </w:p>
        </w:tc>
        <w:tc>
          <w:tcPr>
            <w:tcW w:w="810" w:type="dxa"/>
            <w:vAlign w:val="center"/>
          </w:tcPr>
          <w:p w:rsidR="00C646C3" w:rsidRPr="00FC3248" w:rsidRDefault="00C646C3" w:rsidP="001A2577">
            <w:pPr>
              <w:jc w:val="center"/>
              <w:rPr>
                <w:rFonts w:ascii="Times New Roman" w:hAnsi="Times New Roman" w:cs="Times New Roman"/>
                <w:sz w:val="20"/>
                <w:szCs w:val="20"/>
              </w:rPr>
            </w:pPr>
          </w:p>
        </w:tc>
        <w:tc>
          <w:tcPr>
            <w:tcW w:w="1377" w:type="dxa"/>
            <w:vAlign w:val="center"/>
          </w:tcPr>
          <w:p w:rsidR="00C646C3" w:rsidRPr="00FC3248" w:rsidRDefault="00C646C3"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Pr="00FC3248">
              <w:rPr>
                <w:rFonts w:ascii="Times New Roman" w:hAnsi="Times New Roman" w:cs="Times New Roman"/>
                <w:sz w:val="20"/>
                <w:szCs w:val="20"/>
              </w:rPr>
              <w:t>N(0, 3.8</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469" w:type="dxa"/>
            <w:vAlign w:val="center"/>
          </w:tcPr>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3.1</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00C646C3" w:rsidRPr="00FC3248">
              <w:rPr>
                <w:rFonts w:ascii="Times New Roman" w:hAnsi="Times New Roman" w:cs="Times New Roman"/>
                <w:sz w:val="20"/>
                <w:szCs w:val="20"/>
                <w:vertAlign w:val="subscript"/>
              </w:rPr>
              <w:t>Early</w:t>
            </w:r>
            <w:proofErr w:type="spellEnd"/>
            <w:r w:rsidR="00C646C3" w:rsidRPr="00FC3248">
              <w:rPr>
                <w:rFonts w:ascii="Times New Roman" w:hAnsi="Times New Roman" w:cs="Times New Roman"/>
                <w:sz w:val="20"/>
                <w:szCs w:val="20"/>
                <w:vertAlign w:val="subscript"/>
              </w:rPr>
              <w:t xml:space="preserve"> August</w:t>
            </w:r>
            <w:r w:rsidRPr="00FC3248">
              <w:rPr>
                <w:rFonts w:ascii="Times New Roman" w:hAnsi="Times New Roman"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6.8</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p w:rsidR="00C646C3"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00C646C3" w:rsidRPr="00FC3248">
              <w:rPr>
                <w:rFonts w:ascii="Cambria Math" w:hAnsi="Cambria Math" w:cs="Times New Roman"/>
                <w:sz w:val="20"/>
                <w:szCs w:val="20"/>
              </w:rPr>
              <w:t>~</w:t>
            </w:r>
            <w:r w:rsidR="00C646C3" w:rsidRPr="00FC3248">
              <w:rPr>
                <w:rFonts w:ascii="Times New Roman" w:hAnsi="Times New Roman" w:cs="Times New Roman"/>
                <w:sz w:val="20"/>
                <w:szCs w:val="20"/>
              </w:rPr>
              <w:t>N(0, 5.0</w:t>
            </w:r>
            <w:r w:rsidR="00C646C3" w:rsidRPr="00FC3248">
              <w:rPr>
                <w:rFonts w:ascii="Times New Roman" w:hAnsi="Times New Roman" w:cs="Times New Roman"/>
                <w:sz w:val="20"/>
                <w:szCs w:val="20"/>
                <w:vertAlign w:val="superscript"/>
              </w:rPr>
              <w:t>2</w:t>
            </w:r>
            <w:r w:rsidR="00C646C3" w:rsidRPr="00FC3248">
              <w:rPr>
                <w:rFonts w:ascii="Times New Roman" w:hAnsi="Times New Roman" w:cs="Times New Roman"/>
                <w:sz w:val="20"/>
                <w:szCs w:val="20"/>
              </w:rPr>
              <w:t>)</w:t>
            </w:r>
          </w:p>
        </w:tc>
      </w:tr>
    </w:tbl>
    <w:p w:rsidR="00016E22" w:rsidRPr="001A2577" w:rsidRDefault="00016E22"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6.</w:t>
      </w:r>
      <w:proofErr w:type="gramEnd"/>
      <w:r w:rsidRPr="001A2577">
        <w:rPr>
          <w:rFonts w:ascii="Times New Roman" w:hAnsi="Times New Roman" w:cs="Times New Roman"/>
          <w:sz w:val="24"/>
          <w:szCs w:val="20"/>
        </w:rPr>
        <w:t xml:space="preserve">  </w:t>
      </w:r>
      <w:proofErr w:type="gramStart"/>
      <w:r w:rsidR="00587FE1" w:rsidRPr="001A2577">
        <w:rPr>
          <w:rFonts w:ascii="Times New Roman" w:hAnsi="Times New Roman" w:cs="Times New Roman"/>
          <w:sz w:val="24"/>
          <w:szCs w:val="20"/>
        </w:rPr>
        <w:t>Summary of best fit model of t</w:t>
      </w:r>
      <w:r w:rsidRPr="001A2577">
        <w:rPr>
          <w:rFonts w:ascii="Times New Roman" w:hAnsi="Times New Roman" w:cs="Times New Roman"/>
          <w:sz w:val="24"/>
          <w:szCs w:val="20"/>
        </w:rPr>
        <w:t xml:space="preserve">adpole </w:t>
      </w:r>
      <w:r w:rsidR="00587FE1" w:rsidRPr="001A2577">
        <w:rPr>
          <w:rFonts w:ascii="Times New Roman" w:hAnsi="Times New Roman" w:cs="Times New Roman"/>
          <w:sz w:val="24"/>
          <w:szCs w:val="20"/>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RPr="00FC3248" w:rsidTr="001A2577">
        <w:trPr>
          <w:jc w:val="center"/>
        </w:trPr>
        <w:tc>
          <w:tcPr>
            <w:tcW w:w="109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Lake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Term</w:t>
            </w:r>
          </w:p>
        </w:tc>
        <w:tc>
          <w:tcPr>
            <w:tcW w:w="1296"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Coefficient</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t</w:t>
            </w:r>
            <w:r w:rsidRPr="00FC3248">
              <w:rPr>
                <w:rFonts w:ascii="Times New Roman" w:hAnsi="Times New Roman" w:cs="Times New Roman"/>
                <w:sz w:val="20"/>
                <w:szCs w:val="20"/>
                <w:vertAlign w:val="subscript"/>
              </w:rPr>
              <w:t>(4, 43)</w:t>
            </w: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p</w:t>
            </w: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Intercept</w:t>
            </w:r>
          </w:p>
        </w:tc>
        <w:tc>
          <w:tcPr>
            <w:tcW w:w="2515"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Variance</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LeConte</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0.26</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vertAlign w:val="subscript"/>
              </w:rPr>
            </w:pPr>
            <w:r w:rsidRPr="00FC3248">
              <w:rPr>
                <w:rFonts w:ascii="Times New Roman" w:hAnsi="Times New Roman" w:cs="Times New Roman"/>
                <w:sz w:val="20"/>
                <w:szCs w:val="20"/>
              </w:rPr>
              <w:t>3.1</w:t>
            </w:r>
          </w:p>
          <w:p w:rsidR="00BD0633" w:rsidRPr="00FC3248" w:rsidRDefault="00BD0633" w:rsidP="001A2577">
            <w:pPr>
              <w:jc w:val="center"/>
              <w:rPr>
                <w:rFonts w:ascii="Times New Roman" w:hAnsi="Times New Roman" w:cs="Times New Roman"/>
                <w:sz w:val="20"/>
                <w:szCs w:val="20"/>
              </w:rPr>
            </w:pPr>
          </w:p>
        </w:tc>
        <w:tc>
          <w:tcPr>
            <w:tcW w:w="779"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0.003</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2.9</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3.6</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Pr="00FC3248">
              <w:rPr>
                <w:rFonts w:ascii="Times New Roman" w:hAnsi="Times New Roman" w:cs="Times New Roman"/>
                <w:sz w:val="20"/>
                <w:szCs w:val="20"/>
              </w:rPr>
              <w:t xml:space="preserve">N(0, </w:t>
            </w:r>
            <w:r w:rsidR="00BD0633" w:rsidRPr="00FC3248">
              <w:rPr>
                <w:rFonts w:ascii="Times New Roman" w:hAnsi="Times New Roman" w:cs="Times New Roman"/>
                <w:sz w:val="20"/>
                <w:szCs w:val="20"/>
              </w:rPr>
              <w:t>5.4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4.4</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4.1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Spur</w:t>
            </w: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Tadpole Density</w:t>
            </w:r>
          </w:p>
        </w:tc>
        <w:tc>
          <w:tcPr>
            <w:tcW w:w="129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-0.11</w:t>
            </w:r>
            <w:r w:rsidR="00587FE1" w:rsidRPr="00FC3248">
              <w:rPr>
                <w:rFonts w:ascii="Times New Roman" w:hAnsi="Times New Roman" w:cs="Times New Roman"/>
                <w:sz w:val="20"/>
                <w:szCs w:val="20"/>
              </w:rPr>
              <w:t xml:space="preserve"> </w:t>
            </w:r>
            <w:r w:rsidR="00587FE1" w:rsidRPr="00FC3248">
              <w:rPr>
                <w:rFonts w:ascii="Cambria Math" w:hAnsi="Cambria Math" w:cs="Times New Roman"/>
                <w:sz w:val="20"/>
                <w:szCs w:val="20"/>
              </w:rPr>
              <w:t>±</w:t>
            </w:r>
            <w:r w:rsidRPr="00FC3248">
              <w:rPr>
                <w:rFonts w:ascii="Times New Roman" w:hAnsi="Times New Roman" w:cs="Times New Roman"/>
                <w:sz w:val="20"/>
                <w:szCs w:val="20"/>
              </w:rPr>
              <w:t xml:space="preserve"> 0.08</w:t>
            </w:r>
          </w:p>
        </w:tc>
        <w:tc>
          <w:tcPr>
            <w:tcW w:w="956" w:type="dxa"/>
            <w:vAlign w:val="center"/>
          </w:tcPr>
          <w:p w:rsidR="00587FE1" w:rsidRPr="00FC3248" w:rsidRDefault="00BD0633" w:rsidP="001A2577">
            <w:pPr>
              <w:jc w:val="center"/>
              <w:rPr>
                <w:rFonts w:ascii="Times New Roman" w:hAnsi="Times New Roman" w:cs="Times New Roman"/>
                <w:sz w:val="20"/>
                <w:szCs w:val="20"/>
              </w:rPr>
            </w:pPr>
            <w:r w:rsidRPr="00FC3248">
              <w:rPr>
                <w:rFonts w:ascii="Times New Roman" w:hAnsi="Times New Roman" w:cs="Times New Roman"/>
                <w:sz w:val="20"/>
                <w:szCs w:val="20"/>
              </w:rPr>
              <w:t>-1.3</w:t>
            </w:r>
          </w:p>
        </w:tc>
        <w:tc>
          <w:tcPr>
            <w:tcW w:w="77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0.</w:t>
            </w:r>
            <w:r w:rsidR="00BD0633" w:rsidRPr="00FC3248">
              <w:rPr>
                <w:rFonts w:ascii="Times New Roman" w:hAnsi="Times New Roman" w:cs="Times New Roman"/>
                <w:sz w:val="20"/>
                <w:szCs w:val="20"/>
              </w:rPr>
              <w:t>19</w:t>
            </w:r>
          </w:p>
        </w:tc>
        <w:tc>
          <w:tcPr>
            <w:tcW w:w="1380" w:type="dxa"/>
            <w:vAlign w:val="center"/>
          </w:tcPr>
          <w:p w:rsidR="00587FE1" w:rsidRPr="00FC3248" w:rsidRDefault="00587FE1" w:rsidP="001A2577">
            <w:pPr>
              <w:jc w:val="center"/>
              <w:rPr>
                <w:rFonts w:ascii="Times New Roman" w:hAnsi="Times New Roman" w:cs="Times New Roman"/>
                <w:sz w:val="20"/>
                <w:szCs w:val="20"/>
              </w:rPr>
            </w:pPr>
          </w:p>
        </w:tc>
        <w:tc>
          <w:tcPr>
            <w:tcW w:w="2515" w:type="dxa"/>
            <w:vAlign w:val="center"/>
          </w:tcPr>
          <w:p w:rsidR="00587FE1" w:rsidRPr="00FC3248" w:rsidRDefault="00587FE1" w:rsidP="001A2577">
            <w:pPr>
              <w:jc w:val="center"/>
              <w:rPr>
                <w:rFonts w:ascii="Times New Roman" w:hAnsi="Times New Roman" w:cs="Times New Roman"/>
                <w:sz w:val="20"/>
                <w:szCs w:val="20"/>
              </w:rPr>
            </w:pPr>
          </w:p>
        </w:tc>
      </w:tr>
      <w:tr w:rsidR="00587FE1" w:rsidRPr="00FC3248" w:rsidTr="001A2577">
        <w:trPr>
          <w:jc w:val="center"/>
        </w:trPr>
        <w:tc>
          <w:tcPr>
            <w:tcW w:w="1099" w:type="dxa"/>
            <w:vAlign w:val="center"/>
          </w:tcPr>
          <w:p w:rsidR="00587FE1" w:rsidRPr="00FC3248" w:rsidRDefault="00587FE1" w:rsidP="001A2577">
            <w:pPr>
              <w:jc w:val="center"/>
              <w:rPr>
                <w:rFonts w:ascii="Times New Roman" w:hAnsi="Times New Roman" w:cs="Times New Roman"/>
                <w:sz w:val="20"/>
                <w:szCs w:val="20"/>
              </w:rPr>
            </w:pPr>
          </w:p>
        </w:tc>
        <w:tc>
          <w:tcPr>
            <w:tcW w:w="1509" w:type="dxa"/>
            <w:vAlign w:val="center"/>
          </w:tcPr>
          <w:p w:rsidR="00587FE1" w:rsidRPr="00FC3248" w:rsidRDefault="00587FE1" w:rsidP="001A2577">
            <w:pPr>
              <w:jc w:val="center"/>
              <w:rPr>
                <w:rFonts w:ascii="Times New Roman" w:hAnsi="Times New Roman" w:cs="Times New Roman"/>
                <w:sz w:val="20"/>
                <w:szCs w:val="20"/>
              </w:rPr>
            </w:pPr>
            <w:r w:rsidRPr="00FC3248">
              <w:rPr>
                <w:rFonts w:ascii="Times New Roman" w:hAnsi="Times New Roman" w:cs="Times New Roman"/>
                <w:sz w:val="20"/>
                <w:szCs w:val="20"/>
              </w:rPr>
              <w:t>Experimental Block</w:t>
            </w:r>
          </w:p>
        </w:tc>
        <w:tc>
          <w:tcPr>
            <w:tcW w:w="1296" w:type="dxa"/>
            <w:vAlign w:val="center"/>
          </w:tcPr>
          <w:p w:rsidR="00587FE1" w:rsidRPr="00FC3248" w:rsidRDefault="00587FE1" w:rsidP="001A2577">
            <w:pPr>
              <w:jc w:val="center"/>
              <w:rPr>
                <w:rFonts w:ascii="Times New Roman" w:hAnsi="Times New Roman" w:cs="Times New Roman"/>
                <w:sz w:val="20"/>
                <w:szCs w:val="20"/>
              </w:rPr>
            </w:pPr>
          </w:p>
        </w:tc>
        <w:tc>
          <w:tcPr>
            <w:tcW w:w="956" w:type="dxa"/>
            <w:vAlign w:val="center"/>
          </w:tcPr>
          <w:p w:rsidR="00587FE1" w:rsidRPr="00FC3248" w:rsidRDefault="00587FE1" w:rsidP="001A2577">
            <w:pPr>
              <w:jc w:val="center"/>
              <w:rPr>
                <w:rFonts w:ascii="Times New Roman" w:hAnsi="Times New Roman" w:cs="Times New Roman"/>
                <w:sz w:val="20"/>
                <w:szCs w:val="20"/>
              </w:rPr>
            </w:pPr>
          </w:p>
        </w:tc>
        <w:tc>
          <w:tcPr>
            <w:tcW w:w="779" w:type="dxa"/>
            <w:vAlign w:val="center"/>
          </w:tcPr>
          <w:p w:rsidR="00587FE1" w:rsidRPr="00FC3248" w:rsidRDefault="00587FE1" w:rsidP="001A2577">
            <w:pPr>
              <w:jc w:val="center"/>
              <w:rPr>
                <w:rFonts w:ascii="Times New Roman" w:hAnsi="Times New Roman" w:cs="Times New Roman"/>
                <w:sz w:val="20"/>
                <w:szCs w:val="20"/>
              </w:rPr>
            </w:pPr>
          </w:p>
        </w:tc>
        <w:tc>
          <w:tcPr>
            <w:tcW w:w="1380" w:type="dxa"/>
            <w:vAlign w:val="center"/>
          </w:tcPr>
          <w:p w:rsidR="00587FE1" w:rsidRPr="00FC3248" w:rsidRDefault="00587FE1" w:rsidP="001A2577">
            <w:pPr>
              <w:jc w:val="center"/>
              <w:rPr>
                <w:rFonts w:ascii="Times New Roman" w:hAnsi="Times New Roman" w:cs="Times New Roman"/>
                <w:sz w:val="20"/>
                <w:szCs w:val="20"/>
              </w:rPr>
            </w:pPr>
            <w:r w:rsidRPr="00FC3248">
              <w:rPr>
                <w:rFonts w:ascii="Cambria Math" w:hAnsi="Cambria Math" w:cs="Times New Roman"/>
                <w:sz w:val="20"/>
                <w:szCs w:val="20"/>
              </w:rPr>
              <w:t>~</w:t>
            </w:r>
            <w:r w:rsidR="00BD0633" w:rsidRPr="00FC3248">
              <w:rPr>
                <w:rFonts w:ascii="Times New Roman" w:hAnsi="Times New Roman" w:cs="Times New Roman"/>
                <w:sz w:val="20"/>
                <w:szCs w:val="20"/>
              </w:rPr>
              <w:t>N(0, 4.3</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c>
          <w:tcPr>
            <w:tcW w:w="2515" w:type="dxa"/>
            <w:vAlign w:val="center"/>
          </w:tcPr>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July</w:t>
            </w:r>
            <w:proofErr w:type="spellEnd"/>
            <w:r w:rsidRPr="00FC3248">
              <w:rPr>
                <w:rFonts w:ascii="Times New Roman" w:hAnsi="Times New Roman"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2.5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Times New Roman" w:hAnsi="Times New Roman" w:cs="Times New Roman"/>
                <w:sz w:val="20"/>
                <w:szCs w:val="20"/>
                <w:vertAlign w:val="subscript"/>
              </w:rPr>
              <w:t>Early</w:t>
            </w:r>
            <w:proofErr w:type="spellEnd"/>
            <w:r w:rsidRPr="00FC3248">
              <w:rPr>
                <w:rFonts w:ascii="Times New Roman" w:hAnsi="Times New Roman" w:cs="Times New Roman"/>
                <w:sz w:val="20"/>
                <w:szCs w:val="20"/>
                <w:vertAlign w:val="subscript"/>
              </w:rPr>
              <w:t xml:space="preserve"> August </w:t>
            </w:r>
            <w:r w:rsidRPr="00FC3248">
              <w:rPr>
                <w:rFonts w:ascii="Cambria Math" w:hAnsi="Cambria Math" w:cs="Times New Roman"/>
                <w:sz w:val="20"/>
                <w:szCs w:val="20"/>
              </w:rPr>
              <w:t>~</w:t>
            </w:r>
            <w:r w:rsidR="00BD0633" w:rsidRPr="00FC3248">
              <w:rPr>
                <w:rFonts w:ascii="Times New Roman" w:hAnsi="Times New Roman" w:cs="Times New Roman"/>
                <w:sz w:val="20"/>
                <w:szCs w:val="20"/>
              </w:rPr>
              <w:t>N(0, 8.1</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Late</w:t>
            </w:r>
            <w:proofErr w:type="spellEnd"/>
            <w:r w:rsidRPr="00FC3248">
              <w:rPr>
                <w:rFonts w:ascii="Cambria Math" w:hAnsi="Cambria Math" w:cs="Times New Roman"/>
                <w:sz w:val="20"/>
                <w:szCs w:val="20"/>
                <w:vertAlign w:val="subscript"/>
              </w:rPr>
              <w:t xml:space="preserve"> August</w:t>
            </w:r>
            <w:r w:rsidRPr="00FC3248">
              <w:rPr>
                <w:rFonts w:ascii="Cambria Math" w:hAnsi="Cambria Math" w:cs="Times New Roman"/>
                <w:sz w:val="20"/>
                <w:szCs w:val="20"/>
              </w:rPr>
              <w:t xml:space="preserve"> ~</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p w:rsidR="00587FE1" w:rsidRPr="00FC3248" w:rsidRDefault="00587FE1" w:rsidP="001A2577">
            <w:pPr>
              <w:jc w:val="center"/>
              <w:rPr>
                <w:rFonts w:ascii="Times New Roman" w:hAnsi="Times New Roman" w:cs="Times New Roman"/>
                <w:sz w:val="20"/>
                <w:szCs w:val="20"/>
              </w:rPr>
            </w:pPr>
            <w:proofErr w:type="spellStart"/>
            <w:r w:rsidRPr="00FC3248">
              <w:rPr>
                <w:rFonts w:ascii="Cambria Math" w:hAnsi="Cambria Math" w:cs="Times New Roman"/>
                <w:sz w:val="20"/>
                <w:szCs w:val="20"/>
              </w:rPr>
              <w:t>σ</w:t>
            </w:r>
            <w:r w:rsidRPr="00FC3248">
              <w:rPr>
                <w:rFonts w:ascii="Cambria Math" w:hAnsi="Cambria Math" w:cs="Times New Roman"/>
                <w:sz w:val="20"/>
                <w:szCs w:val="20"/>
                <w:vertAlign w:val="subscript"/>
              </w:rPr>
              <w:t>September</w:t>
            </w:r>
            <w:proofErr w:type="spellEnd"/>
            <w:r w:rsidRPr="00FC3248">
              <w:rPr>
                <w:rFonts w:ascii="Cambria Math" w:hAnsi="Cambria Math" w:cs="Times New Roman"/>
                <w:sz w:val="20"/>
                <w:szCs w:val="20"/>
                <w:vertAlign w:val="subscript"/>
              </w:rPr>
              <w:t xml:space="preserve"> </w:t>
            </w:r>
            <w:r w:rsidRPr="00FC3248">
              <w:rPr>
                <w:rFonts w:ascii="Cambria Math" w:hAnsi="Cambria Math" w:cs="Times New Roman"/>
                <w:sz w:val="20"/>
                <w:szCs w:val="20"/>
              </w:rPr>
              <w:t>~</w:t>
            </w:r>
            <w:r w:rsidR="00BD0633" w:rsidRPr="00FC3248">
              <w:rPr>
                <w:rFonts w:ascii="Times New Roman" w:hAnsi="Times New Roman" w:cs="Times New Roman"/>
                <w:sz w:val="20"/>
                <w:szCs w:val="20"/>
              </w:rPr>
              <w:t>N(0, 5.5</w:t>
            </w:r>
            <w:r w:rsidRPr="00FC3248">
              <w:rPr>
                <w:rFonts w:ascii="Times New Roman" w:hAnsi="Times New Roman" w:cs="Times New Roman"/>
                <w:sz w:val="20"/>
                <w:szCs w:val="20"/>
                <w:vertAlign w:val="superscript"/>
              </w:rPr>
              <w:t>2</w:t>
            </w:r>
            <w:r w:rsidRPr="00FC3248">
              <w:rPr>
                <w:rFonts w:ascii="Times New Roman" w:hAnsi="Times New Roman" w:cs="Times New Roman"/>
                <w:sz w:val="20"/>
                <w:szCs w:val="20"/>
              </w:rPr>
              <w:t>)</w:t>
            </w:r>
          </w:p>
        </w:tc>
      </w:tr>
    </w:tbl>
    <w:p w:rsidR="00587FE1" w:rsidRPr="001A2577" w:rsidRDefault="00587FE1" w:rsidP="001A2577">
      <w:pPr>
        <w:rPr>
          <w:rFonts w:ascii="Times New Roman" w:hAnsi="Times New Roman" w:cs="Times New Roman"/>
          <w:sz w:val="24"/>
          <w:szCs w:val="20"/>
        </w:rPr>
      </w:pPr>
      <w:proofErr w:type="gramStart"/>
      <w:r w:rsidRPr="001A2577">
        <w:rPr>
          <w:rFonts w:ascii="Times New Roman" w:hAnsi="Times New Roman" w:cs="Times New Roman"/>
          <w:sz w:val="24"/>
          <w:szCs w:val="20"/>
        </w:rPr>
        <w:t>Table 7.</w:t>
      </w:r>
      <w:proofErr w:type="gramEnd"/>
      <w:r w:rsidRPr="001A2577">
        <w:rPr>
          <w:rFonts w:ascii="Times New Roman" w:hAnsi="Times New Roman" w:cs="Times New Roman"/>
          <w:sz w:val="24"/>
          <w:szCs w:val="20"/>
        </w:rPr>
        <w:t xml:space="preserve">  </w:t>
      </w:r>
      <w:proofErr w:type="gramStart"/>
      <w:r w:rsidRPr="001A2577">
        <w:rPr>
          <w:rFonts w:ascii="Times New Roman" w:hAnsi="Times New Roman" w:cs="Times New Roman"/>
          <w:sz w:val="24"/>
          <w:szCs w:val="20"/>
        </w:rPr>
        <w:t>Summary of best fit model of tadpole biomass</w:t>
      </w:r>
      <w:r w:rsidR="00BD0633" w:rsidRPr="001A2577">
        <w:rPr>
          <w:rFonts w:ascii="Times New Roman" w:hAnsi="Times New Roman" w:cs="Times New Roman"/>
          <w:sz w:val="24"/>
          <w:szCs w:val="20"/>
        </w:rPr>
        <w:t xml:space="preserve"> in each of the two study lakes, to illustrate the interaction between lake and tadpole density.</w:t>
      </w:r>
      <w:proofErr w:type="gramEnd"/>
    </w:p>
    <w:p w:rsidR="008B2F78" w:rsidRPr="00FC3248" w:rsidRDefault="008B2F78" w:rsidP="00FC3248">
      <w:pPr>
        <w:rPr>
          <w:rFonts w:ascii="Times New Roman" w:hAnsi="Times New Roman" w:cs="Times New Roman"/>
          <w:sz w:val="20"/>
          <w:szCs w:val="20"/>
        </w:rPr>
      </w:pPr>
    </w:p>
    <w:p w:rsidR="00E532B8" w:rsidRPr="00FC3248" w:rsidRDefault="00E532B8" w:rsidP="00FC3248">
      <w:pPr>
        <w:rPr>
          <w:rFonts w:ascii="Times New Roman" w:hAnsi="Times New Roman" w:cs="Times New Roman"/>
          <w:sz w:val="20"/>
          <w:szCs w:val="20"/>
        </w:rPr>
      </w:pPr>
      <w:r w:rsidRPr="00FC3248">
        <w:rPr>
          <w:rFonts w:ascii="Times New Roman" w:hAnsi="Times New Roman" w:cs="Times New Roman"/>
          <w:sz w:val="20"/>
          <w:szCs w:val="20"/>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RPr="00FC3248" w:rsidTr="0044764E">
        <w:trPr>
          <w:jc w:val="center"/>
        </w:trPr>
        <w:tc>
          <w:tcPr>
            <w:tcW w:w="2724" w:type="dxa"/>
            <w:vAlign w:val="center"/>
          </w:tcPr>
          <w:p w:rsidR="00DF73DF" w:rsidRPr="00FC3248" w:rsidRDefault="00DF73DF" w:rsidP="00FC3248">
            <w:pPr>
              <w:rPr>
                <w:rFonts w:ascii="Times New Roman" w:hAnsi="Times New Roman" w:cs="Times New Roman"/>
                <w:noProof/>
                <w:sz w:val="20"/>
                <w:szCs w:val="20"/>
              </w:rPr>
            </w:pPr>
          </w:p>
        </w:tc>
        <w:tc>
          <w:tcPr>
            <w:tcW w:w="1686"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921" w:type="dxa"/>
            <w:vAlign w:val="center"/>
          </w:tcPr>
          <w:p w:rsidR="00DF73DF" w:rsidRPr="00FC3248" w:rsidRDefault="00FC2B70" w:rsidP="00FC3248">
            <w:pPr>
              <w:rPr>
                <w:rFonts w:ascii="Times New Roman" w:hAnsi="Times New Roman" w:cs="Times New Roman"/>
                <w:noProof/>
                <w:sz w:val="20"/>
                <w:szCs w:val="20"/>
                <w:vertAlign w:val="subscript"/>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(3,32)</w:t>
            </w:r>
          </w:p>
        </w:tc>
        <w:tc>
          <w:tcPr>
            <w:tcW w:w="1421"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518" w:type="dxa"/>
            <w:vAlign w:val="center"/>
          </w:tcPr>
          <w:p w:rsidR="00DF73DF" w:rsidRPr="00FC3248" w:rsidRDefault="00DF73DF" w:rsidP="00FC3248">
            <w:pP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-0.04 </w:t>
            </w:r>
            <w:r w:rsidRPr="00FC3248">
              <w:rPr>
                <w:rFonts w:ascii="Cambria Math" w:hAnsi="Cambria Math" w:cs="Times New Roman"/>
                <w:noProof/>
                <w:sz w:val="20"/>
                <w:szCs w:val="20"/>
              </w:rPr>
              <w:t>± 0.01</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-2.7</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&lt; 0.01</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0.45</w:t>
            </w:r>
            <w:r w:rsidRPr="00FC3248">
              <w:rPr>
                <w:rFonts w:ascii="Times New Roman" w:hAnsi="Times New Roman" w:cs="Times New Roman"/>
                <w:noProof/>
                <w:sz w:val="20"/>
                <w:szCs w:val="20"/>
                <w:vertAlign w:val="superscript"/>
              </w:rPr>
              <w:t>2</w:t>
            </w:r>
          </w:p>
          <w:p w:rsidR="00DF73DF" w:rsidRPr="00FC3248" w:rsidRDefault="00DF73DF"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0.77</w:t>
            </w:r>
            <w:r w:rsidRPr="00FC3248">
              <w:rPr>
                <w:rFonts w:ascii="Times New Roman" w:hAnsi="Times New Roman" w:cs="Times New Roman"/>
                <w:noProof/>
                <w:sz w:val="20"/>
                <w:szCs w:val="20"/>
                <w:vertAlign w:val="superscript"/>
              </w:rPr>
              <w:t>2</w:t>
            </w: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Duration of </w:t>
            </w:r>
            <w:r w:rsidR="00C27901" w:rsidRPr="00FC3248">
              <w:rPr>
                <w:rFonts w:ascii="Times New Roman" w:hAnsi="Times New Roman" w:cs="Times New Roman"/>
                <w:noProof/>
                <w:sz w:val="20"/>
                <w:szCs w:val="20"/>
              </w:rPr>
              <w:t xml:space="preserve">algal </w:t>
            </w:r>
            <w:r w:rsidRPr="00FC3248">
              <w:rPr>
                <w:rFonts w:ascii="Times New Roman" w:hAnsi="Times New Roman" w:cs="Times New Roman"/>
                <w:noProof/>
                <w:sz w:val="20"/>
                <w:szCs w:val="20"/>
              </w:rPr>
              <w:t>growth</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3.4</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r w:rsidR="00DF73DF" w:rsidRPr="00FC3248" w:rsidTr="001A2577">
        <w:trPr>
          <w:jc w:val="center"/>
        </w:trPr>
        <w:tc>
          <w:tcPr>
            <w:tcW w:w="2724"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Log(initial algae abundance)</w:t>
            </w:r>
          </w:p>
        </w:tc>
        <w:tc>
          <w:tcPr>
            <w:tcW w:w="1686"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0.59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9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2.1</w:t>
            </w:r>
          </w:p>
        </w:tc>
        <w:tc>
          <w:tcPr>
            <w:tcW w:w="1421" w:type="dxa"/>
            <w:vAlign w:val="center"/>
          </w:tcPr>
          <w:p w:rsidR="00DF73DF" w:rsidRPr="00FC3248" w:rsidRDefault="00DF73DF"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0.05</w:t>
            </w:r>
          </w:p>
        </w:tc>
        <w:tc>
          <w:tcPr>
            <w:tcW w:w="2518" w:type="dxa"/>
            <w:vAlign w:val="center"/>
          </w:tcPr>
          <w:p w:rsidR="00DF73DF" w:rsidRPr="00FC3248" w:rsidRDefault="00DF73DF" w:rsidP="001A2577">
            <w:pPr>
              <w:jc w:val="center"/>
              <w:rPr>
                <w:rFonts w:ascii="Times New Roman" w:hAnsi="Times New Roman" w:cs="Times New Roman"/>
                <w:noProof/>
                <w:sz w:val="20"/>
                <w:szCs w:val="20"/>
              </w:rPr>
            </w:pPr>
          </w:p>
        </w:tc>
      </w:tr>
    </w:tbl>
    <w:p w:rsidR="00E64116" w:rsidRPr="00FC3248" w:rsidRDefault="00E64116" w:rsidP="00FC3248">
      <w:pPr>
        <w:rPr>
          <w:rFonts w:ascii="Times New Roman" w:hAnsi="Times New Roman" w:cs="Times New Roman"/>
          <w:noProof/>
          <w:sz w:val="20"/>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6</w:t>
      </w:r>
      <w:r w:rsidRPr="001A2577">
        <w:rPr>
          <w:rFonts w:ascii="Times New Roman" w:hAnsi="Times New Roman" w:cs="Times New Roman"/>
          <w:sz w:val="24"/>
          <w:szCs w:val="20"/>
        </w:rPr>
        <w:t>.</w:t>
      </w:r>
      <w:proofErr w:type="gramEnd"/>
      <w:r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Pr="001A2577">
        <w:rPr>
          <w:rFonts w:ascii="Times New Roman" w:hAnsi="Times New Roman" w:cs="Times New Roman"/>
          <w:sz w:val="24"/>
          <w:szCs w:val="20"/>
        </w:rPr>
        <w:t xml:space="preserve">ANOVA table for </w:t>
      </w:r>
      <w:r w:rsidR="005A189F" w:rsidRPr="001A2577">
        <w:rPr>
          <w:rFonts w:ascii="Times New Roman" w:hAnsi="Times New Roman" w:cs="Times New Roman"/>
          <w:sz w:val="24"/>
          <w:szCs w:val="20"/>
        </w:rPr>
        <w:t xml:space="preserve">best fit linear mixed-effects </w:t>
      </w:r>
      <w:r w:rsidRPr="001A2577">
        <w:rPr>
          <w:rFonts w:ascii="Times New Roman" w:hAnsi="Times New Roman" w:cs="Times New Roman"/>
          <w:sz w:val="24"/>
          <w:szCs w:val="20"/>
        </w:rPr>
        <w:t xml:space="preserve">model of </w:t>
      </w:r>
      <w:r w:rsidR="005A189F" w:rsidRPr="001A2577">
        <w:rPr>
          <w:rFonts w:ascii="Times New Roman" w:hAnsi="Times New Roman" w:cs="Times New Roman"/>
          <w:sz w:val="24"/>
          <w:szCs w:val="20"/>
        </w:rPr>
        <w:t>log</w:t>
      </w:r>
      <w:r w:rsidR="00CD0D7F" w:rsidRPr="001A2577">
        <w:rPr>
          <w:rFonts w:ascii="Times New Roman" w:hAnsi="Times New Roman" w:cs="Times New Roman"/>
          <w:sz w:val="24"/>
          <w:szCs w:val="20"/>
        </w:rPr>
        <w:t>(</w:t>
      </w:r>
      <w:r w:rsidRPr="001A2577">
        <w:rPr>
          <w:rFonts w:ascii="Times New Roman" w:hAnsi="Times New Roman" w:cs="Times New Roman"/>
          <w:sz w:val="24"/>
          <w:szCs w:val="20"/>
        </w:rPr>
        <w:t>algal abundance</w:t>
      </w:r>
      <w:r w:rsidR="00CD0D7F" w:rsidRPr="001A2577">
        <w:rPr>
          <w:rFonts w:ascii="Times New Roman" w:hAnsi="Times New Roman" w:cs="Times New Roman"/>
          <w:sz w:val="24"/>
          <w:szCs w:val="20"/>
        </w:rPr>
        <w:t xml:space="preserve">), relative to </w:t>
      </w:r>
      <w:r w:rsidR="005A189F" w:rsidRPr="001A2577">
        <w:rPr>
          <w:rFonts w:ascii="Times New Roman" w:hAnsi="Times New Roman" w:cs="Times New Roman"/>
          <w:sz w:val="24"/>
          <w:szCs w:val="20"/>
        </w:rPr>
        <w:t xml:space="preserve">tadpole </w:t>
      </w:r>
      <w:r w:rsidR="00CD0D7F" w:rsidRPr="001A2577">
        <w:rPr>
          <w:rFonts w:ascii="Times New Roman" w:hAnsi="Times New Roman" w:cs="Times New Roman"/>
          <w:sz w:val="24"/>
          <w:szCs w:val="20"/>
        </w:rPr>
        <w:t xml:space="preserve">and mayfly </w:t>
      </w:r>
      <w:r w:rsidR="005A189F" w:rsidRPr="001A2577">
        <w:rPr>
          <w:rFonts w:ascii="Times New Roman" w:hAnsi="Times New Roman" w:cs="Times New Roman"/>
          <w:sz w:val="24"/>
          <w:szCs w:val="20"/>
        </w:rPr>
        <w:t>presence-absence</w:t>
      </w:r>
      <w:r w:rsidR="00CD0D7F" w:rsidRPr="001A2577">
        <w:rPr>
          <w:rFonts w:ascii="Times New Roman" w:hAnsi="Times New Roman" w:cs="Times New Roman"/>
          <w:sz w:val="24"/>
          <w:szCs w:val="20"/>
        </w:rPr>
        <w:t>, duration of algal growth, and initial log(algal abundance).</w:t>
      </w:r>
      <w:r w:rsidRPr="00FC3248">
        <w:rPr>
          <w:rFonts w:ascii="Times New Roman" w:hAnsi="Times New Roman" w:cs="Times New Roman"/>
          <w:noProof/>
          <w:sz w:val="20"/>
          <w:szCs w:val="20"/>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Linear model coefficient</w:t>
            </w:r>
          </w:p>
        </w:tc>
        <w:tc>
          <w:tcPr>
            <w:tcW w:w="810" w:type="dxa"/>
            <w:vAlign w:val="center"/>
          </w:tcPr>
          <w:p w:rsidR="00D92651" w:rsidRPr="00FC3248" w:rsidRDefault="00FC2B70"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w:t>
            </w:r>
            <w:r w:rsidRPr="00FC3248">
              <w:rPr>
                <w:rFonts w:ascii="Times New Roman" w:hAnsi="Times New Roman" w:cs="Times New Roman"/>
                <w:noProof/>
                <w:sz w:val="20"/>
                <w:szCs w:val="20"/>
                <w:vertAlign w:val="subscript"/>
              </w:rPr>
              <w:t>(5,26)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p-value</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Variance</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-0.02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-1.2</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0.25</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no tadpoles</w:t>
            </w:r>
            <w:r w:rsidRPr="00FC3248">
              <w:rPr>
                <w:rFonts w:ascii="Times New Roman" w:hAnsi="Times New Roman" w:cs="Times New Roman"/>
                <w:noProof/>
                <w:sz w:val="20"/>
                <w:szCs w:val="20"/>
              </w:rPr>
              <w:t xml:space="preserve"> = 0.44</w:t>
            </w:r>
            <w:r w:rsidRPr="00FC3248">
              <w:rPr>
                <w:rFonts w:ascii="Times New Roman" w:hAnsi="Times New Roman" w:cs="Times New Roman"/>
                <w:noProof/>
                <w:sz w:val="20"/>
                <w:szCs w:val="20"/>
                <w:vertAlign w:val="superscript"/>
              </w:rPr>
              <w:t>2</w:t>
            </w:r>
          </w:p>
          <w:p w:rsidR="00D92651" w:rsidRPr="00FC3248" w:rsidRDefault="00D92651" w:rsidP="001A2577">
            <w:pPr>
              <w:jc w:val="center"/>
              <w:rPr>
                <w:rFonts w:ascii="Times New Roman" w:hAnsi="Times New Roman" w:cs="Times New Roman"/>
                <w:noProof/>
                <w:sz w:val="20"/>
                <w:szCs w:val="20"/>
              </w:rPr>
            </w:pPr>
            <w:r w:rsidRPr="00FC3248">
              <w:rPr>
                <w:rFonts w:ascii="Calibri" w:hAnsi="Calibri" w:cs="Times New Roman"/>
                <w:noProof/>
                <w:sz w:val="20"/>
                <w:szCs w:val="20"/>
              </w:rPr>
              <w:t>σ</w:t>
            </w:r>
            <w:r w:rsidRPr="00FC3248">
              <w:rPr>
                <w:rFonts w:ascii="Times New Roman" w:hAnsi="Times New Roman" w:cs="Times New Roman"/>
                <w:noProof/>
                <w:sz w:val="20"/>
                <w:szCs w:val="20"/>
                <w:vertAlign w:val="subscript"/>
              </w:rPr>
              <w:t>tadpoles present</w:t>
            </w:r>
            <w:r w:rsidRPr="00FC3248">
              <w:rPr>
                <w:rFonts w:ascii="Times New Roman" w:hAnsi="Times New Roman" w:cs="Times New Roman"/>
                <w:noProof/>
                <w:sz w:val="20"/>
                <w:szCs w:val="20"/>
              </w:rPr>
              <w:t xml:space="preserve"> = 0.73</w:t>
            </w:r>
            <w:r w:rsidRPr="00FC3248">
              <w:rPr>
                <w:rFonts w:ascii="Times New Roman" w:hAnsi="Times New Roman" w:cs="Times New Roman"/>
                <w:noProof/>
                <w:sz w:val="20"/>
                <w:szCs w:val="20"/>
                <w:vertAlign w:val="superscript"/>
              </w:rPr>
              <w:t>2</w:t>
            </w: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0.003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0.002</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1.4</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0.18</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Tadpole Presence x Final Mayfly Abundance</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0.05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0.014</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3.6</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Duration of algal growth</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0.71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0.28</w:t>
            </w:r>
          </w:p>
        </w:tc>
        <w:tc>
          <w:tcPr>
            <w:tcW w:w="81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2.5</w:t>
            </w:r>
          </w:p>
        </w:tc>
        <w:tc>
          <w:tcPr>
            <w:tcW w:w="1080"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0.02</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r w:rsidR="00D92651" w:rsidRPr="00FC3248" w:rsidTr="001A2577">
        <w:trPr>
          <w:jc w:val="center"/>
        </w:trPr>
        <w:tc>
          <w:tcPr>
            <w:tcW w:w="2361"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Log(</w:t>
            </w:r>
            <w:r w:rsidR="00D92651" w:rsidRPr="00FC3248">
              <w:rPr>
                <w:rFonts w:ascii="Times New Roman" w:hAnsi="Times New Roman" w:cs="Times New Roman"/>
                <w:noProof/>
                <w:sz w:val="20"/>
                <w:szCs w:val="20"/>
              </w:rPr>
              <w:t>Initial algal abundance</w:t>
            </w:r>
            <w:r w:rsidRPr="00FC3248">
              <w:rPr>
                <w:rFonts w:ascii="Times New Roman" w:hAnsi="Times New Roman" w:cs="Times New Roman"/>
                <w:noProof/>
                <w:sz w:val="20"/>
                <w:szCs w:val="20"/>
              </w:rPr>
              <w:t>)</w:t>
            </w:r>
          </w:p>
        </w:tc>
        <w:tc>
          <w:tcPr>
            <w:tcW w:w="2049" w:type="dxa"/>
            <w:vAlign w:val="center"/>
          </w:tcPr>
          <w:p w:rsidR="00D92651" w:rsidRPr="00FC3248" w:rsidRDefault="00D92651"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 xml:space="preserve">-0.0008 </w:t>
            </w:r>
            <w:r w:rsidRPr="00FC3248">
              <w:rPr>
                <w:rFonts w:ascii="Cambria Math" w:hAnsi="Cambria Math" w:cs="Times New Roman"/>
                <w:noProof/>
                <w:sz w:val="20"/>
                <w:szCs w:val="20"/>
              </w:rPr>
              <w:t>±</w:t>
            </w:r>
            <w:r w:rsidRPr="00FC3248">
              <w:rPr>
                <w:rFonts w:ascii="Times New Roman" w:hAnsi="Times New Roman" w:cs="Times New Roman"/>
                <w:noProof/>
                <w:sz w:val="20"/>
                <w:szCs w:val="20"/>
              </w:rPr>
              <w:t xml:space="preserve"> </w:t>
            </w:r>
            <w:r w:rsidR="0044764E" w:rsidRPr="00FC3248">
              <w:rPr>
                <w:rFonts w:ascii="Times New Roman" w:hAnsi="Times New Roman" w:cs="Times New Roman"/>
                <w:noProof/>
                <w:sz w:val="20"/>
                <w:szCs w:val="20"/>
              </w:rPr>
              <w:t>0.0004</w:t>
            </w:r>
          </w:p>
        </w:tc>
        <w:tc>
          <w:tcPr>
            <w:tcW w:w="81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-2.2</w:t>
            </w:r>
          </w:p>
        </w:tc>
        <w:tc>
          <w:tcPr>
            <w:tcW w:w="1080" w:type="dxa"/>
            <w:vAlign w:val="center"/>
          </w:tcPr>
          <w:p w:rsidR="00D92651" w:rsidRPr="00FC3248" w:rsidRDefault="0044764E" w:rsidP="001A2577">
            <w:pPr>
              <w:jc w:val="center"/>
              <w:rPr>
                <w:rFonts w:ascii="Times New Roman" w:hAnsi="Times New Roman" w:cs="Times New Roman"/>
                <w:noProof/>
                <w:sz w:val="20"/>
                <w:szCs w:val="20"/>
              </w:rPr>
            </w:pPr>
            <w:r w:rsidRPr="00FC3248">
              <w:rPr>
                <w:rFonts w:ascii="Times New Roman" w:hAnsi="Times New Roman" w:cs="Times New Roman"/>
                <w:noProof/>
                <w:sz w:val="20"/>
                <w:szCs w:val="20"/>
              </w:rPr>
              <w:t>0.04</w:t>
            </w:r>
          </w:p>
        </w:tc>
        <w:tc>
          <w:tcPr>
            <w:tcW w:w="2448" w:type="dxa"/>
            <w:vAlign w:val="center"/>
          </w:tcPr>
          <w:p w:rsidR="00D92651" w:rsidRPr="00FC3248" w:rsidRDefault="00D92651" w:rsidP="001A2577">
            <w:pPr>
              <w:jc w:val="center"/>
              <w:rPr>
                <w:rFonts w:ascii="Times New Roman" w:hAnsi="Times New Roman" w:cs="Times New Roman"/>
                <w:noProof/>
                <w:sz w:val="20"/>
                <w:szCs w:val="20"/>
              </w:rPr>
            </w:pPr>
          </w:p>
        </w:tc>
      </w:tr>
    </w:tbl>
    <w:p w:rsidR="00D14ED6" w:rsidRPr="001A2577" w:rsidRDefault="004B1D01"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 xml:space="preserve">Table </w:t>
      </w:r>
      <w:r w:rsidR="002351DB" w:rsidRPr="001A2577">
        <w:rPr>
          <w:rFonts w:ascii="Times New Roman" w:hAnsi="Times New Roman" w:cs="Times New Roman"/>
          <w:sz w:val="24"/>
          <w:szCs w:val="20"/>
        </w:rPr>
        <w:t>7</w:t>
      </w:r>
      <w:r w:rsidR="005A189F" w:rsidRPr="001A2577">
        <w:rPr>
          <w:rFonts w:ascii="Times New Roman" w:hAnsi="Times New Roman" w:cs="Times New Roman"/>
          <w:sz w:val="24"/>
          <w:szCs w:val="20"/>
        </w:rPr>
        <w:t>.</w:t>
      </w:r>
      <w:proofErr w:type="gramEnd"/>
      <w:r w:rsidR="005A189F" w:rsidRPr="001A2577">
        <w:rPr>
          <w:rFonts w:ascii="Times New Roman" w:hAnsi="Times New Roman" w:cs="Times New Roman"/>
          <w:sz w:val="24"/>
          <w:szCs w:val="20"/>
        </w:rPr>
        <w:t xml:space="preserve"> </w:t>
      </w:r>
      <w:r w:rsidR="005D6295" w:rsidRPr="001A2577">
        <w:rPr>
          <w:rFonts w:ascii="Times New Roman" w:hAnsi="Times New Roman" w:cs="Times New Roman"/>
          <w:sz w:val="24"/>
          <w:szCs w:val="20"/>
        </w:rPr>
        <w:t xml:space="preserve">For 2010 mesocosm experiment, </w:t>
      </w:r>
      <w:r w:rsidR="005A189F" w:rsidRPr="001A2577">
        <w:rPr>
          <w:rFonts w:ascii="Times New Roman" w:hAnsi="Times New Roman" w:cs="Times New Roman"/>
          <w:sz w:val="24"/>
          <w:szCs w:val="20"/>
        </w:rPr>
        <w:t xml:space="preserve">best fit linear mixed-effects model of log transformed algal abundance, as a function of </w:t>
      </w:r>
      <w:r w:rsidR="0044764E" w:rsidRPr="001A2577">
        <w:rPr>
          <w:rFonts w:ascii="Times New Roman" w:hAnsi="Times New Roman" w:cs="Times New Roman"/>
          <w:sz w:val="24"/>
          <w:szCs w:val="20"/>
        </w:rPr>
        <w:t xml:space="preserve">tadpole presence-absence, final mayfly abundance, the interaction between consumers, duration of algal growth, </w:t>
      </w:r>
      <w:r w:rsidR="005A189F" w:rsidRPr="001A2577">
        <w:rPr>
          <w:rFonts w:ascii="Times New Roman" w:hAnsi="Times New Roman" w:cs="Times New Roman"/>
          <w:sz w:val="24"/>
          <w:szCs w:val="20"/>
        </w:rPr>
        <w:t>and of</w:t>
      </w:r>
      <w:r w:rsidR="0044764E" w:rsidRPr="001A2577">
        <w:rPr>
          <w:rFonts w:ascii="Times New Roman" w:hAnsi="Times New Roman" w:cs="Times New Roman"/>
          <w:sz w:val="24"/>
          <w:szCs w:val="20"/>
        </w:rPr>
        <w:t xml:space="preserve"> initial algal abundance</w:t>
      </w:r>
      <w:r w:rsidR="00D92651" w:rsidRPr="001A2577">
        <w:rPr>
          <w:rFonts w:ascii="Times New Roman" w:hAnsi="Times New Roman" w:cs="Times New Roman"/>
          <w:sz w:val="24"/>
          <w:szCs w:val="20"/>
        </w:rPr>
        <w:t>.</w:t>
      </w:r>
      <w:r w:rsidR="00D14ED6" w:rsidRPr="001A2577">
        <w:rPr>
          <w:rFonts w:ascii="Times New Roman" w:hAnsi="Times New Roman" w:cs="Times New Roman"/>
          <w:sz w:val="24"/>
          <w:szCs w:val="20"/>
        </w:rPr>
        <w:br w:type="page"/>
      </w:r>
    </w:p>
    <w:tbl>
      <w:tblPr>
        <w:tblStyle w:val="TableGrid"/>
        <w:tblW w:w="9468" w:type="dxa"/>
        <w:tblLook w:val="04A0" w:firstRow="1" w:lastRow="0" w:firstColumn="1" w:lastColumn="0" w:noHBand="0" w:noVBand="1"/>
      </w:tblPr>
      <w:tblGrid>
        <w:gridCol w:w="2503"/>
        <w:gridCol w:w="4355"/>
        <w:gridCol w:w="2610"/>
      </w:tblGrid>
      <w:tr w:rsidR="00C82F89" w:rsidRPr="001A2577" w:rsidTr="00FC3248">
        <w:tc>
          <w:tcPr>
            <w:tcW w:w="2503" w:type="dxa"/>
          </w:tcPr>
          <w:p w:rsidR="00C82F89" w:rsidRPr="001A2577" w:rsidRDefault="00C82F89" w:rsidP="00FC3248">
            <w:pPr>
              <w:rPr>
                <w:rFonts w:ascii="Times New Roman" w:hAnsi="Times New Roman" w:cs="Times New Roman"/>
                <w:sz w:val="20"/>
                <w:szCs w:val="20"/>
                <w:rPrChange w:id="127" w:author="Thomas Collier Smith" w:date="2014-10-17T22:30:00Z">
                  <w:rPr/>
                </w:rPrChange>
              </w:rPr>
            </w:pPr>
            <w:r w:rsidRPr="001A2577">
              <w:rPr>
                <w:rFonts w:ascii="Times New Roman" w:hAnsi="Times New Roman" w:cs="Times New Roman"/>
                <w:sz w:val="20"/>
                <w:szCs w:val="20"/>
              </w:rPr>
              <w:lastRenderedPageBreak/>
              <w:t>Response</w:t>
            </w:r>
          </w:p>
        </w:tc>
        <w:tc>
          <w:tcPr>
            <w:tcW w:w="4355" w:type="dxa"/>
          </w:tcPr>
          <w:p w:rsidR="00C82F89" w:rsidRPr="001A2577" w:rsidRDefault="00C82F89" w:rsidP="00FC3248">
            <w:pPr>
              <w:rPr>
                <w:rFonts w:ascii="Times New Roman" w:hAnsi="Times New Roman" w:cs="Times New Roman"/>
                <w:sz w:val="20"/>
                <w:szCs w:val="20"/>
                <w:rPrChange w:id="128" w:author="Thomas Collier Smith" w:date="2014-10-17T22:30:00Z">
                  <w:rPr/>
                </w:rPrChange>
              </w:rPr>
            </w:pPr>
            <w:r w:rsidRPr="001A2577">
              <w:rPr>
                <w:rFonts w:ascii="Times New Roman" w:hAnsi="Times New Roman" w:cs="Times New Roman"/>
                <w:sz w:val="20"/>
                <w:szCs w:val="20"/>
              </w:rPr>
              <w:t>Result</w:t>
            </w:r>
          </w:p>
        </w:tc>
        <w:tc>
          <w:tcPr>
            <w:tcW w:w="2610" w:type="dxa"/>
          </w:tcPr>
          <w:p w:rsidR="00C82F89" w:rsidRPr="001A2577" w:rsidRDefault="00C82F89" w:rsidP="00FC3248">
            <w:pPr>
              <w:rPr>
                <w:rFonts w:ascii="Times New Roman" w:hAnsi="Times New Roman" w:cs="Times New Roman"/>
                <w:sz w:val="20"/>
                <w:szCs w:val="20"/>
                <w:rPrChange w:id="129" w:author="Thomas Collier Smith" w:date="2014-10-17T22:30:00Z">
                  <w:rPr/>
                </w:rPrChange>
              </w:rPr>
            </w:pPr>
            <w:r w:rsidRPr="001A2577">
              <w:rPr>
                <w:rFonts w:ascii="Times New Roman" w:hAnsi="Times New Roman" w:cs="Times New Roman"/>
                <w:sz w:val="20"/>
                <w:szCs w:val="20"/>
              </w:rPr>
              <w:t>Location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0" w:author="Thomas Collier Smith" w:date="2014-10-17T22:30:00Z">
                  <w:rPr/>
                </w:rPrChange>
              </w:rPr>
            </w:pPr>
            <w:r w:rsidRPr="001A2577">
              <w:rPr>
                <w:rFonts w:ascii="Times New Roman" w:hAnsi="Times New Roman" w:cs="Times New Roman"/>
                <w:sz w:val="20"/>
                <w:szCs w:val="20"/>
              </w:rPr>
              <w:t xml:space="preserve">Algal abundance in enclosures, with </w:t>
            </w:r>
            <w:r w:rsidR="001A2577" w:rsidRPr="001A2577">
              <w:rPr>
                <w:rFonts w:ascii="Times New Roman" w:hAnsi="Times New Roman" w:cs="Times New Roman"/>
                <w:sz w:val="20"/>
                <w:szCs w:val="20"/>
              </w:rPr>
              <w:t xml:space="preserve">respect to </w:t>
            </w:r>
            <w:r w:rsidRPr="001A2577">
              <w:rPr>
                <w:rFonts w:ascii="Times New Roman" w:hAnsi="Times New Roman" w:cs="Times New Roman"/>
                <w:sz w:val="20"/>
                <w:szCs w:val="20"/>
              </w:rPr>
              <w:t>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1,2; Fig 2, 3</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1" w:author="Thomas Collier Smith" w:date="2014-10-17T22:30:00Z">
                  <w:rPr/>
                </w:rPrChange>
              </w:rPr>
            </w:pPr>
            <w:r w:rsidRPr="001A2577">
              <w:rPr>
                <w:rFonts w:ascii="Times New Roman" w:hAnsi="Times New Roman" w:cs="Times New Roman"/>
                <w:sz w:val="20"/>
                <w:szCs w:val="20"/>
              </w:rPr>
              <w:t>Algal abundance with respect to grazer biomasses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marginally reduced algal abundance; mayfly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Not shown</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2" w:author="Thomas Collier Smith" w:date="2014-10-17T22:30:00Z">
                  <w:rPr/>
                </w:rPrChange>
              </w:rPr>
            </w:pPr>
            <w:r w:rsidRPr="001A2577">
              <w:rPr>
                <w:rFonts w:ascii="Times New Roman" w:hAnsi="Times New Roman" w:cs="Times New Roman"/>
                <w:sz w:val="20"/>
                <w:szCs w:val="20"/>
              </w:rPr>
              <w:t>Algal abundance controlled for within-lake variation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Mayfly density reduced algal abundance; duration of experiment had a positive effect.  Tadpole density has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3,4; Fig 4</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3" w:author="Thomas Collier Smith" w:date="2014-10-17T22:30:00Z">
                  <w:rPr/>
                </w:rPrChange>
              </w:rPr>
            </w:pPr>
            <w:r w:rsidRPr="001A2577">
              <w:rPr>
                <w:rFonts w:ascii="Times New Roman" w:hAnsi="Times New Roman" w:cs="Times New Roman"/>
                <w:sz w:val="20"/>
                <w:szCs w:val="20"/>
              </w:rPr>
              <w:t>Mayfly length,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Both tadpole and mayfly density reduced mayfly body length.</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5; Figure 5</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4" w:author="Thomas Collier Smith" w:date="2014-10-17T22:30:00Z">
                  <w:rPr/>
                </w:rPrChange>
              </w:rPr>
            </w:pPr>
            <w:r w:rsidRPr="001A2577">
              <w:rPr>
                <w:rFonts w:ascii="Times New Roman" w:hAnsi="Times New Roman" w:cs="Times New Roman"/>
                <w:sz w:val="20"/>
                <w:szCs w:val="20"/>
              </w:rPr>
              <w:t>Tadpole biomass , with respect to grazer density (F)</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 density increased tadpole biomass, but only in one lake.  Mayflies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6, 7; Figure 6</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5" w:author="Thomas Collier Smith" w:date="2014-10-17T22:30:00Z">
                  <w:rPr/>
                </w:rPrChange>
              </w:rPr>
            </w:pPr>
            <w:r w:rsidRPr="001A2577">
              <w:rPr>
                <w:rFonts w:ascii="Times New Roman" w:hAnsi="Times New Roman" w:cs="Times New Roman"/>
                <w:sz w:val="20"/>
                <w:szCs w:val="20"/>
              </w:rPr>
              <w:t>Algal abundance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Tadpoles reduced algal abundance about 50%; mayfly presence had no effect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8; Figure 7</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6" w:author="Thomas Collier Smith" w:date="2014-10-17T22:30:00Z">
                  <w:rPr/>
                </w:rPrChange>
              </w:rPr>
            </w:pPr>
            <w:r w:rsidRPr="001A2577">
              <w:rPr>
                <w:rFonts w:ascii="Times New Roman" w:hAnsi="Times New Roman" w:cs="Times New Roman"/>
                <w:sz w:val="20"/>
                <w:szCs w:val="20"/>
              </w:rPr>
              <w:t>Algal growth rate among grazer treatments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Algal growth rates did not differ among grazer treatments</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Figure 8</w:t>
            </w:r>
          </w:p>
        </w:tc>
      </w:tr>
      <w:tr w:rsidR="00C82F89" w:rsidRPr="001A2577" w:rsidTr="001A2577">
        <w:trPr>
          <w:trHeight w:val="1008"/>
        </w:trPr>
        <w:tc>
          <w:tcPr>
            <w:tcW w:w="2503" w:type="dxa"/>
            <w:vAlign w:val="center"/>
          </w:tcPr>
          <w:p w:rsidR="00C82F89" w:rsidRPr="001A2577" w:rsidRDefault="00C82F89" w:rsidP="001A2577">
            <w:pPr>
              <w:rPr>
                <w:rFonts w:ascii="Times New Roman" w:hAnsi="Times New Roman" w:cs="Times New Roman"/>
                <w:sz w:val="20"/>
                <w:szCs w:val="20"/>
                <w:rPrChange w:id="137" w:author="Thomas Collier Smith" w:date="2014-10-17T22:30:00Z">
                  <w:rPr/>
                </w:rPrChange>
              </w:rPr>
            </w:pPr>
            <w:r w:rsidRPr="001A2577">
              <w:rPr>
                <w:rFonts w:ascii="Times New Roman" w:hAnsi="Times New Roman" w:cs="Times New Roman"/>
                <w:sz w:val="20"/>
                <w:szCs w:val="20"/>
              </w:rPr>
              <w:t>Algal abundance, using tadpole presence-absence and mayfly abundance (M)</w:t>
            </w:r>
          </w:p>
        </w:tc>
        <w:tc>
          <w:tcPr>
            <w:tcW w:w="4355" w:type="dxa"/>
            <w:vAlign w:val="center"/>
          </w:tcPr>
          <w:p w:rsidR="00C82F89" w:rsidRPr="001A2577" w:rsidRDefault="00C82F89" w:rsidP="001A2577">
            <w:pPr>
              <w:rPr>
                <w:rFonts w:ascii="Times New Roman" w:hAnsi="Times New Roman" w:cs="Times New Roman"/>
                <w:sz w:val="20"/>
                <w:szCs w:val="20"/>
              </w:rPr>
            </w:pPr>
            <w:r w:rsidRPr="001A2577">
              <w:rPr>
                <w:rFonts w:ascii="Times New Roman" w:hAnsi="Times New Roman" w:cs="Times New Roman"/>
                <w:sz w:val="20"/>
                <w:szCs w:val="20"/>
              </w:rPr>
              <w:t>Mayflies reduced algal abundance, but only when tadpoles were present</w:t>
            </w:r>
          </w:p>
        </w:tc>
        <w:tc>
          <w:tcPr>
            <w:tcW w:w="2610" w:type="dxa"/>
            <w:vAlign w:val="center"/>
          </w:tcPr>
          <w:p w:rsidR="00C82F89" w:rsidRPr="001A2577" w:rsidRDefault="00C82F89" w:rsidP="001A2577">
            <w:pPr>
              <w:jc w:val="center"/>
              <w:rPr>
                <w:rFonts w:ascii="Times New Roman" w:hAnsi="Times New Roman" w:cs="Times New Roman"/>
                <w:sz w:val="20"/>
                <w:szCs w:val="20"/>
              </w:rPr>
            </w:pPr>
            <w:r w:rsidRPr="001A2577">
              <w:rPr>
                <w:rFonts w:ascii="Times New Roman" w:hAnsi="Times New Roman" w:cs="Times New Roman"/>
                <w:sz w:val="20"/>
                <w:szCs w:val="20"/>
              </w:rPr>
              <w:t>Table 9; Figure 9</w:t>
            </w:r>
          </w:p>
        </w:tc>
      </w:tr>
    </w:tbl>
    <w:p w:rsidR="00C82F89" w:rsidRPr="001A2577" w:rsidRDefault="00C82F89" w:rsidP="001A2577">
      <w:pPr>
        <w:ind w:right="360"/>
        <w:rPr>
          <w:rFonts w:ascii="Times New Roman" w:hAnsi="Times New Roman" w:cs="Times New Roman"/>
          <w:sz w:val="24"/>
          <w:szCs w:val="20"/>
        </w:rPr>
      </w:pPr>
      <w:proofErr w:type="gramStart"/>
      <w:r w:rsidRPr="001A2577">
        <w:rPr>
          <w:rFonts w:ascii="Times New Roman" w:hAnsi="Times New Roman" w:cs="Times New Roman"/>
          <w:sz w:val="24"/>
          <w:szCs w:val="20"/>
        </w:rPr>
        <w:t>Table 10.</w:t>
      </w:r>
      <w:proofErr w:type="gramEnd"/>
      <w:r w:rsidRPr="001A2577">
        <w:rPr>
          <w:rFonts w:ascii="Times New Roman" w:hAnsi="Times New Roman" w:cs="Times New Roman"/>
          <w:sz w:val="24"/>
          <w:szCs w:val="20"/>
        </w:rP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sidP="008D3EF6">
      <w:pPr>
        <w:ind w:right="360" w:firstLine="720"/>
      </w:pPr>
      <w:r>
        <w:br w:type="page"/>
      </w:r>
    </w:p>
    <w:p w:rsidR="00D14ED6" w:rsidRPr="00A26358" w:rsidRDefault="00E82E81" w:rsidP="001A2577">
      <w:pPr>
        <w:spacing w:line="480" w:lineRule="auto"/>
        <w:ind w:right="36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1A2577">
      <w:pPr>
        <w:spacing w:line="480" w:lineRule="auto"/>
        <w:ind w:right="360"/>
        <w:jc w:val="center"/>
        <w:rPr>
          <w:rFonts w:ascii="Times New Roman" w:hAnsi="Times New Roman" w:cs="Times New Roman"/>
          <w:noProof/>
          <w:sz w:val="24"/>
          <w:szCs w:val="24"/>
        </w:rPr>
      </w:pPr>
      <w:commentRangeStart w:id="138"/>
      <w:r>
        <w:rPr>
          <w:rFonts w:ascii="Times New Roman" w:hAnsi="Times New Roman" w:cs="Times New Roman"/>
          <w:noProof/>
          <w:sz w:val="24"/>
          <w:szCs w:val="24"/>
        </w:rPr>
        <w:drawing>
          <wp:inline distT="0" distB="0" distL="0" distR="0" wp14:anchorId="6F1A633D" wp14:editId="625E06D5">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138"/>
      <w:r w:rsidR="00817FF4">
        <w:rPr>
          <w:rStyle w:val="CommentReference"/>
        </w:rPr>
        <w:commentReference w:id="138"/>
      </w:r>
    </w:p>
    <w:p w:rsidR="00E106EF" w:rsidRDefault="00E82E81" w:rsidP="001A2577">
      <w:pPr>
        <w:spacing w:line="480" w:lineRule="auto"/>
        <w:ind w:right="36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rsidP="001A2577">
      <w:pPr>
        <w:ind w:right="360"/>
        <w:rPr>
          <w:rFonts w:ascii="Times New Roman" w:hAnsi="Times New Roman" w:cs="Times New Roman"/>
          <w:noProof/>
          <w:sz w:val="24"/>
          <w:szCs w:val="24"/>
        </w:rPr>
      </w:pPr>
    </w:p>
    <w:p w:rsidR="007171DA" w:rsidRDefault="008742E1"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38F3F7" wp14:editId="3FF43BB9">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1A2577">
      <w:pPr>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A3FEC1" wp14:editId="0970DDBA">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49F6D11B" wp14:editId="1CC0DCEA">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DE7CA43" wp14:editId="30472A3B">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1A2577">
      <w:pPr>
        <w:ind w:right="360"/>
        <w:jc w:val="center"/>
        <w:rPr>
          <w:rFonts w:ascii="Times New Roman" w:hAnsi="Times New Roman" w:cs="Times New Roman"/>
          <w:noProof/>
          <w:sz w:val="24"/>
          <w:szCs w:val="24"/>
        </w:rPr>
      </w:pPr>
    </w:p>
    <w:p w:rsidR="00AE4811" w:rsidRDefault="008D4629" w:rsidP="001A2577">
      <w:pPr>
        <w:ind w:right="360"/>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2BF49F" wp14:editId="725453C5">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14:anchorId="281EAEDE" wp14:editId="3C274FB1">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139"/>
      <w:r w:rsidR="00F13DB7">
        <w:rPr>
          <w:rFonts w:ascii="Times New Roman" w:hAnsi="Times New Roman" w:cs="Times New Roman"/>
          <w:noProof/>
          <w:sz w:val="24"/>
          <w:szCs w:val="24"/>
        </w:rPr>
        <w:drawing>
          <wp:inline distT="0" distB="0" distL="0" distR="0" wp14:anchorId="4B29195C" wp14:editId="02BEB305">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139"/>
      <w:r w:rsidR="00016E22">
        <w:rPr>
          <w:rStyle w:val="CommentReference"/>
        </w:rPr>
        <w:commentReference w:id="139"/>
      </w:r>
    </w:p>
    <w:p w:rsidR="00512870" w:rsidRDefault="000C4DA9" w:rsidP="001A2577">
      <w:pPr>
        <w:spacing w:line="240" w:lineRule="auto"/>
        <w:ind w:right="36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8E67D10" wp14:editId="6D58BC22">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03655B9" wp14:editId="3F8346F1">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454FE3" wp14:editId="40169281">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CFF2CF0" wp14:editId="246BD75E">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rsidP="001A2577">
      <w:pPr>
        <w:ind w:right="360"/>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1A2577">
      <w:pPr>
        <w:spacing w:line="480" w:lineRule="auto"/>
        <w:ind w:right="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32055E" wp14:editId="1204C749">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1A2577">
      <w:pPr>
        <w:spacing w:line="480" w:lineRule="auto"/>
        <w:ind w:right="36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0" w:author="Thomas Collier Smith" w:date="2014-10-17T12:43:00Z" w:initials="TCS">
    <w:p w:rsidR="00E416C4" w:rsidRDefault="00E416C4">
      <w:pPr>
        <w:pStyle w:val="CommentText"/>
      </w:pPr>
      <w:r>
        <w:rPr>
          <w:rStyle w:val="CommentReference"/>
        </w:rPr>
        <w:annotationRef/>
      </w:r>
      <w:r>
        <w:t>Marina’s text, needs summarizing</w:t>
      </w:r>
    </w:p>
  </w:comment>
  <w:comment w:id="121" w:author="Thomas Collier Smith" w:date="2014-10-17T13:47:00Z" w:initials="TCS">
    <w:p w:rsidR="00E416C4" w:rsidRDefault="00E416C4" w:rsidP="00A6404C">
      <w:pPr>
        <w:pStyle w:val="CommentText"/>
      </w:pPr>
      <w:r>
        <w:rPr>
          <w:rStyle w:val="CommentReference"/>
        </w:rPr>
        <w:annotationRef/>
      </w:r>
      <w:r>
        <w:t>Really – where’s the data?</w:t>
      </w:r>
    </w:p>
  </w:comment>
  <w:comment w:id="122" w:author="Thomas Collier Smith" w:date="2014-10-17T15:13:00Z" w:initials="TCS">
    <w:p w:rsidR="00E416C4" w:rsidRDefault="00E416C4">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123" w:author="Thomas Collier Smith" w:date="2014-10-17T14:44:00Z" w:initials="TCS">
    <w:p w:rsidR="00E416C4" w:rsidRDefault="00E416C4">
      <w:pPr>
        <w:pStyle w:val="CommentText"/>
      </w:pPr>
      <w:r>
        <w:rPr>
          <w:rStyle w:val="CommentReference"/>
        </w:rPr>
        <w:annotationRef/>
      </w:r>
      <w:r>
        <w:t xml:space="preserve">This hasn’t happened yet, but </w:t>
      </w:r>
      <w:proofErr w:type="spellStart"/>
      <w:r>
        <w:t>Yishen</w:t>
      </w:r>
      <w:proofErr w:type="spellEnd"/>
      <w:r>
        <w:t xml:space="preserve"> said he wants to do it.</w:t>
      </w:r>
    </w:p>
  </w:comment>
  <w:comment w:id="124" w:author="Thomas Collier Smith" w:date="2014-10-16T21:59:00Z" w:initials="TCS">
    <w:p w:rsidR="00E416C4" w:rsidRDefault="00E416C4">
      <w:pPr>
        <w:pStyle w:val="CommentText"/>
      </w:pPr>
      <w:r>
        <w:rPr>
          <w:rStyle w:val="CommentReference"/>
        </w:rPr>
        <w:annotationRef/>
      </w:r>
      <w:r>
        <w:t>I am sure I have read this – what citation?</w:t>
      </w:r>
    </w:p>
  </w:comment>
  <w:comment w:id="125" w:author="Thomas Collier Smith" w:date="2014-10-11T10:29:00Z" w:initials="TCS">
    <w:p w:rsidR="00E416C4" w:rsidRDefault="00E416C4">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126" w:author="Thomas Collier Smith" w:date="2014-10-11T10:11:00Z" w:initials="TCS">
    <w:p w:rsidR="00E416C4" w:rsidRDefault="00E416C4">
      <w:pPr>
        <w:pStyle w:val="CommentText"/>
      </w:pPr>
      <w:r>
        <w:rPr>
          <w:rStyle w:val="CommentReference"/>
        </w:rPr>
        <w:annotationRef/>
      </w:r>
      <w:r>
        <w:t>Interpret this as 1 unit of mayfly will reduce the algal abundance by 1 unit x e</w:t>
      </w:r>
      <w:proofErr w:type="gramStart"/>
      <w:r>
        <w:t>^(</w:t>
      </w:r>
      <w:proofErr w:type="gramEnd"/>
      <w:r>
        <w:t>-0.0011)</w:t>
      </w:r>
    </w:p>
    <w:p w:rsidR="00E416C4" w:rsidRDefault="00E416C4">
      <w:pPr>
        <w:pStyle w:val="CommentText"/>
      </w:pPr>
    </w:p>
    <w:p w:rsidR="00E416C4" w:rsidRDefault="00E416C4">
      <w:pPr>
        <w:pStyle w:val="CommentText"/>
      </w:pPr>
      <w:r>
        <w:t>If that holds after rerunning with lake as fixed</w:t>
      </w:r>
    </w:p>
    <w:p w:rsidR="00E416C4" w:rsidRDefault="00E416C4">
      <w:pPr>
        <w:pStyle w:val="CommentText"/>
      </w:pPr>
    </w:p>
    <w:p w:rsidR="00E416C4" w:rsidRDefault="00E416C4">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138" w:author="Thomas Collier Smith" w:date="2014-10-17T12:14:00Z" w:initials="TCS">
    <w:p w:rsidR="00E416C4" w:rsidRDefault="00E416C4">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139" w:author="Thomas Collier Smith" w:date="2014-10-18T12:33:00Z" w:initials="TCS">
    <w:p w:rsidR="00E416C4" w:rsidRDefault="00E416C4">
      <w:pPr>
        <w:pStyle w:val="CommentText"/>
      </w:pPr>
      <w:r>
        <w:rPr>
          <w:rStyle w:val="CommentReference"/>
        </w:rPr>
        <w:annotationRef/>
      </w:r>
      <w:r>
        <w:t>Could analyze the trends in the control tiles alone across time to examine trends across the season, or to examine within lake variability more.</w:t>
      </w:r>
    </w:p>
    <w:p w:rsidR="00E416C4" w:rsidRDefault="00E416C4">
      <w:pPr>
        <w:pStyle w:val="CommentText"/>
      </w:pPr>
    </w:p>
    <w:p w:rsidR="00E416C4" w:rsidRDefault="00E416C4">
      <w:pPr>
        <w:pStyle w:val="CommentText"/>
      </w:pPr>
      <w:r>
        <w:t>Change the titles of block panels to month names, or whatever (early August, Late August, September)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3A6" w:rsidRDefault="00E603A6" w:rsidP="000B19C9">
      <w:pPr>
        <w:spacing w:after="0" w:line="240" w:lineRule="auto"/>
      </w:pPr>
      <w:r>
        <w:separator/>
      </w:r>
    </w:p>
  </w:endnote>
  <w:endnote w:type="continuationSeparator" w:id="0">
    <w:p w:rsidR="00E603A6" w:rsidRDefault="00E603A6"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E416C4" w:rsidRDefault="00E416C4">
        <w:pPr>
          <w:pStyle w:val="Footer"/>
          <w:jc w:val="center"/>
        </w:pPr>
        <w:r>
          <w:fldChar w:fldCharType="begin"/>
        </w:r>
        <w:r>
          <w:instrText xml:space="preserve"> PAGE   \* MERGEFORMAT </w:instrText>
        </w:r>
        <w:r>
          <w:fldChar w:fldCharType="separate"/>
        </w:r>
        <w:r w:rsidR="00B37E20">
          <w:rPr>
            <w:noProof/>
          </w:rPr>
          <w:t>5</w:t>
        </w:r>
        <w:r>
          <w:rPr>
            <w:noProof/>
          </w:rPr>
          <w:fldChar w:fldCharType="end"/>
        </w:r>
      </w:p>
    </w:sdtContent>
  </w:sdt>
  <w:p w:rsidR="00E416C4" w:rsidRDefault="00E41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3A6" w:rsidRDefault="00E603A6" w:rsidP="000B19C9">
      <w:pPr>
        <w:spacing w:after="0" w:line="240" w:lineRule="auto"/>
      </w:pPr>
      <w:r>
        <w:separator/>
      </w:r>
    </w:p>
  </w:footnote>
  <w:footnote w:type="continuationSeparator" w:id="0">
    <w:p w:rsidR="00E603A6" w:rsidRDefault="00E603A6"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65D4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21CF8"/>
    <w:rsid w:val="00024BCD"/>
    <w:rsid w:val="00030CCA"/>
    <w:rsid w:val="00037EE4"/>
    <w:rsid w:val="00041F0F"/>
    <w:rsid w:val="00053005"/>
    <w:rsid w:val="00053DB3"/>
    <w:rsid w:val="00065FB5"/>
    <w:rsid w:val="00076062"/>
    <w:rsid w:val="0009455C"/>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2C70"/>
    <w:rsid w:val="00143808"/>
    <w:rsid w:val="00145B1E"/>
    <w:rsid w:val="00147EF7"/>
    <w:rsid w:val="00153F08"/>
    <w:rsid w:val="001665C8"/>
    <w:rsid w:val="001717A0"/>
    <w:rsid w:val="00177D15"/>
    <w:rsid w:val="00180491"/>
    <w:rsid w:val="00180BAA"/>
    <w:rsid w:val="00194AE4"/>
    <w:rsid w:val="001A2577"/>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65FDB"/>
    <w:rsid w:val="002741FC"/>
    <w:rsid w:val="00275758"/>
    <w:rsid w:val="00283EBB"/>
    <w:rsid w:val="002A27B9"/>
    <w:rsid w:val="002A76FC"/>
    <w:rsid w:val="002A7ACC"/>
    <w:rsid w:val="002B4EB9"/>
    <w:rsid w:val="002D4AE8"/>
    <w:rsid w:val="002E6C67"/>
    <w:rsid w:val="002F6112"/>
    <w:rsid w:val="003017EA"/>
    <w:rsid w:val="00314472"/>
    <w:rsid w:val="00321875"/>
    <w:rsid w:val="0032234D"/>
    <w:rsid w:val="00324CD7"/>
    <w:rsid w:val="003338B0"/>
    <w:rsid w:val="003625DD"/>
    <w:rsid w:val="00363983"/>
    <w:rsid w:val="003658E7"/>
    <w:rsid w:val="003676AE"/>
    <w:rsid w:val="003804D2"/>
    <w:rsid w:val="00381042"/>
    <w:rsid w:val="00383DFA"/>
    <w:rsid w:val="00386F7D"/>
    <w:rsid w:val="003969FB"/>
    <w:rsid w:val="00397E20"/>
    <w:rsid w:val="003A6A78"/>
    <w:rsid w:val="003B5116"/>
    <w:rsid w:val="003B6BB9"/>
    <w:rsid w:val="003B781C"/>
    <w:rsid w:val="003C2950"/>
    <w:rsid w:val="003C662F"/>
    <w:rsid w:val="003D17A2"/>
    <w:rsid w:val="003D1BF5"/>
    <w:rsid w:val="003E05D3"/>
    <w:rsid w:val="003E2376"/>
    <w:rsid w:val="003E2420"/>
    <w:rsid w:val="003E73A3"/>
    <w:rsid w:val="00400758"/>
    <w:rsid w:val="004054F1"/>
    <w:rsid w:val="00407DA0"/>
    <w:rsid w:val="00407E62"/>
    <w:rsid w:val="00414356"/>
    <w:rsid w:val="00417E94"/>
    <w:rsid w:val="00421714"/>
    <w:rsid w:val="004337C1"/>
    <w:rsid w:val="00435DD8"/>
    <w:rsid w:val="004407C3"/>
    <w:rsid w:val="00445D42"/>
    <w:rsid w:val="0044764E"/>
    <w:rsid w:val="004565A0"/>
    <w:rsid w:val="0045700C"/>
    <w:rsid w:val="00461C58"/>
    <w:rsid w:val="0046444D"/>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4F7CA8"/>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A189F"/>
    <w:rsid w:val="005A4FDD"/>
    <w:rsid w:val="005A66B2"/>
    <w:rsid w:val="005B0839"/>
    <w:rsid w:val="005B0884"/>
    <w:rsid w:val="005B49F7"/>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372FF"/>
    <w:rsid w:val="00651497"/>
    <w:rsid w:val="00652144"/>
    <w:rsid w:val="0065613A"/>
    <w:rsid w:val="006631B1"/>
    <w:rsid w:val="0066534F"/>
    <w:rsid w:val="00665FCB"/>
    <w:rsid w:val="00674A2C"/>
    <w:rsid w:val="00676956"/>
    <w:rsid w:val="00690485"/>
    <w:rsid w:val="00690E21"/>
    <w:rsid w:val="006938E5"/>
    <w:rsid w:val="006950AB"/>
    <w:rsid w:val="006A5CDE"/>
    <w:rsid w:val="006B03C6"/>
    <w:rsid w:val="006B093E"/>
    <w:rsid w:val="006B47ED"/>
    <w:rsid w:val="006B4BF3"/>
    <w:rsid w:val="006B7494"/>
    <w:rsid w:val="006C64D7"/>
    <w:rsid w:val="006D6EFC"/>
    <w:rsid w:val="006E797B"/>
    <w:rsid w:val="006E7B8A"/>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1AC3"/>
    <w:rsid w:val="00791CE8"/>
    <w:rsid w:val="007A74B7"/>
    <w:rsid w:val="007A74E3"/>
    <w:rsid w:val="007B5EC3"/>
    <w:rsid w:val="007B60CB"/>
    <w:rsid w:val="007C00D6"/>
    <w:rsid w:val="007C24B8"/>
    <w:rsid w:val="007C74D6"/>
    <w:rsid w:val="007D311A"/>
    <w:rsid w:val="007D39D4"/>
    <w:rsid w:val="007D4B11"/>
    <w:rsid w:val="007D61D9"/>
    <w:rsid w:val="007E14E5"/>
    <w:rsid w:val="007E71C8"/>
    <w:rsid w:val="007F12BF"/>
    <w:rsid w:val="007F3BD1"/>
    <w:rsid w:val="007F6BD7"/>
    <w:rsid w:val="0080445A"/>
    <w:rsid w:val="0080453E"/>
    <w:rsid w:val="008101F1"/>
    <w:rsid w:val="00815DD2"/>
    <w:rsid w:val="00816DF7"/>
    <w:rsid w:val="00817FF4"/>
    <w:rsid w:val="00831600"/>
    <w:rsid w:val="00834A80"/>
    <w:rsid w:val="00844AF3"/>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3EF6"/>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2132"/>
    <w:rsid w:val="00984D70"/>
    <w:rsid w:val="00992FBE"/>
    <w:rsid w:val="009A2B18"/>
    <w:rsid w:val="009A6194"/>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7D19"/>
    <w:rsid w:val="00A43C7E"/>
    <w:rsid w:val="00A6404C"/>
    <w:rsid w:val="00A71639"/>
    <w:rsid w:val="00A74156"/>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DF0"/>
    <w:rsid w:val="00B22492"/>
    <w:rsid w:val="00B22759"/>
    <w:rsid w:val="00B22968"/>
    <w:rsid w:val="00B343CC"/>
    <w:rsid w:val="00B37E20"/>
    <w:rsid w:val="00B41826"/>
    <w:rsid w:val="00B56987"/>
    <w:rsid w:val="00B61137"/>
    <w:rsid w:val="00B64926"/>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D389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2C8B"/>
    <w:rsid w:val="00E17E7F"/>
    <w:rsid w:val="00E318EE"/>
    <w:rsid w:val="00E32F80"/>
    <w:rsid w:val="00E416C4"/>
    <w:rsid w:val="00E51D98"/>
    <w:rsid w:val="00E52861"/>
    <w:rsid w:val="00E532B8"/>
    <w:rsid w:val="00E603A6"/>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05505"/>
    <w:rsid w:val="00F10C2D"/>
    <w:rsid w:val="00F13DB7"/>
    <w:rsid w:val="00F14896"/>
    <w:rsid w:val="00F167AC"/>
    <w:rsid w:val="00F2744C"/>
    <w:rsid w:val="00F31891"/>
    <w:rsid w:val="00F428A4"/>
    <w:rsid w:val="00F443AF"/>
    <w:rsid w:val="00F44BB3"/>
    <w:rsid w:val="00F473DC"/>
    <w:rsid w:val="00F614E9"/>
    <w:rsid w:val="00F617B0"/>
    <w:rsid w:val="00F66088"/>
    <w:rsid w:val="00F777D3"/>
    <w:rsid w:val="00F83DE3"/>
    <w:rsid w:val="00F8438D"/>
    <w:rsid w:val="00F85CD1"/>
    <w:rsid w:val="00F90E8F"/>
    <w:rsid w:val="00F91046"/>
    <w:rsid w:val="00FA4EB7"/>
    <w:rsid w:val="00FA56A2"/>
    <w:rsid w:val="00FA6035"/>
    <w:rsid w:val="00FB02F4"/>
    <w:rsid w:val="00FB27A9"/>
    <w:rsid w:val="00FC2B70"/>
    <w:rsid w:val="00FC3248"/>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 w:type="paragraph" w:styleId="NormalWeb">
    <w:name w:val="Normal (Web)"/>
    <w:basedOn w:val="Normal"/>
    <w:uiPriority w:val="99"/>
    <w:unhideWhenUsed/>
    <w:rsid w:val="00FC324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501418">
      <w:bodyDiv w:val="1"/>
      <w:marLeft w:val="0"/>
      <w:marRight w:val="0"/>
      <w:marTop w:val="0"/>
      <w:marBottom w:val="0"/>
      <w:divBdr>
        <w:top w:val="none" w:sz="0" w:space="0" w:color="auto"/>
        <w:left w:val="none" w:sz="0" w:space="0" w:color="auto"/>
        <w:bottom w:val="none" w:sz="0" w:space="0" w:color="auto"/>
        <w:right w:val="none" w:sz="0" w:space="0" w:color="auto"/>
      </w:divBdr>
      <w:divsChild>
        <w:div w:id="1312320744">
          <w:marLeft w:val="0"/>
          <w:marRight w:val="0"/>
          <w:marTop w:val="0"/>
          <w:marBottom w:val="0"/>
          <w:divBdr>
            <w:top w:val="none" w:sz="0" w:space="0" w:color="auto"/>
            <w:left w:val="none" w:sz="0" w:space="0" w:color="auto"/>
            <w:bottom w:val="none" w:sz="0" w:space="0" w:color="auto"/>
            <w:right w:val="none" w:sz="0" w:space="0" w:color="auto"/>
          </w:divBdr>
          <w:divsChild>
            <w:div w:id="619993193">
              <w:marLeft w:val="0"/>
              <w:marRight w:val="0"/>
              <w:marTop w:val="0"/>
              <w:marBottom w:val="0"/>
              <w:divBdr>
                <w:top w:val="none" w:sz="0" w:space="0" w:color="auto"/>
                <w:left w:val="none" w:sz="0" w:space="0" w:color="auto"/>
                <w:bottom w:val="none" w:sz="0" w:space="0" w:color="auto"/>
                <w:right w:val="none" w:sz="0" w:space="0" w:color="auto"/>
              </w:divBdr>
              <w:divsChild>
                <w:div w:id="815728692">
                  <w:marLeft w:val="0"/>
                  <w:marRight w:val="0"/>
                  <w:marTop w:val="0"/>
                  <w:marBottom w:val="0"/>
                  <w:divBdr>
                    <w:top w:val="none" w:sz="0" w:space="0" w:color="auto"/>
                    <w:left w:val="none" w:sz="0" w:space="0" w:color="auto"/>
                    <w:bottom w:val="none" w:sz="0" w:space="0" w:color="auto"/>
                    <w:right w:val="none" w:sz="0" w:space="0" w:color="auto"/>
                  </w:divBdr>
                  <w:divsChild>
                    <w:div w:id="1975210338">
                      <w:marLeft w:val="0"/>
                      <w:marRight w:val="0"/>
                      <w:marTop w:val="0"/>
                      <w:marBottom w:val="0"/>
                      <w:divBdr>
                        <w:top w:val="none" w:sz="0" w:space="0" w:color="auto"/>
                        <w:left w:val="none" w:sz="0" w:space="0" w:color="auto"/>
                        <w:bottom w:val="none" w:sz="0" w:space="0" w:color="auto"/>
                        <w:right w:val="none" w:sz="0" w:space="0" w:color="auto"/>
                      </w:divBdr>
                      <w:divsChild>
                        <w:div w:id="17860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54A1B-DBA3-4293-8744-4CEC0EB9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49</Pages>
  <Words>26732</Words>
  <Characters>152374</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178749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4</cp:revision>
  <cp:lastPrinted>2014-10-16T16:07:00Z</cp:lastPrinted>
  <dcterms:created xsi:type="dcterms:W3CDTF">2014-11-16T17:01:00Z</dcterms:created>
  <dcterms:modified xsi:type="dcterms:W3CDTF">2014-11-16T17:54:00Z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