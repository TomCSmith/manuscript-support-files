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5C5A" w:rsidRPr="000B19C9" w:rsidRDefault="00BF5C5A" w:rsidP="00BF5C5A">
      <w:pPr>
        <w:pStyle w:val="ListParagraph"/>
        <w:numPr>
          <w:ilvl w:val="0"/>
          <w:numId w:val="5"/>
        </w:numPr>
        <w:spacing w:line="480" w:lineRule="auto"/>
        <w:jc w:val="center"/>
        <w:rPr>
          <w:rFonts w:ascii="Times New Roman" w:hAnsi="Times New Roman" w:cs="Times New Roman"/>
          <w:sz w:val="24"/>
          <w:szCs w:val="24"/>
        </w:rPr>
      </w:pPr>
      <w:moveToRangeStart w:id="0" w:author="Thomas Collier Smith" w:date="2014-10-17T20:02:00Z" w:name="move401339448"/>
      <w:moveTo w:id="1" w:author="Thomas Collier Smith" w:date="2014-10-17T20:02:00Z">
        <w:r w:rsidRPr="00EE3A4D">
          <w:rPr>
            <w:rFonts w:ascii="Times New Roman" w:hAnsi="Times New Roman" w:cs="Times New Roman"/>
            <w:sz w:val="24"/>
            <w:szCs w:val="24"/>
          </w:rPr>
          <w:t xml:space="preserve">Weak interactions between algae, </w:t>
        </w:r>
        <w:r>
          <w:rPr>
            <w:rFonts w:ascii="Times New Roman" w:hAnsi="Times New Roman" w:cs="Times New Roman"/>
            <w:sz w:val="24"/>
            <w:szCs w:val="24"/>
          </w:rPr>
          <w:t>mayflies</w:t>
        </w:r>
        <w:r w:rsidRPr="00EE3A4D">
          <w:rPr>
            <w:rFonts w:ascii="Times New Roman" w:hAnsi="Times New Roman" w:cs="Times New Roman"/>
            <w:sz w:val="24"/>
            <w:szCs w:val="24"/>
          </w:rPr>
          <w:t>, and tadpoles</w:t>
        </w:r>
        <w:r>
          <w:rPr>
            <w:rFonts w:ascii="Times New Roman" w:hAnsi="Times New Roman" w:cs="Times New Roman"/>
            <w:sz w:val="24"/>
            <w:szCs w:val="24"/>
          </w:rPr>
          <w:t xml:space="preserve"> suggest </w:t>
        </w:r>
      </w:moveTo>
      <w:ins w:id="2" w:author="Thomas Collier Smith" w:date="2014-10-17T20:02:00Z">
        <w:r>
          <w:rPr>
            <w:rFonts w:ascii="Times New Roman" w:hAnsi="Times New Roman" w:cs="Times New Roman"/>
            <w:sz w:val="24"/>
            <w:szCs w:val="24"/>
          </w:rPr>
          <w:t xml:space="preserve">communities will have </w:t>
        </w:r>
      </w:ins>
      <w:moveTo w:id="3" w:author="Thomas Collier Smith" w:date="2014-10-17T20:02:00Z">
        <w:r>
          <w:rPr>
            <w:rFonts w:ascii="Times New Roman" w:hAnsi="Times New Roman" w:cs="Times New Roman"/>
            <w:sz w:val="24"/>
            <w:szCs w:val="24"/>
          </w:rPr>
          <w:t xml:space="preserve">weak </w:t>
        </w:r>
        <w:del w:id="4" w:author="Thomas Collier Smith" w:date="2014-10-17T20:02:00Z">
          <w:r w:rsidDel="00BF5C5A">
            <w:rPr>
              <w:rFonts w:ascii="Times New Roman" w:hAnsi="Times New Roman" w:cs="Times New Roman"/>
              <w:sz w:val="24"/>
              <w:szCs w:val="24"/>
            </w:rPr>
            <w:delText xml:space="preserve">effects of </w:delText>
          </w:r>
        </w:del>
      </w:moveTo>
      <w:ins w:id="5" w:author="Thomas Collier Smith" w:date="2014-10-17T20:02:00Z">
        <w:r>
          <w:rPr>
            <w:rFonts w:ascii="Times New Roman" w:hAnsi="Times New Roman" w:cs="Times New Roman"/>
            <w:sz w:val="24"/>
            <w:szCs w:val="24"/>
          </w:rPr>
          <w:t xml:space="preserve">response to </w:t>
        </w:r>
      </w:ins>
      <w:moveTo w:id="6" w:author="Thomas Collier Smith" w:date="2014-10-17T20:02:00Z">
        <w:r>
          <w:rPr>
            <w:rFonts w:ascii="Times New Roman" w:hAnsi="Times New Roman" w:cs="Times New Roman"/>
            <w:sz w:val="24"/>
            <w:szCs w:val="24"/>
          </w:rPr>
          <w:t>mountain yellow-legged frog extinctions.</w:t>
        </w:r>
      </w:moveTo>
    </w:p>
    <w:moveToRangeEnd w:id="0"/>
    <w:p w:rsidR="00EE3A4D" w:rsidRDefault="00EE3A4D" w:rsidP="00EE3A4D">
      <w:pPr>
        <w:pStyle w:val="ListParagraph"/>
        <w:numPr>
          <w:ilvl w:val="0"/>
          <w:numId w:val="5"/>
        </w:numPr>
        <w:spacing w:line="480" w:lineRule="auto"/>
        <w:jc w:val="center"/>
        <w:rPr>
          <w:rFonts w:ascii="Times New Roman" w:hAnsi="Times New Roman" w:cs="Times New Roman"/>
          <w:sz w:val="24"/>
          <w:szCs w:val="24"/>
        </w:rPr>
      </w:pPr>
      <w:r w:rsidRPr="00EE3A4D">
        <w:rPr>
          <w:rFonts w:ascii="Times New Roman" w:hAnsi="Times New Roman" w:cs="Times New Roman"/>
          <w:sz w:val="24"/>
          <w:szCs w:val="24"/>
        </w:rPr>
        <w:t xml:space="preserve">Weak </w:t>
      </w:r>
      <w:del w:id="7" w:author="Thomas Collier Smith" w:date="2014-10-17T20:02:00Z">
        <w:r w:rsidRPr="00EE3A4D" w:rsidDel="00BF5C5A">
          <w:rPr>
            <w:rFonts w:ascii="Times New Roman" w:hAnsi="Times New Roman" w:cs="Times New Roman"/>
            <w:sz w:val="24"/>
            <w:szCs w:val="24"/>
          </w:rPr>
          <w:delText xml:space="preserve">top-down and </w:delText>
        </w:r>
        <w:r w:rsidR="000B19C9" w:rsidDel="00BF5C5A">
          <w:rPr>
            <w:rFonts w:ascii="Times New Roman" w:hAnsi="Times New Roman" w:cs="Times New Roman"/>
            <w:sz w:val="24"/>
            <w:szCs w:val="24"/>
          </w:rPr>
          <w:delText>competitive</w:delText>
        </w:r>
        <w:r w:rsidRPr="00EE3A4D" w:rsidDel="00BF5C5A">
          <w:rPr>
            <w:rFonts w:ascii="Times New Roman" w:hAnsi="Times New Roman" w:cs="Times New Roman"/>
            <w:sz w:val="24"/>
            <w:szCs w:val="24"/>
          </w:rPr>
          <w:delText xml:space="preserve"> </w:delText>
        </w:r>
      </w:del>
      <w:r w:rsidRPr="00EE3A4D">
        <w:rPr>
          <w:rFonts w:ascii="Times New Roman" w:hAnsi="Times New Roman" w:cs="Times New Roman"/>
          <w:sz w:val="24"/>
          <w:szCs w:val="24"/>
        </w:rPr>
        <w:t xml:space="preserve">interactions between algae, </w:t>
      </w:r>
      <w:r w:rsidR="000B19C9">
        <w:rPr>
          <w:rFonts w:ascii="Times New Roman" w:hAnsi="Times New Roman" w:cs="Times New Roman"/>
          <w:sz w:val="24"/>
          <w:szCs w:val="24"/>
        </w:rPr>
        <w:t>mayflies</w:t>
      </w:r>
      <w:r w:rsidRPr="00EE3A4D">
        <w:rPr>
          <w:rFonts w:ascii="Times New Roman" w:hAnsi="Times New Roman" w:cs="Times New Roman"/>
          <w:sz w:val="24"/>
          <w:szCs w:val="24"/>
        </w:rPr>
        <w:t>, and endangered tadpoles</w:t>
      </w:r>
    </w:p>
    <w:p w:rsidR="000B19C9" w:rsidRPr="000B19C9" w:rsidDel="00BF5C5A" w:rsidRDefault="000B19C9" w:rsidP="000B19C9">
      <w:pPr>
        <w:pStyle w:val="ListParagraph"/>
        <w:numPr>
          <w:ilvl w:val="0"/>
          <w:numId w:val="5"/>
        </w:numPr>
        <w:spacing w:line="480" w:lineRule="auto"/>
        <w:jc w:val="center"/>
        <w:rPr>
          <w:rFonts w:ascii="Times New Roman" w:hAnsi="Times New Roman" w:cs="Times New Roman"/>
          <w:sz w:val="24"/>
          <w:szCs w:val="24"/>
        </w:rPr>
      </w:pPr>
      <w:moveFromRangeStart w:id="8" w:author="Thomas Collier Smith" w:date="2014-10-17T20:02:00Z" w:name="move401339448"/>
      <w:moveFrom w:id="9" w:author="Thomas Collier Smith" w:date="2014-10-17T20:02:00Z">
        <w:r w:rsidRPr="00EE3A4D" w:rsidDel="00BF5C5A">
          <w:rPr>
            <w:rFonts w:ascii="Times New Roman" w:hAnsi="Times New Roman" w:cs="Times New Roman"/>
            <w:sz w:val="24"/>
            <w:szCs w:val="24"/>
          </w:rPr>
          <w:t xml:space="preserve">Weak interactions between algae, </w:t>
        </w:r>
        <w:r w:rsidDel="00BF5C5A">
          <w:rPr>
            <w:rFonts w:ascii="Times New Roman" w:hAnsi="Times New Roman" w:cs="Times New Roman"/>
            <w:sz w:val="24"/>
            <w:szCs w:val="24"/>
          </w:rPr>
          <w:t>mayflies</w:t>
        </w:r>
        <w:r w:rsidRPr="00EE3A4D" w:rsidDel="00BF5C5A">
          <w:rPr>
            <w:rFonts w:ascii="Times New Roman" w:hAnsi="Times New Roman" w:cs="Times New Roman"/>
            <w:sz w:val="24"/>
            <w:szCs w:val="24"/>
          </w:rPr>
          <w:t>, and tadpoles</w:t>
        </w:r>
        <w:r w:rsidDel="00BF5C5A">
          <w:rPr>
            <w:rFonts w:ascii="Times New Roman" w:hAnsi="Times New Roman" w:cs="Times New Roman"/>
            <w:sz w:val="24"/>
            <w:szCs w:val="24"/>
          </w:rPr>
          <w:t xml:space="preserve"> suggest weak effects of mountain yellow-legged frog extinctions.</w:t>
        </w:r>
      </w:moveFrom>
    </w:p>
    <w:moveFromRangeEnd w:id="8"/>
    <w:p w:rsidR="00E82E81" w:rsidRPr="00EE3A4D" w:rsidRDefault="00EE3A4D" w:rsidP="00EE3A4D">
      <w:pPr>
        <w:pStyle w:val="ListParagraph"/>
        <w:numPr>
          <w:ilvl w:val="0"/>
          <w:numId w:val="5"/>
        </w:numPr>
        <w:spacing w:line="480" w:lineRule="auto"/>
        <w:jc w:val="center"/>
        <w:rPr>
          <w:rFonts w:ascii="Times New Roman" w:hAnsi="Times New Roman" w:cs="Times New Roman"/>
          <w:sz w:val="24"/>
          <w:szCs w:val="24"/>
        </w:rPr>
      </w:pPr>
      <w:r w:rsidRPr="00EE3A4D">
        <w:rPr>
          <w:rFonts w:ascii="Times New Roman" w:hAnsi="Times New Roman" w:cs="Times New Roman"/>
          <w:sz w:val="24"/>
          <w:szCs w:val="24"/>
        </w:rPr>
        <w:t>Herbivory and competitive effects of</w:t>
      </w:r>
      <w:r w:rsidR="00C00E13" w:rsidRPr="00EE3A4D">
        <w:rPr>
          <w:rFonts w:ascii="Times New Roman" w:hAnsi="Times New Roman" w:cs="Times New Roman"/>
          <w:sz w:val="24"/>
          <w:szCs w:val="24"/>
        </w:rPr>
        <w:t xml:space="preserve"> mountain yellow-legged frog tadpoles</w:t>
      </w:r>
    </w:p>
    <w:p w:rsidR="00EE3A4D" w:rsidRDefault="00EE3A4D" w:rsidP="00EE3A4D">
      <w:pPr>
        <w:pStyle w:val="ListParagraph"/>
        <w:numPr>
          <w:ilvl w:val="0"/>
          <w:numId w:val="5"/>
        </w:numPr>
        <w:spacing w:line="480" w:lineRule="auto"/>
        <w:jc w:val="center"/>
        <w:rPr>
          <w:rFonts w:ascii="Times New Roman" w:hAnsi="Times New Roman" w:cs="Times New Roman"/>
          <w:sz w:val="24"/>
          <w:szCs w:val="24"/>
        </w:rPr>
      </w:pPr>
      <w:del w:id="10" w:author="Thomas Collier Smith" w:date="2014-10-17T20:03:00Z">
        <w:r w:rsidRPr="00EE3A4D" w:rsidDel="00BF5C5A">
          <w:rPr>
            <w:rFonts w:ascii="Times New Roman" w:hAnsi="Times New Roman" w:cs="Times New Roman"/>
            <w:sz w:val="24"/>
            <w:szCs w:val="24"/>
          </w:rPr>
          <w:delText xml:space="preserve">The </w:delText>
        </w:r>
      </w:del>
      <w:ins w:id="11" w:author="Thomas Collier Smith" w:date="2014-10-17T20:03:00Z">
        <w:r w:rsidR="00BF5C5A">
          <w:rPr>
            <w:rFonts w:ascii="Times New Roman" w:hAnsi="Times New Roman" w:cs="Times New Roman"/>
            <w:sz w:val="24"/>
            <w:szCs w:val="24"/>
          </w:rPr>
          <w:t xml:space="preserve">Ecological roles of </w:t>
        </w:r>
      </w:ins>
      <w:del w:id="12" w:author="Thomas Collier Smith" w:date="2014-10-17T20:03:00Z">
        <w:r w:rsidRPr="00EE3A4D" w:rsidDel="00BF5C5A">
          <w:rPr>
            <w:rFonts w:ascii="Times New Roman" w:hAnsi="Times New Roman" w:cs="Times New Roman"/>
            <w:sz w:val="24"/>
            <w:szCs w:val="24"/>
          </w:rPr>
          <w:delText xml:space="preserve">effect </w:delText>
        </w:r>
      </w:del>
      <w:proofErr w:type="spellStart"/>
      <w:r w:rsidRPr="00EE3A4D">
        <w:rPr>
          <w:rFonts w:ascii="Times New Roman" w:hAnsi="Times New Roman" w:cs="Times New Roman"/>
          <w:sz w:val="24"/>
          <w:szCs w:val="24"/>
        </w:rPr>
        <w:t>of</w:t>
      </w:r>
      <w:proofErr w:type="spellEnd"/>
      <w:r w:rsidRPr="00EE3A4D">
        <w:rPr>
          <w:rFonts w:ascii="Times New Roman" w:hAnsi="Times New Roman" w:cs="Times New Roman"/>
          <w:sz w:val="24"/>
          <w:szCs w:val="24"/>
        </w:rPr>
        <w:t xml:space="preserve"> </w:t>
      </w:r>
      <w:ins w:id="13" w:author="Thomas Collier Smith" w:date="2014-10-17T20:03:00Z">
        <w:r w:rsidR="00BF5C5A">
          <w:rPr>
            <w:rFonts w:ascii="Times New Roman" w:hAnsi="Times New Roman" w:cs="Times New Roman"/>
            <w:sz w:val="24"/>
            <w:szCs w:val="24"/>
          </w:rPr>
          <w:t xml:space="preserve">endangered </w:t>
        </w:r>
      </w:ins>
      <w:r w:rsidRPr="00EE3A4D">
        <w:rPr>
          <w:rFonts w:ascii="Times New Roman" w:hAnsi="Times New Roman" w:cs="Times New Roman"/>
          <w:sz w:val="24"/>
          <w:szCs w:val="24"/>
        </w:rPr>
        <w:t>Mountain yellow-legged frog tadpole</w:t>
      </w:r>
      <w:ins w:id="14" w:author="Thomas Collier Smith" w:date="2014-10-17T20:04:00Z">
        <w:r w:rsidR="00BF5C5A">
          <w:rPr>
            <w:rFonts w:ascii="Times New Roman" w:hAnsi="Times New Roman" w:cs="Times New Roman"/>
            <w:sz w:val="24"/>
            <w:szCs w:val="24"/>
          </w:rPr>
          <w:t>s</w:t>
        </w:r>
      </w:ins>
      <w:r w:rsidRPr="00EE3A4D">
        <w:rPr>
          <w:rFonts w:ascii="Times New Roman" w:hAnsi="Times New Roman" w:cs="Times New Roman"/>
          <w:sz w:val="24"/>
          <w:szCs w:val="24"/>
        </w:rPr>
        <w:t xml:space="preserve"> </w:t>
      </w:r>
      <w:del w:id="15" w:author="Thomas Collier Smith" w:date="2014-10-17T20:03:00Z">
        <w:r w:rsidRPr="00EE3A4D" w:rsidDel="00BF5C5A">
          <w:rPr>
            <w:rFonts w:ascii="Times New Roman" w:hAnsi="Times New Roman" w:cs="Times New Roman"/>
            <w:sz w:val="24"/>
            <w:szCs w:val="24"/>
          </w:rPr>
          <w:delText xml:space="preserve">extinctions </w:delText>
        </w:r>
      </w:del>
      <w:del w:id="16" w:author="Thomas Collier Smith" w:date="2014-10-17T20:04:00Z">
        <w:r w:rsidRPr="00EE3A4D" w:rsidDel="00BF5C5A">
          <w:rPr>
            <w:rFonts w:ascii="Times New Roman" w:hAnsi="Times New Roman" w:cs="Times New Roman"/>
            <w:sz w:val="24"/>
            <w:szCs w:val="24"/>
          </w:rPr>
          <w:delText>on algae and insects</w:delText>
        </w:r>
        <w:commentRangeStart w:id="17"/>
        <w:r w:rsidRPr="00EE3A4D" w:rsidDel="00BF5C5A">
          <w:rPr>
            <w:rFonts w:ascii="Times New Roman" w:hAnsi="Times New Roman" w:cs="Times New Roman"/>
            <w:sz w:val="24"/>
            <w:szCs w:val="24"/>
          </w:rPr>
          <w:delText>.</w:delText>
        </w:r>
        <w:commentRangeEnd w:id="17"/>
        <w:r w:rsidDel="00BF5C5A">
          <w:rPr>
            <w:rStyle w:val="CommentReference"/>
          </w:rPr>
          <w:commentReference w:id="17"/>
        </w:r>
      </w:del>
    </w:p>
    <w:p w:rsidR="00EE3A4D" w:rsidDel="00BF5C5A" w:rsidRDefault="00EE3A4D" w:rsidP="00EE3A4D">
      <w:pPr>
        <w:pStyle w:val="ListParagraph"/>
        <w:numPr>
          <w:ilvl w:val="0"/>
          <w:numId w:val="5"/>
        </w:numPr>
        <w:spacing w:line="480" w:lineRule="auto"/>
        <w:jc w:val="center"/>
        <w:rPr>
          <w:del w:id="18" w:author="Thomas Collier Smith" w:date="2014-10-17T20:02:00Z"/>
          <w:rFonts w:ascii="Times New Roman" w:hAnsi="Times New Roman" w:cs="Times New Roman"/>
          <w:sz w:val="24"/>
          <w:szCs w:val="24"/>
        </w:rPr>
      </w:pPr>
      <w:del w:id="19" w:author="Thomas Collier Smith" w:date="2014-10-17T20:02:00Z">
        <w:r w:rsidDel="00BF5C5A">
          <w:rPr>
            <w:rFonts w:ascii="Times New Roman" w:hAnsi="Times New Roman" w:cs="Times New Roman"/>
            <w:sz w:val="24"/>
            <w:szCs w:val="24"/>
          </w:rPr>
          <w:delText xml:space="preserve">Interactions between algae, mayflies, and endangered </w:delText>
        </w:r>
        <w:r w:rsidR="00B12DF0" w:rsidDel="00BF5C5A">
          <w:rPr>
            <w:rFonts w:ascii="Times New Roman" w:hAnsi="Times New Roman" w:cs="Times New Roman"/>
            <w:sz w:val="24"/>
            <w:szCs w:val="24"/>
          </w:rPr>
          <w:delText>tadpoles in Sierra Nevada lakes</w:delText>
        </w:r>
      </w:del>
    </w:p>
    <w:p w:rsidR="00EE3A4D" w:rsidRDefault="00EE3A4D" w:rsidP="007D4B11">
      <w:pPr>
        <w:spacing w:line="480" w:lineRule="auto"/>
        <w:jc w:val="center"/>
        <w:rPr>
          <w:rFonts w:ascii="Times New Roman" w:hAnsi="Times New Roman" w:cs="Times New Roman"/>
          <w:sz w:val="24"/>
          <w:szCs w:val="24"/>
        </w:rPr>
      </w:pPr>
    </w:p>
    <w:p w:rsidR="00E82E81" w:rsidRDefault="00E82E81" w:rsidP="007D4B11">
      <w:pPr>
        <w:spacing w:line="480" w:lineRule="auto"/>
        <w:jc w:val="center"/>
        <w:rPr>
          <w:rFonts w:ascii="Times New Roman" w:hAnsi="Times New Roman" w:cs="Times New Roman"/>
          <w:sz w:val="24"/>
          <w:szCs w:val="24"/>
        </w:rPr>
      </w:pPr>
      <w:r w:rsidRPr="00A26358">
        <w:rPr>
          <w:rFonts w:ascii="Times New Roman" w:hAnsi="Times New Roman" w:cs="Times New Roman"/>
          <w:sz w:val="24"/>
          <w:szCs w:val="24"/>
        </w:rPr>
        <w:t>Thomas C. Smith</w:t>
      </w:r>
      <w:r w:rsidR="007D4B11" w:rsidRPr="007D4B11">
        <w:rPr>
          <w:rFonts w:ascii="Old English Text MT" w:hAnsi="Old English Text MT" w:cs="Times New Roman"/>
          <w:sz w:val="24"/>
          <w:szCs w:val="24"/>
          <w:vertAlign w:val="superscript"/>
        </w:rPr>
        <w:t>†</w:t>
      </w:r>
      <w:r w:rsidR="00DA0ABC">
        <w:rPr>
          <w:rFonts w:ascii="Times New Roman" w:hAnsi="Times New Roman" w:cs="Times New Roman"/>
          <w:sz w:val="24"/>
          <w:szCs w:val="24"/>
        </w:rPr>
        <w:t xml:space="preserve">, Marina </w:t>
      </w:r>
      <w:proofErr w:type="spellStart"/>
      <w:r w:rsidR="00DA0ABC">
        <w:rPr>
          <w:rFonts w:ascii="Times New Roman" w:hAnsi="Times New Roman" w:cs="Times New Roman"/>
          <w:sz w:val="24"/>
          <w:szCs w:val="24"/>
        </w:rPr>
        <w:t>Bozinovic</w:t>
      </w:r>
      <w:proofErr w:type="spellEnd"/>
      <w:r w:rsidR="00DA0ABC">
        <w:rPr>
          <w:rFonts w:ascii="Times New Roman" w:hAnsi="Times New Roman" w:cs="Times New Roman"/>
          <w:sz w:val="24"/>
          <w:szCs w:val="24"/>
        </w:rPr>
        <w:t xml:space="preserve">, </w:t>
      </w:r>
      <w:proofErr w:type="spellStart"/>
      <w:r w:rsidR="00DA0ABC">
        <w:rPr>
          <w:rFonts w:ascii="Times New Roman" w:hAnsi="Times New Roman" w:cs="Times New Roman"/>
          <w:sz w:val="24"/>
          <w:szCs w:val="24"/>
        </w:rPr>
        <w:t>Yishen</w:t>
      </w:r>
      <w:proofErr w:type="spellEnd"/>
      <w:r w:rsidR="00DA0ABC">
        <w:rPr>
          <w:rFonts w:ascii="Times New Roman" w:hAnsi="Times New Roman" w:cs="Times New Roman"/>
          <w:sz w:val="24"/>
          <w:szCs w:val="24"/>
        </w:rPr>
        <w:t xml:space="preserve"> Miao</w:t>
      </w:r>
      <w:r w:rsidR="00DA0ABC" w:rsidRPr="00A26358">
        <w:rPr>
          <w:rFonts w:ascii="Times New Roman" w:hAnsi="Times New Roman" w:cs="Times New Roman"/>
          <w:sz w:val="24"/>
          <w:szCs w:val="24"/>
        </w:rPr>
        <w:t>, Cherie J. Briggs</w:t>
      </w:r>
    </w:p>
    <w:p w:rsidR="007D4B11" w:rsidRDefault="007D4B11" w:rsidP="007D4B11">
      <w:pPr>
        <w:pStyle w:val="MediumGrid21"/>
        <w:spacing w:line="480" w:lineRule="auto"/>
        <w:jc w:val="center"/>
        <w:rPr>
          <w:rFonts w:ascii="Times New Roman" w:hAnsi="Times New Roman"/>
          <w:sz w:val="24"/>
          <w:szCs w:val="24"/>
        </w:rPr>
      </w:pPr>
      <w:r w:rsidRPr="00932E21">
        <w:rPr>
          <w:rFonts w:ascii="Times New Roman" w:hAnsi="Times New Roman"/>
          <w:sz w:val="24"/>
          <w:szCs w:val="24"/>
        </w:rPr>
        <w:t>Department of Ecology, Evolution, and Marine Biology, University of California, Santa Barbara, California 93106 USA; phone: (805) 893-2888</w:t>
      </w:r>
    </w:p>
    <w:p w:rsidR="007D4B11" w:rsidRPr="00932E21" w:rsidRDefault="007D4B11" w:rsidP="007D4B11">
      <w:pPr>
        <w:pStyle w:val="MediumGrid21"/>
        <w:spacing w:line="480" w:lineRule="auto"/>
        <w:jc w:val="center"/>
        <w:rPr>
          <w:rFonts w:ascii="Times New Roman" w:hAnsi="Times New Roman"/>
          <w:sz w:val="24"/>
          <w:szCs w:val="24"/>
        </w:rPr>
      </w:pPr>
      <w:r w:rsidRPr="007D4B11">
        <w:rPr>
          <w:rFonts w:ascii="Old English Text MT" w:hAnsi="Old English Text MT"/>
          <w:sz w:val="24"/>
          <w:szCs w:val="24"/>
          <w:vertAlign w:val="superscript"/>
        </w:rPr>
        <w:t>†</w:t>
      </w:r>
      <w:r w:rsidRPr="00932E21">
        <w:rPr>
          <w:rFonts w:ascii="Times New Roman" w:hAnsi="Times New Roman"/>
          <w:sz w:val="24"/>
          <w:szCs w:val="24"/>
        </w:rPr>
        <w:t>email: thomas.smith@lifesci.ucsb.edu</w:t>
      </w:r>
    </w:p>
    <w:p w:rsidR="007D4B11" w:rsidRDefault="007D4B11" w:rsidP="007D4B11">
      <w:pPr>
        <w:spacing w:line="480" w:lineRule="auto"/>
        <w:jc w:val="center"/>
        <w:rPr>
          <w:rFonts w:ascii="Times New Roman" w:hAnsi="Times New Roman" w:cs="Times New Roman"/>
          <w:sz w:val="24"/>
          <w:szCs w:val="24"/>
        </w:rPr>
      </w:pPr>
    </w:p>
    <w:p w:rsidR="00EC2434" w:rsidRDefault="00EC2434" w:rsidP="007D4B11">
      <w:pPr>
        <w:spacing w:line="480" w:lineRule="auto"/>
        <w:jc w:val="center"/>
        <w:rPr>
          <w:rFonts w:ascii="Times New Roman" w:hAnsi="Times New Roman" w:cs="Times New Roman"/>
          <w:sz w:val="24"/>
          <w:szCs w:val="24"/>
        </w:rPr>
      </w:pPr>
    </w:p>
    <w:p w:rsidR="00EC2434" w:rsidDel="00BF5C5A" w:rsidRDefault="00EC2434" w:rsidP="00EC2434">
      <w:pPr>
        <w:spacing w:line="480" w:lineRule="auto"/>
        <w:rPr>
          <w:del w:id="20" w:author="Thomas Collier Smith" w:date="2014-10-17T20:05:00Z"/>
          <w:rFonts w:ascii="Times New Roman" w:hAnsi="Times New Roman" w:cs="Times New Roman"/>
          <w:sz w:val="24"/>
          <w:szCs w:val="24"/>
        </w:rPr>
      </w:pPr>
      <w:r>
        <w:rPr>
          <w:rFonts w:ascii="Times New Roman" w:hAnsi="Times New Roman" w:cs="Times New Roman"/>
          <w:sz w:val="24"/>
          <w:szCs w:val="24"/>
        </w:rPr>
        <w:t>Author Contributions: Thom</w:t>
      </w:r>
      <w:r w:rsidR="00B12DF0">
        <w:rPr>
          <w:rFonts w:ascii="Times New Roman" w:hAnsi="Times New Roman" w:cs="Times New Roman"/>
          <w:sz w:val="24"/>
          <w:szCs w:val="24"/>
        </w:rPr>
        <w:t>as C. Smith conceived the study</w:t>
      </w:r>
      <w:r>
        <w:rPr>
          <w:rFonts w:ascii="Times New Roman" w:hAnsi="Times New Roman" w:cs="Times New Roman"/>
          <w:sz w:val="24"/>
          <w:szCs w:val="24"/>
        </w:rPr>
        <w:t xml:space="preserve">, performed the research and analysis, and wrote the manuscript; Marina </w:t>
      </w:r>
      <w:proofErr w:type="spellStart"/>
      <w:r>
        <w:rPr>
          <w:rFonts w:ascii="Times New Roman" w:hAnsi="Times New Roman" w:cs="Times New Roman"/>
          <w:sz w:val="24"/>
          <w:szCs w:val="24"/>
        </w:rPr>
        <w:t>Bozinovic</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Yishen</w:t>
      </w:r>
      <w:proofErr w:type="spellEnd"/>
      <w:r>
        <w:rPr>
          <w:rFonts w:ascii="Times New Roman" w:hAnsi="Times New Roman" w:cs="Times New Roman"/>
          <w:sz w:val="24"/>
          <w:szCs w:val="24"/>
        </w:rPr>
        <w:t xml:space="preserve"> Miao</w:t>
      </w:r>
      <w:ins w:id="21" w:author="Thomas Collier Smith" w:date="2014-10-17T20:04:00Z">
        <w:r w:rsidR="00BF5C5A">
          <w:rPr>
            <w:rFonts w:ascii="Times New Roman" w:hAnsi="Times New Roman" w:cs="Times New Roman"/>
            <w:sz w:val="24"/>
            <w:szCs w:val="24"/>
          </w:rPr>
          <w:t xml:space="preserve"> contributed to </w:t>
        </w:r>
      </w:ins>
      <w:del w:id="22" w:author="Thomas Collier Smith" w:date="2014-10-17T20:04:00Z">
        <w:r w:rsidDel="00BF5C5A">
          <w:rPr>
            <w:rFonts w:ascii="Times New Roman" w:hAnsi="Times New Roman" w:cs="Times New Roman"/>
            <w:sz w:val="24"/>
            <w:szCs w:val="24"/>
          </w:rPr>
          <w:delText xml:space="preserve"> each performed some of </w:delText>
        </w:r>
      </w:del>
      <w:r>
        <w:rPr>
          <w:rFonts w:ascii="Times New Roman" w:hAnsi="Times New Roman" w:cs="Times New Roman"/>
          <w:sz w:val="24"/>
          <w:szCs w:val="24"/>
        </w:rPr>
        <w:t>the research</w:t>
      </w:r>
      <w:ins w:id="23" w:author="Thomas Collier Smith" w:date="2014-10-17T20:04:00Z">
        <w:r w:rsidR="00BF5C5A">
          <w:rPr>
            <w:rFonts w:ascii="Times New Roman" w:hAnsi="Times New Roman" w:cs="Times New Roman"/>
            <w:sz w:val="24"/>
            <w:szCs w:val="24"/>
          </w:rPr>
          <w:t xml:space="preserve">, </w:t>
        </w:r>
      </w:ins>
      <w:del w:id="24" w:author="Thomas Collier Smith" w:date="2014-10-17T20:04:00Z">
        <w:r w:rsidDel="00BF5C5A">
          <w:rPr>
            <w:rFonts w:ascii="Times New Roman" w:hAnsi="Times New Roman" w:cs="Times New Roman"/>
            <w:sz w:val="24"/>
            <w:szCs w:val="24"/>
          </w:rPr>
          <w:delText xml:space="preserve"> and </w:delText>
        </w:r>
      </w:del>
      <w:r>
        <w:rPr>
          <w:rFonts w:ascii="Times New Roman" w:hAnsi="Times New Roman" w:cs="Times New Roman"/>
          <w:sz w:val="24"/>
          <w:szCs w:val="24"/>
        </w:rPr>
        <w:t xml:space="preserve">analysis, </w:t>
      </w:r>
      <w:del w:id="25" w:author="Thomas Collier Smith" w:date="2014-10-17T20:04:00Z">
        <w:r w:rsidDel="00BF5C5A">
          <w:rPr>
            <w:rFonts w:ascii="Times New Roman" w:hAnsi="Times New Roman" w:cs="Times New Roman"/>
            <w:sz w:val="24"/>
            <w:szCs w:val="24"/>
          </w:rPr>
          <w:delText xml:space="preserve">contributed to the </w:delText>
        </w:r>
      </w:del>
      <w:ins w:id="26" w:author="Thomas Collier Smith" w:date="2014-10-17T20:04:00Z">
        <w:r w:rsidR="00BF5C5A">
          <w:rPr>
            <w:rFonts w:ascii="Times New Roman" w:hAnsi="Times New Roman" w:cs="Times New Roman"/>
            <w:sz w:val="24"/>
            <w:szCs w:val="24"/>
          </w:rPr>
          <w:t xml:space="preserve">and </w:t>
        </w:r>
      </w:ins>
      <w:r>
        <w:rPr>
          <w:rFonts w:ascii="Times New Roman" w:hAnsi="Times New Roman" w:cs="Times New Roman"/>
          <w:sz w:val="24"/>
          <w:szCs w:val="24"/>
        </w:rPr>
        <w:t>text, and edited the manuscript; Cherie J. Briggs contributed to study design, data analysis, and edited the manuscript.</w:t>
      </w:r>
    </w:p>
    <w:p w:rsidR="00EC2434" w:rsidRDefault="00EC2434" w:rsidP="00BF5C5A">
      <w:pPr>
        <w:spacing w:line="480" w:lineRule="auto"/>
        <w:rPr>
          <w:rFonts w:ascii="Times New Roman" w:hAnsi="Times New Roman" w:cs="Times New Roman"/>
          <w:sz w:val="24"/>
          <w:szCs w:val="24"/>
        </w:rPr>
        <w:pPrChange w:id="27" w:author="Thomas Collier Smith" w:date="2014-10-17T20:05:00Z">
          <w:pPr/>
        </w:pPrChange>
      </w:pPr>
      <w:del w:id="28" w:author="Thomas Collier Smith" w:date="2014-10-17T20:05:00Z">
        <w:r w:rsidDel="00BF5C5A">
          <w:rPr>
            <w:rFonts w:ascii="Times New Roman" w:hAnsi="Times New Roman" w:cs="Times New Roman"/>
            <w:sz w:val="24"/>
            <w:szCs w:val="24"/>
          </w:rPr>
          <w:lastRenderedPageBreak/>
          <w:br w:type="page"/>
        </w:r>
      </w:del>
    </w:p>
    <w:p w:rsidR="00E82E81" w:rsidRPr="00A26358" w:rsidRDefault="00E82E81" w:rsidP="00EC2434">
      <w:pPr>
        <w:spacing w:line="480" w:lineRule="auto"/>
        <w:jc w:val="center"/>
        <w:rPr>
          <w:rFonts w:ascii="Times New Roman" w:hAnsi="Times New Roman" w:cs="Times New Roman"/>
          <w:sz w:val="24"/>
          <w:szCs w:val="24"/>
        </w:rPr>
      </w:pPr>
      <w:r w:rsidRPr="00EC2434">
        <w:rPr>
          <w:rFonts w:ascii="Times New Roman" w:hAnsi="Times New Roman" w:cs="Times New Roman"/>
          <w:smallCaps/>
          <w:sz w:val="24"/>
          <w:szCs w:val="24"/>
        </w:rPr>
        <w:lastRenderedPageBreak/>
        <w:t>Abstract</w:t>
      </w:r>
    </w:p>
    <w:p w:rsidR="00BF5C5A" w:rsidRDefault="00E82E81" w:rsidP="00F614E9">
      <w:pPr>
        <w:spacing w:line="480" w:lineRule="auto"/>
        <w:rPr>
          <w:ins w:id="29" w:author="Thomas Collier Smith" w:date="2014-10-17T20:08:00Z"/>
          <w:rFonts w:ascii="Times New Roman" w:hAnsi="Times New Roman" w:cs="Times New Roman"/>
          <w:sz w:val="24"/>
          <w:szCs w:val="24"/>
        </w:rPr>
      </w:pPr>
      <w:r w:rsidRPr="00A26358">
        <w:rPr>
          <w:rFonts w:ascii="Times New Roman" w:hAnsi="Times New Roman" w:cs="Times New Roman"/>
          <w:sz w:val="24"/>
          <w:szCs w:val="24"/>
        </w:rPr>
        <w:t>Worldwide declines of amphibian populations and loss of amphibian biodiversity have prompted investigations into the ecological functions of endangered and declining amphibian species</w:t>
      </w:r>
      <w:ins w:id="30" w:author="Thomas Collier Smith" w:date="2014-10-17T20:05:00Z">
        <w:r w:rsidR="00BF5C5A">
          <w:rPr>
            <w:rFonts w:ascii="Times New Roman" w:hAnsi="Times New Roman" w:cs="Times New Roman"/>
            <w:sz w:val="24"/>
            <w:szCs w:val="24"/>
          </w:rPr>
          <w:t xml:space="preserve"> and the consequences of their extinctions</w:t>
        </w:r>
      </w:ins>
      <w:r w:rsidRPr="00A26358">
        <w:rPr>
          <w:rFonts w:ascii="Times New Roman" w:hAnsi="Times New Roman" w:cs="Times New Roman"/>
          <w:sz w:val="24"/>
          <w:szCs w:val="24"/>
        </w:rPr>
        <w:t xml:space="preserve">.  In the Sierra Nevada of California, mountain yellow-legged frogs are nearly extinct, yet we have little </w:t>
      </w:r>
      <w:ins w:id="31" w:author="Thomas Collier Smith" w:date="2014-10-17T20:06:00Z">
        <w:r w:rsidR="00BF5C5A">
          <w:rPr>
            <w:rFonts w:ascii="Times New Roman" w:hAnsi="Times New Roman" w:cs="Times New Roman"/>
            <w:sz w:val="24"/>
            <w:szCs w:val="24"/>
          </w:rPr>
          <w:t xml:space="preserve">quantitative </w:t>
        </w:r>
      </w:ins>
      <w:r w:rsidRPr="00A26358">
        <w:rPr>
          <w:rFonts w:ascii="Times New Roman" w:hAnsi="Times New Roman" w:cs="Times New Roman"/>
          <w:sz w:val="24"/>
          <w:szCs w:val="24"/>
        </w:rPr>
        <w:t xml:space="preserve">explicit knowledge of their </w:t>
      </w:r>
      <w:del w:id="32" w:author="Thomas Collier Smith" w:date="2014-10-17T20:06:00Z">
        <w:r w:rsidRPr="00A26358" w:rsidDel="00BF5C5A">
          <w:rPr>
            <w:rFonts w:ascii="Times New Roman" w:hAnsi="Times New Roman" w:cs="Times New Roman"/>
            <w:sz w:val="24"/>
            <w:szCs w:val="24"/>
          </w:rPr>
          <w:delText xml:space="preserve">ecological </w:delText>
        </w:r>
      </w:del>
      <w:r w:rsidRPr="00A26358">
        <w:rPr>
          <w:rFonts w:ascii="Times New Roman" w:hAnsi="Times New Roman" w:cs="Times New Roman"/>
          <w:sz w:val="24"/>
          <w:szCs w:val="24"/>
        </w:rPr>
        <w:t>interactions</w:t>
      </w:r>
      <w:ins w:id="33" w:author="Thomas Collier Smith" w:date="2014-10-17T20:06:00Z">
        <w:r w:rsidR="00BF5C5A">
          <w:rPr>
            <w:rFonts w:ascii="Times New Roman" w:hAnsi="Times New Roman" w:cs="Times New Roman"/>
            <w:sz w:val="24"/>
            <w:szCs w:val="24"/>
          </w:rPr>
          <w:t xml:space="preserve"> with other species</w:t>
        </w:r>
      </w:ins>
      <w:r w:rsidRPr="00A26358">
        <w:rPr>
          <w:rFonts w:ascii="Times New Roman" w:hAnsi="Times New Roman" w:cs="Times New Roman"/>
          <w:sz w:val="24"/>
          <w:szCs w:val="24"/>
        </w:rPr>
        <w:t xml:space="preserve">, especially for </w:t>
      </w:r>
      <w:del w:id="34" w:author="Thomas Collier Smith" w:date="2014-10-17T20:06:00Z">
        <w:r w:rsidRPr="00A26358" w:rsidDel="00BF5C5A">
          <w:rPr>
            <w:rFonts w:ascii="Times New Roman" w:hAnsi="Times New Roman" w:cs="Times New Roman"/>
            <w:sz w:val="24"/>
            <w:szCs w:val="24"/>
          </w:rPr>
          <w:delText xml:space="preserve">the grazing </w:delText>
        </w:r>
      </w:del>
      <w:r w:rsidRPr="00A26358">
        <w:rPr>
          <w:rFonts w:ascii="Times New Roman" w:hAnsi="Times New Roman" w:cs="Times New Roman"/>
          <w:sz w:val="24"/>
          <w:szCs w:val="24"/>
        </w:rPr>
        <w:t xml:space="preserve">tadpoles.  We performed two experiments to quantify </w:t>
      </w:r>
      <w:ins w:id="35" w:author="Thomas Collier Smith" w:date="2014-10-17T20:07:00Z">
        <w:r w:rsidR="00BF5C5A">
          <w:rPr>
            <w:rFonts w:ascii="Times New Roman" w:hAnsi="Times New Roman" w:cs="Times New Roman"/>
            <w:sz w:val="24"/>
            <w:szCs w:val="24"/>
          </w:rPr>
          <w:t xml:space="preserve">top-down control of algae by </w:t>
        </w:r>
      </w:ins>
      <w:del w:id="36" w:author="Thomas Collier Smith" w:date="2014-10-17T20:07:00Z">
        <w:r w:rsidRPr="00A26358" w:rsidDel="00BF5C5A">
          <w:rPr>
            <w:rFonts w:ascii="Times New Roman" w:hAnsi="Times New Roman" w:cs="Times New Roman"/>
            <w:sz w:val="24"/>
            <w:szCs w:val="24"/>
          </w:rPr>
          <w:delText xml:space="preserve">the extent to which </w:delText>
        </w:r>
      </w:del>
      <w:r w:rsidRPr="00A26358">
        <w:rPr>
          <w:rFonts w:ascii="Times New Roman" w:hAnsi="Times New Roman" w:cs="Times New Roman"/>
          <w:sz w:val="24"/>
          <w:szCs w:val="24"/>
        </w:rPr>
        <w:t xml:space="preserve">tadpole </w:t>
      </w:r>
      <w:proofErr w:type="gramStart"/>
      <w:r w:rsidRPr="00A26358">
        <w:rPr>
          <w:rFonts w:ascii="Times New Roman" w:hAnsi="Times New Roman" w:cs="Times New Roman"/>
          <w:sz w:val="24"/>
          <w:szCs w:val="24"/>
        </w:rPr>
        <w:t xml:space="preserve">grazing </w:t>
      </w:r>
      <w:proofErr w:type="gramEnd"/>
      <w:del w:id="37" w:author="Thomas Collier Smith" w:date="2014-10-17T20:07:00Z">
        <w:r w:rsidRPr="00A26358" w:rsidDel="00BF5C5A">
          <w:rPr>
            <w:rFonts w:ascii="Times New Roman" w:hAnsi="Times New Roman" w:cs="Times New Roman"/>
            <w:sz w:val="24"/>
            <w:szCs w:val="24"/>
          </w:rPr>
          <w:delText>can control abundance of benthic material</w:delText>
        </w:r>
      </w:del>
      <w:r w:rsidRPr="00A26358">
        <w:rPr>
          <w:rFonts w:ascii="Times New Roman" w:hAnsi="Times New Roman" w:cs="Times New Roman"/>
          <w:sz w:val="24"/>
          <w:szCs w:val="24"/>
        </w:rPr>
        <w:t xml:space="preserve">, and to quantify </w:t>
      </w:r>
      <w:ins w:id="38" w:author="Thomas Collier Smith" w:date="2014-10-17T20:07:00Z">
        <w:r w:rsidR="00BF5C5A">
          <w:rPr>
            <w:rFonts w:ascii="Times New Roman" w:hAnsi="Times New Roman" w:cs="Times New Roman"/>
            <w:sz w:val="24"/>
            <w:szCs w:val="24"/>
          </w:rPr>
          <w:t xml:space="preserve">competition between tadpoles and </w:t>
        </w:r>
      </w:ins>
      <w:del w:id="39" w:author="Thomas Collier Smith" w:date="2014-10-17T20:08:00Z">
        <w:r w:rsidRPr="00A26358" w:rsidDel="00BF5C5A">
          <w:rPr>
            <w:rFonts w:ascii="Times New Roman" w:hAnsi="Times New Roman" w:cs="Times New Roman"/>
            <w:sz w:val="24"/>
            <w:szCs w:val="24"/>
          </w:rPr>
          <w:delText xml:space="preserve">to the extent to which tadpoles competed with another abundant grazer, </w:delText>
        </w:r>
      </w:del>
      <w:r w:rsidRPr="00A26358">
        <w:rPr>
          <w:rFonts w:ascii="Times New Roman" w:hAnsi="Times New Roman" w:cs="Times New Roman"/>
          <w:sz w:val="24"/>
          <w:szCs w:val="24"/>
        </w:rPr>
        <w:t>mayflies</w:t>
      </w:r>
      <w:del w:id="40" w:author="Thomas Collier Smith" w:date="2014-10-17T20:08:00Z">
        <w:r w:rsidRPr="00A26358" w:rsidDel="00BF5C5A">
          <w:rPr>
            <w:rFonts w:ascii="Times New Roman" w:hAnsi="Times New Roman" w:cs="Times New Roman"/>
            <w:sz w:val="24"/>
            <w:szCs w:val="24"/>
          </w:rPr>
          <w:delText xml:space="preserve"> (Ephemeroptera)</w:delText>
        </w:r>
      </w:del>
      <w:r w:rsidRPr="00A26358">
        <w:rPr>
          <w:rFonts w:ascii="Times New Roman" w:hAnsi="Times New Roman" w:cs="Times New Roman"/>
          <w:sz w:val="24"/>
          <w:szCs w:val="24"/>
        </w:rPr>
        <w:t xml:space="preserve">.  In field enclosures in two remote high elevation lakes, we manipulated the densities of tadpoles and mayfly nymphs in a response surface design, and </w:t>
      </w:r>
      <w:r w:rsidR="0066534F">
        <w:rPr>
          <w:rFonts w:ascii="Times New Roman" w:hAnsi="Times New Roman" w:cs="Times New Roman"/>
          <w:sz w:val="24"/>
          <w:szCs w:val="24"/>
        </w:rPr>
        <w:t>replicated the experiment in three two-week blocks</w:t>
      </w:r>
      <w:r w:rsidRPr="00A26358">
        <w:rPr>
          <w:rFonts w:ascii="Times New Roman" w:hAnsi="Times New Roman" w:cs="Times New Roman"/>
          <w:sz w:val="24"/>
          <w:szCs w:val="24"/>
        </w:rPr>
        <w:t xml:space="preserve">.  </w:t>
      </w:r>
      <w:del w:id="41" w:author="Thomas Collier Smith" w:date="2014-10-17T20:12:00Z">
        <w:r w:rsidR="0066534F" w:rsidDel="00BF0E62">
          <w:rPr>
            <w:rFonts w:ascii="Times New Roman" w:hAnsi="Times New Roman" w:cs="Times New Roman"/>
            <w:sz w:val="24"/>
            <w:szCs w:val="24"/>
          </w:rPr>
          <w:delText xml:space="preserve">Both tadpoles and mayflies had negative effects on </w:delText>
        </w:r>
        <w:r w:rsidRPr="00A26358" w:rsidDel="00BF0E62">
          <w:rPr>
            <w:rFonts w:ascii="Times New Roman" w:hAnsi="Times New Roman" w:cs="Times New Roman"/>
            <w:sz w:val="24"/>
            <w:szCs w:val="24"/>
          </w:rPr>
          <w:delText>algal abundance</w:delText>
        </w:r>
        <w:r w:rsidR="0066534F" w:rsidDel="00BF0E62">
          <w:rPr>
            <w:rFonts w:ascii="Times New Roman" w:hAnsi="Times New Roman" w:cs="Times New Roman"/>
            <w:sz w:val="24"/>
            <w:szCs w:val="24"/>
          </w:rPr>
          <w:delText>, though there was much noise in the trends</w:delText>
        </w:r>
        <w:r w:rsidR="002243E2" w:rsidDel="00BF0E62">
          <w:rPr>
            <w:rFonts w:ascii="Times New Roman" w:hAnsi="Times New Roman" w:cs="Times New Roman"/>
            <w:sz w:val="24"/>
            <w:szCs w:val="24"/>
          </w:rPr>
          <w:delText xml:space="preserve">.  </w:delText>
        </w:r>
      </w:del>
      <w:ins w:id="42" w:author="Thomas Collier Smith" w:date="2014-10-17T20:12:00Z">
        <w:r w:rsidR="00BF0E62">
          <w:rPr>
            <w:rFonts w:ascii="Times New Roman" w:hAnsi="Times New Roman" w:cs="Times New Roman"/>
            <w:sz w:val="24"/>
            <w:szCs w:val="24"/>
          </w:rPr>
          <w:t xml:space="preserve">Only mayflies display a negative effect on algal abundance.  </w:t>
        </w:r>
      </w:ins>
      <w:r w:rsidR="002243E2">
        <w:rPr>
          <w:rFonts w:ascii="Times New Roman" w:hAnsi="Times New Roman" w:cs="Times New Roman"/>
          <w:sz w:val="24"/>
          <w:szCs w:val="24"/>
        </w:rPr>
        <w:t xml:space="preserve">There was no indication that tadpoles experienced </w:t>
      </w:r>
      <w:ins w:id="43" w:author="Thomas Collier Smith" w:date="2014-10-17T20:13:00Z">
        <w:r w:rsidR="00BF0E62">
          <w:rPr>
            <w:rFonts w:ascii="Times New Roman" w:hAnsi="Times New Roman" w:cs="Times New Roman"/>
            <w:sz w:val="24"/>
            <w:szCs w:val="24"/>
          </w:rPr>
          <w:t xml:space="preserve">any </w:t>
        </w:r>
      </w:ins>
      <w:del w:id="44" w:author="Thomas Collier Smith" w:date="2014-10-17T20:13:00Z">
        <w:r w:rsidR="0066534F" w:rsidDel="00BF0E62">
          <w:rPr>
            <w:rFonts w:ascii="Times New Roman" w:hAnsi="Times New Roman" w:cs="Times New Roman"/>
            <w:sz w:val="24"/>
            <w:szCs w:val="24"/>
          </w:rPr>
          <w:delText xml:space="preserve">interspecific or intraspecific </w:delText>
        </w:r>
      </w:del>
      <w:r w:rsidR="002243E2">
        <w:rPr>
          <w:rFonts w:ascii="Times New Roman" w:hAnsi="Times New Roman" w:cs="Times New Roman"/>
          <w:sz w:val="24"/>
          <w:szCs w:val="24"/>
        </w:rPr>
        <w:t>competition</w:t>
      </w:r>
      <w:ins w:id="45" w:author="Thomas Collier Smith" w:date="2014-10-17T20:12:00Z">
        <w:r w:rsidR="00BF0E62">
          <w:rPr>
            <w:rFonts w:ascii="Times New Roman" w:hAnsi="Times New Roman" w:cs="Times New Roman"/>
            <w:sz w:val="24"/>
            <w:szCs w:val="24"/>
          </w:rPr>
          <w:t xml:space="preserve">, though increasing tadpole density may facilitate individual growth.  </w:t>
        </w:r>
      </w:ins>
      <w:del w:id="46" w:author="Thomas Collier Smith" w:date="2014-10-17T20:13:00Z">
        <w:r w:rsidR="0066534F" w:rsidDel="00BF0E62">
          <w:rPr>
            <w:rFonts w:ascii="Times New Roman" w:hAnsi="Times New Roman" w:cs="Times New Roman"/>
            <w:sz w:val="24"/>
            <w:szCs w:val="24"/>
          </w:rPr>
          <w:delText>, h</w:delText>
        </w:r>
        <w:r w:rsidR="002243E2" w:rsidDel="00BF0E62">
          <w:rPr>
            <w:rFonts w:ascii="Times New Roman" w:hAnsi="Times New Roman" w:cs="Times New Roman"/>
            <w:sz w:val="24"/>
            <w:szCs w:val="24"/>
          </w:rPr>
          <w:delText xml:space="preserve">owever, </w:delText>
        </w:r>
        <w:r w:rsidR="0066534F" w:rsidDel="00BF0E62">
          <w:rPr>
            <w:rFonts w:ascii="Times New Roman" w:hAnsi="Times New Roman" w:cs="Times New Roman"/>
            <w:sz w:val="24"/>
            <w:szCs w:val="24"/>
          </w:rPr>
          <w:delText>m</w:delText>
        </w:r>
      </w:del>
      <w:ins w:id="47" w:author="Thomas Collier Smith" w:date="2014-10-17T20:13:00Z">
        <w:r w:rsidR="00BF0E62">
          <w:rPr>
            <w:rFonts w:ascii="Times New Roman" w:hAnsi="Times New Roman" w:cs="Times New Roman"/>
            <w:sz w:val="24"/>
            <w:szCs w:val="24"/>
          </w:rPr>
          <w:t>M</w:t>
        </w:r>
      </w:ins>
      <w:r w:rsidR="0066534F">
        <w:rPr>
          <w:rFonts w:ascii="Times New Roman" w:hAnsi="Times New Roman" w:cs="Times New Roman"/>
          <w:sz w:val="24"/>
          <w:szCs w:val="24"/>
        </w:rPr>
        <w:t xml:space="preserve">ayflies </w:t>
      </w:r>
      <w:ins w:id="48" w:author="Thomas Collier Smith" w:date="2014-10-17T20:13:00Z">
        <w:r w:rsidR="00BF0E62">
          <w:rPr>
            <w:rFonts w:ascii="Times New Roman" w:hAnsi="Times New Roman" w:cs="Times New Roman"/>
            <w:sz w:val="24"/>
            <w:szCs w:val="24"/>
          </w:rPr>
          <w:t xml:space="preserve">however, </w:t>
        </w:r>
      </w:ins>
      <w:r w:rsidR="0066534F">
        <w:rPr>
          <w:rFonts w:ascii="Times New Roman" w:hAnsi="Times New Roman" w:cs="Times New Roman"/>
          <w:sz w:val="24"/>
          <w:szCs w:val="24"/>
        </w:rPr>
        <w:t xml:space="preserve">were </w:t>
      </w:r>
      <w:ins w:id="49" w:author="Thomas Collier Smith" w:date="2014-10-17T20:13:00Z">
        <w:r w:rsidR="00BF0E62">
          <w:rPr>
            <w:rFonts w:ascii="Times New Roman" w:hAnsi="Times New Roman" w:cs="Times New Roman"/>
            <w:sz w:val="24"/>
            <w:szCs w:val="24"/>
          </w:rPr>
          <w:t xml:space="preserve">subject to </w:t>
        </w:r>
        <w:proofErr w:type="gramStart"/>
        <w:r w:rsidR="00BF0E62">
          <w:rPr>
            <w:rFonts w:ascii="Times New Roman" w:hAnsi="Times New Roman" w:cs="Times New Roman"/>
            <w:sz w:val="24"/>
            <w:szCs w:val="24"/>
          </w:rPr>
          <w:t xml:space="preserve">both </w:t>
        </w:r>
        <w:r w:rsidR="00BF0E62">
          <w:rPr>
            <w:rFonts w:ascii="Times New Roman" w:hAnsi="Times New Roman" w:cs="Times New Roman"/>
            <w:sz w:val="24"/>
            <w:szCs w:val="24"/>
          </w:rPr>
          <w:t>interspecific or</w:t>
        </w:r>
        <w:proofErr w:type="gramEnd"/>
        <w:r w:rsidR="00BF0E62">
          <w:rPr>
            <w:rFonts w:ascii="Times New Roman" w:hAnsi="Times New Roman" w:cs="Times New Roman"/>
            <w:sz w:val="24"/>
            <w:szCs w:val="24"/>
          </w:rPr>
          <w:t xml:space="preserve"> intraspecific </w:t>
        </w:r>
        <w:r w:rsidR="00BF0E62">
          <w:rPr>
            <w:rFonts w:ascii="Times New Roman" w:hAnsi="Times New Roman" w:cs="Times New Roman"/>
            <w:sz w:val="24"/>
            <w:szCs w:val="24"/>
          </w:rPr>
          <w:t>competition</w:t>
        </w:r>
      </w:ins>
      <w:ins w:id="50" w:author="Thomas Collier Smith" w:date="2014-10-17T20:14:00Z">
        <w:r w:rsidR="00BF0E62">
          <w:rPr>
            <w:rFonts w:ascii="Times New Roman" w:hAnsi="Times New Roman" w:cs="Times New Roman"/>
            <w:sz w:val="24"/>
            <w:szCs w:val="24"/>
          </w:rPr>
          <w:t>, as they declined in size as densities of both consumers increased</w:t>
        </w:r>
      </w:ins>
      <w:del w:id="51" w:author="Thomas Collier Smith" w:date="2014-10-17T20:16:00Z">
        <w:r w:rsidR="0066534F" w:rsidDel="00BF0E62">
          <w:rPr>
            <w:rFonts w:ascii="Times New Roman" w:hAnsi="Times New Roman" w:cs="Times New Roman"/>
            <w:sz w:val="24"/>
            <w:szCs w:val="24"/>
          </w:rPr>
          <w:delText xml:space="preserve">smaller </w:delText>
        </w:r>
        <w:r w:rsidR="002243E2" w:rsidDel="00BF0E62">
          <w:rPr>
            <w:rFonts w:ascii="Times New Roman" w:hAnsi="Times New Roman" w:cs="Times New Roman"/>
            <w:sz w:val="24"/>
            <w:szCs w:val="24"/>
          </w:rPr>
          <w:delText xml:space="preserve">when </w:delText>
        </w:r>
      </w:del>
      <w:del w:id="52" w:author="Thomas Collier Smith" w:date="2014-10-17T20:14:00Z">
        <w:r w:rsidR="002243E2" w:rsidDel="00BF0E62">
          <w:rPr>
            <w:rFonts w:ascii="Times New Roman" w:hAnsi="Times New Roman" w:cs="Times New Roman"/>
            <w:sz w:val="24"/>
            <w:szCs w:val="24"/>
          </w:rPr>
          <w:delText xml:space="preserve">tadpoles were </w:delText>
        </w:r>
      </w:del>
      <w:del w:id="53" w:author="Thomas Collier Smith" w:date="2014-10-17T20:16:00Z">
        <w:r w:rsidR="002243E2" w:rsidDel="00BF0E62">
          <w:rPr>
            <w:rFonts w:ascii="Times New Roman" w:hAnsi="Times New Roman" w:cs="Times New Roman"/>
            <w:sz w:val="24"/>
            <w:szCs w:val="24"/>
          </w:rPr>
          <w:delText>at high densit</w:delText>
        </w:r>
      </w:del>
      <w:del w:id="54" w:author="Thomas Collier Smith" w:date="2014-10-17T20:14:00Z">
        <w:r w:rsidR="002243E2" w:rsidDel="00BF0E62">
          <w:rPr>
            <w:rFonts w:ascii="Times New Roman" w:hAnsi="Times New Roman" w:cs="Times New Roman"/>
            <w:sz w:val="24"/>
            <w:szCs w:val="24"/>
          </w:rPr>
          <w:delText>ies</w:delText>
        </w:r>
      </w:del>
      <w:r w:rsidR="002243E2">
        <w:rPr>
          <w:rFonts w:ascii="Times New Roman" w:hAnsi="Times New Roman" w:cs="Times New Roman"/>
          <w:sz w:val="24"/>
          <w:szCs w:val="24"/>
        </w:rPr>
        <w:t xml:space="preserve">.  </w:t>
      </w:r>
      <w:r w:rsidRPr="00A26358">
        <w:rPr>
          <w:rFonts w:ascii="Times New Roman" w:hAnsi="Times New Roman" w:cs="Times New Roman"/>
          <w:sz w:val="24"/>
          <w:szCs w:val="24"/>
        </w:rPr>
        <w:t>To test t</w:t>
      </w:r>
      <w:r w:rsidR="002243E2">
        <w:rPr>
          <w:rFonts w:ascii="Times New Roman" w:hAnsi="Times New Roman" w:cs="Times New Roman"/>
          <w:sz w:val="24"/>
          <w:szCs w:val="24"/>
        </w:rPr>
        <w:t>he effects of consumers on algal abundance</w:t>
      </w:r>
      <w:r w:rsidRPr="00A26358">
        <w:rPr>
          <w:rFonts w:ascii="Times New Roman" w:hAnsi="Times New Roman" w:cs="Times New Roman"/>
          <w:sz w:val="24"/>
          <w:szCs w:val="24"/>
        </w:rPr>
        <w:t xml:space="preserve"> independent of </w:t>
      </w:r>
      <w:r w:rsidR="0066534F">
        <w:rPr>
          <w:rFonts w:ascii="Times New Roman" w:hAnsi="Times New Roman" w:cs="Times New Roman"/>
          <w:sz w:val="24"/>
          <w:szCs w:val="24"/>
        </w:rPr>
        <w:t xml:space="preserve">variability within </w:t>
      </w:r>
      <w:r w:rsidRPr="00A26358">
        <w:rPr>
          <w:rFonts w:ascii="Times New Roman" w:hAnsi="Times New Roman" w:cs="Times New Roman"/>
          <w:sz w:val="24"/>
          <w:szCs w:val="24"/>
        </w:rPr>
        <w:t>lake</w:t>
      </w:r>
      <w:r w:rsidR="0066534F">
        <w:rPr>
          <w:rFonts w:ascii="Times New Roman" w:hAnsi="Times New Roman" w:cs="Times New Roman"/>
          <w:sz w:val="24"/>
          <w:szCs w:val="24"/>
        </w:rPr>
        <w:t>s</w:t>
      </w:r>
      <w:r w:rsidRPr="00A26358">
        <w:rPr>
          <w:rFonts w:ascii="Times New Roman" w:hAnsi="Times New Roman" w:cs="Times New Roman"/>
          <w:sz w:val="24"/>
          <w:szCs w:val="24"/>
        </w:rPr>
        <w:t xml:space="preserve">, we performed </w:t>
      </w:r>
      <w:r w:rsidR="0066534F">
        <w:rPr>
          <w:rFonts w:ascii="Times New Roman" w:hAnsi="Times New Roman" w:cs="Times New Roman"/>
          <w:sz w:val="24"/>
          <w:szCs w:val="24"/>
        </w:rPr>
        <w:t xml:space="preserve">a mesocosm </w:t>
      </w:r>
      <w:r w:rsidRPr="00A26358">
        <w:rPr>
          <w:rFonts w:ascii="Times New Roman" w:hAnsi="Times New Roman" w:cs="Times New Roman"/>
          <w:sz w:val="24"/>
          <w:szCs w:val="24"/>
        </w:rPr>
        <w:t xml:space="preserve">experiment in which we manipulated the presence and absence of high densities of tadpoles and mayflies.  Tadpole presence </w:t>
      </w:r>
      <w:r w:rsidR="0066534F">
        <w:rPr>
          <w:rFonts w:ascii="Times New Roman" w:hAnsi="Times New Roman" w:cs="Times New Roman"/>
          <w:sz w:val="24"/>
          <w:szCs w:val="24"/>
        </w:rPr>
        <w:t xml:space="preserve">reduced algal abundance by about 50%, but did not reduce algal growth rate. </w:t>
      </w:r>
      <w:r w:rsidR="00DA0ABC">
        <w:rPr>
          <w:rFonts w:ascii="Times New Roman" w:hAnsi="Times New Roman" w:cs="Times New Roman"/>
          <w:sz w:val="24"/>
          <w:szCs w:val="24"/>
        </w:rPr>
        <w:t xml:space="preserve"> </w:t>
      </w:r>
      <w:proofErr w:type="gramStart"/>
      <w:r w:rsidR="0066534F">
        <w:rPr>
          <w:rFonts w:ascii="Times New Roman" w:hAnsi="Times New Roman" w:cs="Times New Roman"/>
          <w:sz w:val="24"/>
          <w:szCs w:val="24"/>
        </w:rPr>
        <w:t>Mayflies</w:t>
      </w:r>
      <w:proofErr w:type="gramEnd"/>
      <w:r w:rsidR="0066534F">
        <w:rPr>
          <w:rFonts w:ascii="Times New Roman" w:hAnsi="Times New Roman" w:cs="Times New Roman"/>
          <w:sz w:val="24"/>
          <w:szCs w:val="24"/>
        </w:rPr>
        <w:t xml:space="preserve"> </w:t>
      </w:r>
      <w:ins w:id="55" w:author="Thomas Collier Smith" w:date="2014-10-17T20:16:00Z">
        <w:r w:rsidR="00BF0E62">
          <w:rPr>
            <w:rFonts w:ascii="Times New Roman" w:hAnsi="Times New Roman" w:cs="Times New Roman"/>
            <w:sz w:val="24"/>
            <w:szCs w:val="24"/>
          </w:rPr>
          <w:t>reduced algal abundance, but only when tadpoles were present</w:t>
        </w:r>
      </w:ins>
      <w:del w:id="56" w:author="Thomas Collier Smith" w:date="2014-10-17T20:16:00Z">
        <w:r w:rsidR="0066534F" w:rsidDel="00BF0E62">
          <w:rPr>
            <w:rFonts w:ascii="Times New Roman" w:hAnsi="Times New Roman" w:cs="Times New Roman"/>
            <w:sz w:val="24"/>
            <w:szCs w:val="24"/>
          </w:rPr>
          <w:delText>had an equivocal effect on algal abundance in the mesocosms</w:delText>
        </w:r>
      </w:del>
      <w:r w:rsidR="0066534F">
        <w:rPr>
          <w:rFonts w:ascii="Times New Roman" w:hAnsi="Times New Roman" w:cs="Times New Roman"/>
          <w:sz w:val="24"/>
          <w:szCs w:val="24"/>
        </w:rPr>
        <w:t xml:space="preserve">.  </w:t>
      </w:r>
      <w:r w:rsidRPr="00A26358">
        <w:rPr>
          <w:rFonts w:ascii="Times New Roman" w:hAnsi="Times New Roman" w:cs="Times New Roman"/>
          <w:sz w:val="24"/>
          <w:szCs w:val="24"/>
        </w:rPr>
        <w:t xml:space="preserve">Taken together, </w:t>
      </w:r>
      <w:r w:rsidR="0066534F">
        <w:rPr>
          <w:rFonts w:ascii="Times New Roman" w:hAnsi="Times New Roman" w:cs="Times New Roman"/>
          <w:sz w:val="24"/>
          <w:szCs w:val="24"/>
        </w:rPr>
        <w:t xml:space="preserve">our </w:t>
      </w:r>
      <w:r w:rsidRPr="00A26358">
        <w:rPr>
          <w:rFonts w:ascii="Times New Roman" w:hAnsi="Times New Roman" w:cs="Times New Roman"/>
          <w:sz w:val="24"/>
          <w:szCs w:val="24"/>
        </w:rPr>
        <w:t xml:space="preserve">results </w:t>
      </w:r>
      <w:r w:rsidR="002243E2">
        <w:rPr>
          <w:rFonts w:ascii="Times New Roman" w:hAnsi="Times New Roman" w:cs="Times New Roman"/>
          <w:sz w:val="24"/>
          <w:szCs w:val="24"/>
        </w:rPr>
        <w:t xml:space="preserve">suggest </w:t>
      </w:r>
      <w:r w:rsidRPr="00A26358">
        <w:rPr>
          <w:rFonts w:ascii="Times New Roman" w:hAnsi="Times New Roman" w:cs="Times New Roman"/>
          <w:sz w:val="24"/>
          <w:szCs w:val="24"/>
        </w:rPr>
        <w:t xml:space="preserve">that </w:t>
      </w:r>
      <w:r w:rsidR="002243E2">
        <w:rPr>
          <w:rFonts w:ascii="Times New Roman" w:hAnsi="Times New Roman" w:cs="Times New Roman"/>
          <w:sz w:val="24"/>
          <w:szCs w:val="24"/>
        </w:rPr>
        <w:t xml:space="preserve">extinctions of </w:t>
      </w:r>
      <w:r w:rsidRPr="00A26358">
        <w:rPr>
          <w:rFonts w:ascii="Times New Roman" w:hAnsi="Times New Roman" w:cs="Times New Roman"/>
          <w:sz w:val="24"/>
          <w:szCs w:val="24"/>
        </w:rPr>
        <w:t xml:space="preserve">endangered mountain yellow-legged frog tadpoles </w:t>
      </w:r>
      <w:r w:rsidR="002243E2">
        <w:rPr>
          <w:rFonts w:ascii="Times New Roman" w:hAnsi="Times New Roman" w:cs="Times New Roman"/>
          <w:sz w:val="24"/>
          <w:szCs w:val="24"/>
        </w:rPr>
        <w:t xml:space="preserve">may </w:t>
      </w:r>
      <w:r w:rsidRPr="00A26358">
        <w:rPr>
          <w:rFonts w:ascii="Times New Roman" w:hAnsi="Times New Roman" w:cs="Times New Roman"/>
          <w:sz w:val="24"/>
          <w:szCs w:val="24"/>
        </w:rPr>
        <w:t xml:space="preserve">allow </w:t>
      </w:r>
      <w:r w:rsidR="00DA0ABC">
        <w:rPr>
          <w:rFonts w:ascii="Times New Roman" w:hAnsi="Times New Roman" w:cs="Times New Roman"/>
          <w:sz w:val="24"/>
          <w:szCs w:val="24"/>
        </w:rPr>
        <w:lastRenderedPageBreak/>
        <w:t>benthic producers to reac</w:t>
      </w:r>
      <w:r w:rsidR="002243E2">
        <w:rPr>
          <w:rFonts w:ascii="Times New Roman" w:hAnsi="Times New Roman" w:cs="Times New Roman"/>
          <w:sz w:val="24"/>
          <w:szCs w:val="24"/>
        </w:rPr>
        <w:t>h higher abundance and biomass</w:t>
      </w:r>
      <w:r w:rsidR="0066534F">
        <w:rPr>
          <w:rFonts w:ascii="Times New Roman" w:hAnsi="Times New Roman" w:cs="Times New Roman"/>
          <w:sz w:val="24"/>
          <w:szCs w:val="24"/>
        </w:rPr>
        <w:t>, which could influence other consumers in lake communities</w:t>
      </w:r>
      <w:ins w:id="57" w:author="Thomas Collier Smith" w:date="2014-10-17T20:17:00Z">
        <w:r w:rsidR="00BF0E62">
          <w:rPr>
            <w:rFonts w:ascii="Times New Roman" w:hAnsi="Times New Roman" w:cs="Times New Roman"/>
            <w:sz w:val="24"/>
            <w:szCs w:val="24"/>
          </w:rPr>
          <w:t xml:space="preserve">.  This highlights how the ecological effects of amphibian </w:t>
        </w:r>
        <w:proofErr w:type="gramStart"/>
        <w:r w:rsidR="00BF0E62">
          <w:rPr>
            <w:rFonts w:ascii="Times New Roman" w:hAnsi="Times New Roman" w:cs="Times New Roman"/>
            <w:sz w:val="24"/>
            <w:szCs w:val="24"/>
          </w:rPr>
          <w:t>declines,</w:t>
        </w:r>
        <w:proofErr w:type="gramEnd"/>
        <w:r w:rsidR="00BF0E62">
          <w:rPr>
            <w:rFonts w:ascii="Times New Roman" w:hAnsi="Times New Roman" w:cs="Times New Roman"/>
            <w:sz w:val="24"/>
            <w:szCs w:val="24"/>
          </w:rPr>
          <w:t xml:space="preserve"> or of any taxa, can be </w:t>
        </w:r>
      </w:ins>
      <w:ins w:id="58" w:author="Thomas Collier Smith" w:date="2014-10-17T20:16:00Z">
        <w:r w:rsidR="00BF0E62">
          <w:rPr>
            <w:rFonts w:ascii="Times New Roman" w:hAnsi="Times New Roman" w:cs="Times New Roman"/>
            <w:sz w:val="24"/>
            <w:szCs w:val="24"/>
          </w:rPr>
          <w:t>small and may be difficult to detect</w:t>
        </w:r>
      </w:ins>
      <w:ins w:id="59" w:author="Thomas Collier Smith" w:date="2014-10-17T20:17:00Z">
        <w:r w:rsidR="00BF0E62">
          <w:rPr>
            <w:rFonts w:ascii="Times New Roman" w:hAnsi="Times New Roman" w:cs="Times New Roman"/>
            <w:sz w:val="24"/>
            <w:szCs w:val="24"/>
          </w:rPr>
          <w:t xml:space="preserve"> or quantify</w:t>
        </w:r>
      </w:ins>
      <w:del w:id="60" w:author="Thomas Collier Smith" w:date="2014-10-17T20:16:00Z">
        <w:r w:rsidR="0066534F" w:rsidDel="00BF0E62">
          <w:rPr>
            <w:rFonts w:ascii="Times New Roman" w:hAnsi="Times New Roman" w:cs="Times New Roman"/>
            <w:sz w:val="24"/>
            <w:szCs w:val="24"/>
          </w:rPr>
          <w:delText>.</w:delText>
        </w:r>
      </w:del>
    </w:p>
    <w:p w:rsidR="00BF5C5A" w:rsidRDefault="00BF5C5A" w:rsidP="00F614E9">
      <w:pPr>
        <w:spacing w:line="480" w:lineRule="auto"/>
        <w:rPr>
          <w:ins w:id="61" w:author="Thomas Collier Smith" w:date="2014-10-17T20:08:00Z"/>
          <w:rFonts w:ascii="Times New Roman" w:hAnsi="Times New Roman" w:cs="Times New Roman"/>
          <w:sz w:val="24"/>
          <w:szCs w:val="24"/>
        </w:rPr>
      </w:pPr>
    </w:p>
    <w:p w:rsidR="00BF5C5A" w:rsidRDefault="00BF5C5A" w:rsidP="00F614E9">
      <w:pPr>
        <w:spacing w:line="480" w:lineRule="auto"/>
        <w:rPr>
          <w:ins w:id="62" w:author="Thomas Collier Smith" w:date="2014-10-17T20:11:00Z"/>
          <w:rFonts w:ascii="Times New Roman" w:hAnsi="Times New Roman" w:cs="Times New Roman"/>
          <w:sz w:val="24"/>
          <w:szCs w:val="24"/>
        </w:rPr>
      </w:pPr>
      <w:ins w:id="63" w:author="Thomas Collier Smith" w:date="2014-10-17T20:08:00Z">
        <w:r>
          <w:rPr>
            <w:rFonts w:ascii="Times New Roman" w:hAnsi="Times New Roman" w:cs="Times New Roman"/>
            <w:sz w:val="24"/>
            <w:szCs w:val="24"/>
          </w:rPr>
          <w:t>Keywords</w:t>
        </w:r>
      </w:ins>
      <w:ins w:id="64" w:author="Thomas Collier Smith" w:date="2014-10-17T20:09:00Z">
        <w:r>
          <w:rPr>
            <w:rFonts w:ascii="Times New Roman" w:hAnsi="Times New Roman" w:cs="Times New Roman"/>
            <w:sz w:val="24"/>
            <w:szCs w:val="24"/>
          </w:rPr>
          <w:t>:</w:t>
        </w:r>
      </w:ins>
      <w:ins w:id="65" w:author="Thomas Collier Smith" w:date="2014-10-17T20:18:00Z">
        <w:r w:rsidR="00BF0E62">
          <w:rPr>
            <w:rFonts w:ascii="Times New Roman" w:hAnsi="Times New Roman" w:cs="Times New Roman"/>
            <w:sz w:val="24"/>
            <w:szCs w:val="24"/>
          </w:rPr>
          <w:t xml:space="preserve"> </w:t>
        </w:r>
      </w:ins>
      <w:ins w:id="66" w:author="Thomas Collier Smith" w:date="2014-10-17T20:11:00Z">
        <w:r w:rsidRPr="00BF5C5A">
          <w:rPr>
            <w:rFonts w:ascii="Times New Roman" w:hAnsi="Times New Roman" w:cs="Times New Roman"/>
            <w:i/>
            <w:sz w:val="24"/>
            <w:szCs w:val="24"/>
            <w:rPrChange w:id="67" w:author="Thomas Collier Smith" w:date="2014-10-17T20:09:00Z">
              <w:rPr>
                <w:rFonts w:ascii="Times New Roman" w:hAnsi="Times New Roman" w:cs="Times New Roman"/>
                <w:sz w:val="24"/>
                <w:szCs w:val="24"/>
              </w:rPr>
            </w:rPrChange>
          </w:rPr>
          <w:t xml:space="preserve">Ameletus </w:t>
        </w:r>
        <w:proofErr w:type="spellStart"/>
        <w:r w:rsidRPr="00BF5C5A">
          <w:rPr>
            <w:rFonts w:ascii="Times New Roman" w:hAnsi="Times New Roman" w:cs="Times New Roman"/>
            <w:i/>
            <w:sz w:val="24"/>
            <w:szCs w:val="24"/>
            <w:rPrChange w:id="68" w:author="Thomas Collier Smith" w:date="2014-10-17T20:09:00Z">
              <w:rPr>
                <w:rFonts w:ascii="Times New Roman" w:hAnsi="Times New Roman" w:cs="Times New Roman"/>
                <w:sz w:val="24"/>
                <w:szCs w:val="24"/>
              </w:rPr>
            </w:rPrChange>
          </w:rPr>
          <w:t>spp</w:t>
        </w:r>
      </w:ins>
      <w:proofErr w:type="spellEnd"/>
      <w:ins w:id="69" w:author="Thomas Collier Smith" w:date="2014-10-17T20:18:00Z">
        <w:r w:rsidR="00BF0E62">
          <w:rPr>
            <w:rFonts w:ascii="Times New Roman" w:hAnsi="Times New Roman" w:cs="Times New Roman"/>
            <w:i/>
            <w:sz w:val="24"/>
            <w:szCs w:val="24"/>
          </w:rPr>
          <w:t xml:space="preserve">, </w:t>
        </w:r>
        <w:r w:rsidR="00BF0E62" w:rsidRPr="00BF0E62">
          <w:rPr>
            <w:rFonts w:ascii="Times New Roman" w:hAnsi="Times New Roman" w:cs="Times New Roman"/>
            <w:sz w:val="24"/>
            <w:szCs w:val="24"/>
            <w:rPrChange w:id="70" w:author="Thomas Collier Smith" w:date="2014-10-17T20:19:00Z">
              <w:rPr>
                <w:rFonts w:ascii="Times New Roman" w:hAnsi="Times New Roman" w:cs="Times New Roman"/>
                <w:i/>
                <w:sz w:val="24"/>
                <w:szCs w:val="24"/>
              </w:rPr>
            </w:rPrChange>
          </w:rPr>
          <w:t>a</w:t>
        </w:r>
      </w:ins>
      <w:ins w:id="71" w:author="Thomas Collier Smith" w:date="2014-10-17T20:11:00Z">
        <w:r w:rsidRPr="00BF0E62">
          <w:rPr>
            <w:rFonts w:ascii="Times New Roman" w:hAnsi="Times New Roman" w:cs="Times New Roman"/>
            <w:sz w:val="24"/>
            <w:szCs w:val="24"/>
          </w:rPr>
          <w:t>mphibian</w:t>
        </w:r>
        <w:r>
          <w:rPr>
            <w:rFonts w:ascii="Times New Roman" w:hAnsi="Times New Roman" w:cs="Times New Roman"/>
            <w:sz w:val="24"/>
            <w:szCs w:val="24"/>
          </w:rPr>
          <w:t xml:space="preserve"> declines</w:t>
        </w:r>
      </w:ins>
      <w:ins w:id="72" w:author="Thomas Collier Smith" w:date="2014-10-17T20:18:00Z">
        <w:r w:rsidR="00BF0E62">
          <w:rPr>
            <w:rFonts w:ascii="Times New Roman" w:hAnsi="Times New Roman" w:cs="Times New Roman"/>
            <w:sz w:val="24"/>
            <w:szCs w:val="24"/>
          </w:rPr>
          <w:t xml:space="preserve">, </w:t>
        </w:r>
        <w:r w:rsidR="00BF0E62" w:rsidRPr="00E43095">
          <w:rPr>
            <w:rFonts w:ascii="Times New Roman" w:hAnsi="Times New Roman" w:cs="Times New Roman"/>
            <w:i/>
            <w:sz w:val="24"/>
            <w:szCs w:val="24"/>
          </w:rPr>
          <w:t>Callibaetis ferrugineus</w:t>
        </w:r>
        <w:r w:rsidR="00BF0E62">
          <w:rPr>
            <w:rFonts w:ascii="Times New Roman" w:hAnsi="Times New Roman" w:cs="Times New Roman"/>
            <w:sz w:val="24"/>
            <w:szCs w:val="24"/>
          </w:rPr>
          <w:t>, i</w:t>
        </w:r>
      </w:ins>
      <w:ins w:id="73" w:author="Thomas Collier Smith" w:date="2014-10-17T20:11:00Z">
        <w:r>
          <w:rPr>
            <w:rFonts w:ascii="Times New Roman" w:hAnsi="Times New Roman" w:cs="Times New Roman"/>
            <w:sz w:val="24"/>
            <w:szCs w:val="24"/>
          </w:rPr>
          <w:t>nterspecific competition</w:t>
        </w:r>
      </w:ins>
      <w:ins w:id="74" w:author="Thomas Collier Smith" w:date="2014-10-17T20:18:00Z">
        <w:r w:rsidR="00BF0E62">
          <w:rPr>
            <w:rFonts w:ascii="Times New Roman" w:hAnsi="Times New Roman" w:cs="Times New Roman"/>
            <w:sz w:val="24"/>
            <w:szCs w:val="24"/>
          </w:rPr>
          <w:t xml:space="preserve">, </w:t>
        </w:r>
      </w:ins>
      <w:ins w:id="75" w:author="Thomas Collier Smith" w:date="2014-10-17T20:11:00Z">
        <w:r w:rsidRPr="00BF5C5A">
          <w:rPr>
            <w:rFonts w:ascii="Times New Roman" w:hAnsi="Times New Roman" w:cs="Times New Roman"/>
            <w:i/>
            <w:sz w:val="24"/>
            <w:szCs w:val="24"/>
            <w:rPrChange w:id="76" w:author="Thomas Collier Smith" w:date="2014-10-17T20:11:00Z">
              <w:rPr>
                <w:rFonts w:ascii="Times New Roman" w:hAnsi="Times New Roman" w:cs="Times New Roman"/>
                <w:sz w:val="24"/>
                <w:szCs w:val="24"/>
              </w:rPr>
            </w:rPrChange>
          </w:rPr>
          <w:t>Rana muscosa/Rana sierrae</w:t>
        </w:r>
      </w:ins>
      <w:ins w:id="77" w:author="Thomas Collier Smith" w:date="2014-10-17T20:19:00Z">
        <w:r w:rsidR="00BF0E62">
          <w:rPr>
            <w:rFonts w:ascii="Times New Roman" w:hAnsi="Times New Roman" w:cs="Times New Roman"/>
            <w:i/>
            <w:sz w:val="24"/>
            <w:szCs w:val="24"/>
          </w:rPr>
          <w:t xml:space="preserve">, </w:t>
        </w:r>
        <w:r w:rsidR="00BF0E62" w:rsidRPr="00BF0E62">
          <w:rPr>
            <w:rFonts w:ascii="Times New Roman" w:hAnsi="Times New Roman" w:cs="Times New Roman"/>
            <w:sz w:val="24"/>
            <w:szCs w:val="24"/>
            <w:rPrChange w:id="78" w:author="Thomas Collier Smith" w:date="2014-10-17T20:19:00Z">
              <w:rPr>
                <w:rFonts w:ascii="Times New Roman" w:hAnsi="Times New Roman" w:cs="Times New Roman"/>
                <w:i/>
                <w:sz w:val="24"/>
                <w:szCs w:val="24"/>
              </w:rPr>
            </w:rPrChange>
          </w:rPr>
          <w:t>r</w:t>
        </w:r>
      </w:ins>
      <w:ins w:id="79" w:author="Thomas Collier Smith" w:date="2014-10-17T20:11:00Z">
        <w:r w:rsidRPr="00BF0E62">
          <w:rPr>
            <w:rFonts w:ascii="Times New Roman" w:hAnsi="Times New Roman" w:cs="Times New Roman"/>
            <w:sz w:val="24"/>
            <w:szCs w:val="24"/>
          </w:rPr>
          <w:t>esponse surface design</w:t>
        </w:r>
      </w:ins>
      <w:ins w:id="80" w:author="Thomas Collier Smith" w:date="2014-10-17T20:19:00Z">
        <w:r w:rsidR="00BF0E62">
          <w:rPr>
            <w:rFonts w:ascii="Times New Roman" w:hAnsi="Times New Roman" w:cs="Times New Roman"/>
            <w:sz w:val="24"/>
            <w:szCs w:val="24"/>
          </w:rPr>
          <w:t xml:space="preserve">, </w:t>
        </w:r>
      </w:ins>
      <w:ins w:id="81" w:author="Thomas Collier Smith" w:date="2014-10-17T20:11:00Z">
        <w:r>
          <w:rPr>
            <w:rFonts w:ascii="Times New Roman" w:hAnsi="Times New Roman" w:cs="Times New Roman"/>
            <w:sz w:val="24"/>
            <w:szCs w:val="24"/>
          </w:rPr>
          <w:t>Sierra Nevada</w:t>
        </w:r>
      </w:ins>
      <w:ins w:id="82" w:author="Thomas Collier Smith" w:date="2014-10-17T20:19:00Z">
        <w:r w:rsidR="00BF0E62">
          <w:rPr>
            <w:rFonts w:ascii="Times New Roman" w:hAnsi="Times New Roman" w:cs="Times New Roman"/>
            <w:sz w:val="24"/>
            <w:szCs w:val="24"/>
          </w:rPr>
          <w:t>, t</w:t>
        </w:r>
      </w:ins>
      <w:ins w:id="83" w:author="Thomas Collier Smith" w:date="2014-10-17T20:11:00Z">
        <w:r>
          <w:rPr>
            <w:rFonts w:ascii="Times New Roman" w:hAnsi="Times New Roman" w:cs="Times New Roman"/>
            <w:sz w:val="24"/>
            <w:szCs w:val="24"/>
          </w:rPr>
          <w:t>op-down control</w:t>
        </w:r>
      </w:ins>
    </w:p>
    <w:p w:rsidR="00E82E81" w:rsidRPr="00BF5C5A" w:rsidDel="00BF5C5A" w:rsidRDefault="00E82E81" w:rsidP="00F614E9">
      <w:pPr>
        <w:spacing w:line="480" w:lineRule="auto"/>
        <w:rPr>
          <w:del w:id="84" w:author="Thomas Collier Smith" w:date="2014-10-17T20:11:00Z"/>
          <w:rFonts w:ascii="Times New Roman" w:hAnsi="Times New Roman" w:cs="Times New Roman"/>
          <w:i/>
          <w:sz w:val="24"/>
          <w:szCs w:val="24"/>
          <w:rPrChange w:id="85" w:author="Thomas Collier Smith" w:date="2014-10-17T20:09:00Z">
            <w:rPr>
              <w:del w:id="86" w:author="Thomas Collier Smith" w:date="2014-10-17T20:11:00Z"/>
              <w:rFonts w:ascii="Times New Roman" w:hAnsi="Times New Roman" w:cs="Times New Roman"/>
              <w:sz w:val="24"/>
              <w:szCs w:val="24"/>
            </w:rPr>
          </w:rPrChange>
        </w:rPr>
      </w:pPr>
      <w:del w:id="87" w:author="Thomas Collier Smith" w:date="2014-10-17T20:11:00Z">
        <w:r w:rsidRPr="00BF5C5A" w:rsidDel="00BF5C5A">
          <w:rPr>
            <w:rFonts w:ascii="Times New Roman" w:hAnsi="Times New Roman" w:cs="Times New Roman"/>
            <w:i/>
            <w:sz w:val="24"/>
            <w:szCs w:val="24"/>
            <w:rPrChange w:id="88" w:author="Thomas Collier Smith" w:date="2014-10-17T20:09:00Z">
              <w:rPr>
                <w:rFonts w:ascii="Times New Roman" w:hAnsi="Times New Roman" w:cs="Times New Roman"/>
                <w:sz w:val="24"/>
                <w:szCs w:val="24"/>
              </w:rPr>
            </w:rPrChange>
          </w:rPr>
          <w:br w:type="page"/>
        </w:r>
      </w:del>
    </w:p>
    <w:p w:rsidR="00886188" w:rsidRPr="00886188" w:rsidRDefault="00886188" w:rsidP="00886188">
      <w:pPr>
        <w:spacing w:line="480" w:lineRule="auto"/>
        <w:jc w:val="center"/>
        <w:rPr>
          <w:rFonts w:ascii="Times New Roman" w:hAnsi="Times New Roman" w:cs="Times New Roman"/>
          <w:smallCaps/>
          <w:sz w:val="24"/>
          <w:szCs w:val="24"/>
        </w:rPr>
      </w:pPr>
      <w:r>
        <w:rPr>
          <w:rFonts w:ascii="Times New Roman" w:hAnsi="Times New Roman" w:cs="Times New Roman"/>
          <w:smallCaps/>
          <w:sz w:val="24"/>
          <w:szCs w:val="24"/>
        </w:rPr>
        <w:lastRenderedPageBreak/>
        <w:t>Introduction</w:t>
      </w:r>
    </w:p>
    <w:p w:rsidR="004A5BD3" w:rsidRPr="004A5BD3" w:rsidRDefault="004A5BD3" w:rsidP="004A5BD3">
      <w:pPr>
        <w:spacing w:line="480" w:lineRule="auto"/>
        <w:rPr>
          <w:rFonts w:ascii="Times New Roman" w:hAnsi="Times New Roman" w:cs="Times New Roman"/>
          <w:sz w:val="24"/>
          <w:szCs w:val="24"/>
        </w:rPr>
      </w:pPr>
      <w:r>
        <w:rPr>
          <w:rFonts w:ascii="Times New Roman" w:hAnsi="Times New Roman" w:cs="Times New Roman"/>
          <w:sz w:val="24"/>
          <w:szCs w:val="24"/>
        </w:rPr>
        <w:t xml:space="preserve">Amphibians are declining in diversity and abundance worldwide </w:t>
      </w:r>
      <w:r w:rsidR="006F4693">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"Stuart", "given" : "S. N.", "non-dropping-particle" : "", "parse-names" : false, "suffix" : "" }, { "dropping-particle" : "", "family" : "Chanson", "given" : "J. S.", "non-dropping-particle" : "", "parse-names" : false, "suffix" : "" }, { "dropping-particle" : "", "family" : "Cox", "given" : "N. A.", "non-dropping-particle" : "", "parse-names" : false, "suffix" : "" }, { "dropping-particle" : "", "family" : "Young", "given" : "B. E.", "non-dropping-particle" : "", "parse-names" : false, "suffix" : "" }, { "dropping-particle" : "", "family" : "Rodrigues", "given" : "A. S. L.", "non-dropping-particle" : "", "parse-names" : false, "suffix" : "" }, { "dropping-particle" : "", "family" : "Fischman", "given" : "D. L.", "non-dropping-particle" : "", "parse-names" : false, "suffix" : "" }, { "dropping-particle" : "", "family" : "Waller", "given" : "R. W.", "non-dropping-particle" : "", "parse-names" : false, "suffix" : "" } ], "container-title" : "Science", "id" : "ITEM-1", "issue" : "5702", "issued" : { "date-parts" : [ [ "2004" ] ] }, "title" : "Status and trends of amphibian declines and extinctions worldwide", "type" : "article-journal", "volume" : "306" }, "uris" : [ "http://www.mendeley.com/documents/?uuid=c9eab64f-046d-4a08-8c42-3ccb17838c00" ] }, { "id" : "ITEM-2", "itemData" : { "author" : [ { "dropping-particle" : "", "family" : "Wake", "given" : "D. B.", "non-dropping-particle" : "", "parse-names" : false, "suffix" : "" }, { "dropping-particle" : "", "family" : "Vredenburg", "given" : "V. T.", "non-dropping-particle" : "", "parse-names" : false, "suffix" : "" } ], "container-title" : "Proceedings of the National Academy of Sciences", "id" : "ITEM-2", "issue" : "Supplement 1", "issued" : { "date-parts" : [ [ "2008" ] ] }, "page" : "11466", "title" : "Are we in the midst of the sixth mass extinction? A view from the world of amphibians", "type" : "article-journal", "volume" : "105" }, "uris" : [ "http://www.mendeley.com/documents/?uuid=1354c63f-a409-46b6-8c06-03d9fe884f5e" ] } ], "mendeley" : { "previouslyFormattedCitation" : "(Stuart et al. 2004, Wake and Vredenburg 2008)" }, "properties" : { "noteIndex" : 0 }, "schema" : "https://github.com/citation-style-language/schema/raw/master/csl-citation.json" }</w:instrText>
      </w:r>
      <w:r w:rsidR="006F4693">
        <w:rPr>
          <w:rFonts w:ascii="Times New Roman" w:hAnsi="Times New Roman" w:cs="Times New Roman"/>
          <w:sz w:val="24"/>
          <w:szCs w:val="24"/>
        </w:rPr>
        <w:fldChar w:fldCharType="separate"/>
      </w:r>
      <w:r w:rsidR="006F4693" w:rsidRPr="006F4693">
        <w:rPr>
          <w:rFonts w:ascii="Times New Roman" w:hAnsi="Times New Roman" w:cs="Times New Roman"/>
          <w:noProof/>
          <w:sz w:val="24"/>
          <w:szCs w:val="24"/>
        </w:rPr>
        <w:t>(Stuart et al. 2004, Wake and Vredenburg 2008)</w:t>
      </w:r>
      <w:r w:rsidR="006F4693">
        <w:rPr>
          <w:rFonts w:ascii="Times New Roman" w:hAnsi="Times New Roman" w:cs="Times New Roman"/>
          <w:sz w:val="24"/>
          <w:szCs w:val="24"/>
        </w:rPr>
        <w:fldChar w:fldCharType="end"/>
      </w:r>
      <w:r>
        <w:rPr>
          <w:rFonts w:ascii="Times New Roman" w:hAnsi="Times New Roman" w:cs="Times New Roman"/>
          <w:sz w:val="24"/>
          <w:szCs w:val="24"/>
        </w:rPr>
        <w:t>.  These declines and extinctions of</w:t>
      </w:r>
      <w:r w:rsidR="008E6404">
        <w:rPr>
          <w:rFonts w:ascii="Times New Roman" w:hAnsi="Times New Roman" w:cs="Times New Roman"/>
          <w:sz w:val="24"/>
          <w:szCs w:val="24"/>
        </w:rPr>
        <w:t xml:space="preserve"> </w:t>
      </w:r>
      <w:r>
        <w:rPr>
          <w:rFonts w:ascii="Times New Roman" w:hAnsi="Times New Roman" w:cs="Times New Roman"/>
          <w:sz w:val="24"/>
          <w:szCs w:val="24"/>
        </w:rPr>
        <w:t xml:space="preserve">populations and species have </w:t>
      </w:r>
      <w:r w:rsidR="008E6404">
        <w:rPr>
          <w:rFonts w:ascii="Times New Roman" w:hAnsi="Times New Roman" w:cs="Times New Roman"/>
          <w:sz w:val="24"/>
          <w:szCs w:val="24"/>
        </w:rPr>
        <w:t>the potential to alter</w:t>
      </w:r>
      <w:r>
        <w:rPr>
          <w:rFonts w:ascii="Times New Roman" w:hAnsi="Times New Roman" w:cs="Times New Roman"/>
          <w:sz w:val="24"/>
          <w:szCs w:val="24"/>
        </w:rPr>
        <w:t xml:space="preserve"> the commun</w:t>
      </w:r>
      <w:r w:rsidR="008E6404">
        <w:rPr>
          <w:rFonts w:ascii="Times New Roman" w:hAnsi="Times New Roman" w:cs="Times New Roman"/>
          <w:sz w:val="24"/>
          <w:szCs w:val="24"/>
        </w:rPr>
        <w:t xml:space="preserve">ities in which amphibians live </w:t>
      </w:r>
      <w:r w:rsidR="006F4693">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"ISSN" : "1461-0248", "author" : [ { "dropping-particle" : "", "family" : "Gruner", "given" : "Daniel S.", "non-dropping-particle" : "", "parse-names" : false, "suffix" : "" }, { "dropping-particle" : "", "family" : "Smith", "given" : "Jennifer E.", "non-dropping-particle" : "", "parse-names" : false, "suffix" : "" }, { "dropping-particle" : "", "family" : "Seabloom", "given" : "Eric W.", "non-dropping-particle" : "", "parse-names" : false, "suffix" : "" }, { "dropping-particle" : "", "family" : "Sandin", "given" : "Stuart A.", "non-dropping-particle" : "", "parse-names" : false, "suffix" : "" }, { "dropping-particle" : "", "family" : "Ngai", "given" : "Jacqueline T.", "non-dropping-particle" : "", "parse-names" : false, "suffix" : "" }, { "dropping-particle" : "", "family" : "Hillebrand", "given" : "Helmut", "non-dropping-particle" : "", "parse-names" : false, "suffix" : "" }, { "dropping-particle" : "", "family" : "Harpole", "given" : "W. Stanley", "non-dropping-particle" : "", "parse-names" : false, "suffix" : "" }, { "dropping-particle" : "", "family" : "Elser", "given" : "James J.", "non-dropping-particle" : "", "parse-names" : false, "suffix" : "" }, { "dropping-particle" : "", "family" : "Cleland", "given" : "Elsa E.", "non-dropping-particle" : "", "parse-names" : false, "suffix" : "" }, { "dropping-particle" : "", "family" : "Bracken", "given" : "Matthew E. S.", "non-dropping-particle" : "", "parse-names" : false, "suffix" : "" }, { "dropping-particle" : "", "family" : "Borer", "given" : "Elizabeth T.", "non-dropping-particle" : "", "parse-names" : false, "suffix" : "" }, { "dropping-particle" : "", "family" : "Bolker", "given" : "Benjamin M.", "non-dropping-particle" : "", "parse-names" : false, "suffix" : "" } ], "container-title" : "Ecology Letters", "id" : "ITEM-1", "issue" : "7", "issued" : { "date-parts" : [ [ "2008" ] ] }, "page" : "740-755", "title" : "A cross-system synthesis of consumer and nutrient resource control on producer biomass", "type" : "article-journal", "volume" : "11" }, "uris" : [ "http://www.mendeley.com/documents/?uuid=8d1acdac-11fb-48cc-bab6-ec2126936571" ] }, { "id" : "ITEM-2", "itemData" : { "author" : [ { "dropping-particle" : "", "family" : "Paine", "given" : "R. T.", "non-dropping-particle" : "", "parse-names" : false, "suffix" : "" } ], "container-title" : "The American Naturalist", "id" : "ITEM-2", "issue" : "910", "issued" : { "date-parts" : [ [ "1966" ] ] }, "page" : "65", "title" : "Food web complexity and species diversity", "type" : "article-journal", "volume" : "100" }, "uris" : [ "http://www.mendeley.com/documents/?uuid=196b6254-4ccb-4583-9d61-b94a7fcafb60" ] }, { "id" : "ITEM-3", "itemData" : { "DOI" : "10.1890/02-0550", "ISSN" : "0012-9658", "abstract" : "Different species occupy similar trophic positions in natural communities. However, ecologists have often overlooked the consequences of this variation for local communities by assuming that species occupying similar trophic positions are functionally similar. There have been few experimental tests of this important assumption. We tested the assumption of functional similarity by comparing the effect of six different predators (three fish and three salamander species) on an ensemble of larval anuran prey. Our experiment identified substantial variation in the impact of different predators on a variety of responses. Differences among predators in their selection of prey caused the structure of the larval anuran ensemble to vary continuously as opposed to producing discrete alternative states. Predators also differed in their ability to suppress either the total number or biomass of anurans. Thus, performance of larval anurans was dependent upon the identity of the predator. Moreover, the identity of predat...", "author" : [ { "dropping-particle" : "", "family" : "Chalcraft", "given" : "David R.", "non-dropping-particle" : "", "parse-names" : false, "suffix" : "" }, { "dropping-particle" : "", "family" : "Resetarits", "given" : "William J.", "non-dropping-particle" : "", "parse-names" : false, "suffix" : "" } ], "container-title" : "Ecology", "id" : "ITEM-3", "issue" : "9", "issued" : { "date-parts" : [ [ "2003", "9", "11" ] ] }, "page" : "2407-2418", "title" : "Predator identity and ecological impacts: functional redundancy or fuctional diversity?", "type" : "article-journal", "volume" : "84" }, "uris" : [ "http://www.mendeley.com/documents/?uuid=f14642a2-3f17-4c3e-bdee-7bfe3f786d5a" ] }, { "id" : "ITEM-4", "itemData" : { "DOI" : "10.1098/rstb.2008.0219", "ISSN" : "1471-2970", "PMID" : "19451122", "abstract" : "Species loss in ecosystems can lead to secondary extinctions as a result of consumer-resource relationships and other species interactions. We compare levels of secondary extinctions in communities generated by four structural food-web models and a fifth null model in response to sequential primary species removals. We focus on various aspects of food-web structural integrity including robustness, community collapse and threshold periods, and how these features relate to assumptions underlying different models, different species loss sequences and simple measures of diversity and complexity. Hierarchical feeding, a fundamental characteristic of food-web structure, appears to impose a cost in terms of robustness and other aspects of structural integrity. However, exponential-type link distributions, also characteristic of more realistic models, generally confer greater structural robustness than the less skewed link distributions of less realistic models. In most cases for the more realistic models, increased robustness and decreased levels of web collapse are associated with increased diversity, measured as species richness S, and increased complexity, measured as connectance C. These and other results, including a surprising sensitivity of more realistic model food webs to loss of species with few links to other species, are compared with prior work based on empirical food-web data.", "author" : [ { "dropping-particle" : "", "family" : "Dunne", "given" : "Jennifer A", "non-dropping-particle" : "", "parse-names" : false, "suffix" : "" }, { "dropping-particle" : "", "family" : "Williams", "given" : "Richard J", "non-dropping-particle" : "", "parse-names" : false, "suffix" : "" } ], "container-title" : "Philosophical transactions of the Royal Society of London. Series B, Biological sciences", "id" : "ITEM-4", "issue" : "1524", "issued" : { "date-parts" : [ [ "2009", "6", "27" ] ] }, "page" : "1711-23", "title" : "Cascading extinctions and community collapse in model food webs.", "type" : "article-journal", "volume" : "364" }, "uris" : [ "http://www.mendeley.com/documents/?uuid=25415545-cef3-4287-95fb-38b5b5ac2692" ] }, { "id" : "ITEM-5", "itemData" : { "DOI" : "10.1111/fwb.12326", "ISSN" : "00465070", "author" : [ { "dropping-particle" : "", "family" : "Connelly", "given" : "Scott", "non-dropping-particle" : "", "parse-names" : false, "suffix" : "" }, { "dropping-particle" : "", "family" : "Pringle", "given" : "Catherine M.", "non-dropping-particle" : "", "parse-names" : false, "suffix" : "" }, { "dropping-particle" : "", "family" : "Barnum", "given" : "Thomas", "non-dropping-particle" : "", "parse-names" : false, "suffix" : "" }, { "dropping-particle" : "", "family" : "Hunte-Brown", "given" : "Meshagae", "non-dropping-particle" : "", "parse-names" : false, "suffix" : "" }, { "dropping-particle" : "", "family" : "Kilham", "given" : "Susan", "non-dropping-particle" : "", "parse-names" : false, "suffix" : "" }, { "dropping-particle" : "", "family" : "Whiles", "given" : "Matt R.", "non-dropping-particle" : "", "parse-names" : false, "suffix" : "" }, { "dropping-particle" : "", "family" : "Lips", "given" : "Karen R.", "non-dropping-particle" : "", "parse-names" : false, "suffix" : "" }, { "dropping-particle" : "", "family" : "Col\u00f3n-Gaud", "given" : "Checo", "non-dropping-particle" : "", "parse-names" : false, "suffix" : "" }, { "dropping-particle" : "", "family" : "Brenes", "given" : "Roberto", "non-dropping-particle" : "", "parse-names" : false, "suffix" : "" } ], "container-title" : "Freshwater Biology", "id" : "ITEM-5", "issue" : "6", "issued" : { "date-parts" : [ [ "2014", "6", "13" ] ] }, "page" : "1113-1122", "title" : "Initial versus longer-term effects of tadpole declines on algae in a Neotropical stream", "type" : "article-journal", "volume" : "59" }, "uris" : [ "http://www.mendeley.com/documents/?uuid=e0792387-5f72-4db5-9e17-4f1d0d27c443" ] } ], "mendeley" : { "previouslyFormattedCitation" : "(Paine 1966, Chalcraft and Resetarits 2003, Gruner et al. 2008, Dunne and Williams 2009, Connelly et al. 2014)" }, "properties" : { "noteIndex" : 0 }, "schema" : "https://github.com/citation-style-language/schema/raw/master/csl-citation.json" }</w:instrText>
      </w:r>
      <w:r w:rsidR="006F4693">
        <w:rPr>
          <w:rFonts w:ascii="Times New Roman" w:hAnsi="Times New Roman" w:cs="Times New Roman"/>
          <w:sz w:val="24"/>
          <w:szCs w:val="24"/>
        </w:rPr>
        <w:fldChar w:fldCharType="separate"/>
      </w:r>
      <w:r w:rsidR="00F428A4" w:rsidRPr="00F428A4">
        <w:rPr>
          <w:rFonts w:ascii="Times New Roman" w:hAnsi="Times New Roman" w:cs="Times New Roman"/>
          <w:noProof/>
          <w:sz w:val="24"/>
          <w:szCs w:val="24"/>
        </w:rPr>
        <w:t>(Paine 1966, Chalcraft and Resetarits 2003, Gruner et al. 2008, Dunne and Williams 2009, Connelly et al. 2014)</w:t>
      </w:r>
      <w:r w:rsidR="006F4693">
        <w:rPr>
          <w:rFonts w:ascii="Times New Roman" w:hAnsi="Times New Roman" w:cs="Times New Roman"/>
          <w:sz w:val="24"/>
          <w:szCs w:val="24"/>
        </w:rPr>
        <w:fldChar w:fldCharType="end"/>
      </w:r>
      <w:r w:rsidR="00791AC3">
        <w:rPr>
          <w:rFonts w:ascii="Times New Roman" w:hAnsi="Times New Roman" w:cs="Times New Roman"/>
          <w:sz w:val="24"/>
          <w:szCs w:val="24"/>
        </w:rPr>
        <w:t xml:space="preserve">.  </w:t>
      </w:r>
      <w:r w:rsidR="0045700C">
        <w:rPr>
          <w:rFonts w:ascii="Times New Roman" w:hAnsi="Times New Roman" w:cs="Times New Roman"/>
          <w:sz w:val="24"/>
          <w:szCs w:val="24"/>
        </w:rPr>
        <w:t xml:space="preserve">One of the most direct ways in which amphibian </w:t>
      </w:r>
      <w:r w:rsidR="00720868">
        <w:rPr>
          <w:rFonts w:ascii="Times New Roman" w:hAnsi="Times New Roman" w:cs="Times New Roman"/>
          <w:sz w:val="24"/>
          <w:szCs w:val="24"/>
        </w:rPr>
        <w:t xml:space="preserve">declines </w:t>
      </w:r>
      <w:r w:rsidR="008E6404">
        <w:rPr>
          <w:rFonts w:ascii="Times New Roman" w:hAnsi="Times New Roman" w:cs="Times New Roman"/>
          <w:sz w:val="24"/>
          <w:szCs w:val="24"/>
        </w:rPr>
        <w:t xml:space="preserve">will </w:t>
      </w:r>
      <w:r w:rsidR="0045700C">
        <w:rPr>
          <w:rFonts w:ascii="Times New Roman" w:hAnsi="Times New Roman" w:cs="Times New Roman"/>
          <w:sz w:val="24"/>
          <w:szCs w:val="24"/>
        </w:rPr>
        <w:t xml:space="preserve">influence communities is in the </w:t>
      </w:r>
      <w:r w:rsidR="00720868">
        <w:rPr>
          <w:rFonts w:ascii="Times New Roman" w:hAnsi="Times New Roman" w:cs="Times New Roman"/>
          <w:sz w:val="24"/>
          <w:szCs w:val="24"/>
        </w:rPr>
        <w:t>loss of consumer biomass</w:t>
      </w:r>
      <w:r w:rsidR="008E6404">
        <w:rPr>
          <w:rFonts w:ascii="Times New Roman" w:hAnsi="Times New Roman" w:cs="Times New Roman"/>
          <w:sz w:val="24"/>
          <w:szCs w:val="24"/>
        </w:rPr>
        <w:t xml:space="preserve">, potentially leading to </w:t>
      </w:r>
      <w:r w:rsidR="00720868">
        <w:rPr>
          <w:rFonts w:ascii="Times New Roman" w:hAnsi="Times New Roman" w:cs="Times New Roman"/>
          <w:sz w:val="24"/>
          <w:szCs w:val="24"/>
        </w:rPr>
        <w:t xml:space="preserve">release </w:t>
      </w:r>
      <w:r w:rsidR="003A6A78">
        <w:rPr>
          <w:rFonts w:ascii="Times New Roman" w:hAnsi="Times New Roman" w:cs="Times New Roman"/>
          <w:sz w:val="24"/>
          <w:szCs w:val="24"/>
        </w:rPr>
        <w:t xml:space="preserve">of top-down control </w:t>
      </w:r>
      <w:r w:rsidR="00225F27">
        <w:rPr>
          <w:rFonts w:ascii="Times New Roman" w:hAnsi="Times New Roman" w:cs="Times New Roman"/>
          <w:sz w:val="24"/>
          <w:szCs w:val="24"/>
        </w:rPr>
        <w:t xml:space="preserve">of resources </w:t>
      </w:r>
      <w:r w:rsidR="00225F27">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"Hairston", "given" : "N. G.", "non-dropping-particle" : "", "parse-names" : false, "suffix" : "" }, { "dropping-particle" : "", "family" : "Smith", "given" : "F. E.", "non-dropping-particle" : "", "parse-names" : false, "suffix" : "" }, { "dropping-particle" : "", "family" : "Slobodkin", "given" : "L. B.", "non-dropping-particle" : "", "parse-names" : false, "suffix" : "" } ], "container-title" : "The American Naturalist", "id" : "ITEM-1", "issue" : "879", "issued" : { "date-parts" : [ [ "1960" ] ] }, "page" : "421", "title" : "Community Structure, Population Control, and Competition", "type" : "article-journal", "volume" : "94" }, "uris" : [ "http://www.mendeley.com/documents/?uuid=2f1cb552-af25-4e68-bfc9-95a9d9bbf2ee" ] }, { "id" : "ITEM-2", "itemData" : { "author" : [ { "dropping-particle" : "", "family" : "Carpenter", "given" : "S. R.", "non-dropping-particle" : "", "parse-names" : false, "suffix" : "" }, { "dropping-particle" : "", "family" : "Kitchell", "given" : "J. F.", "non-dropping-particle" : "", "parse-names" : false, "suffix" : "" }, { "dropping-particle" : "", "family" : "Hodgson", "given" : "J. R.", "non-dropping-particle" : "", "parse-names" : false, "suffix" : "" } ], "container-title" : "Bioscience", "id" : "ITEM-2", "issue" : "10", "issued" : { "date-parts" : [ [ "1985" ] ] }, "page" : "634-639", "title" : "Cascading trophic interactions and lake productivity", "type" : "article-journal", "volume" : "35" }, "uris" : [ "http://www.mendeley.com/documents/?uuid=dd4bc5b0-d816-439c-a433-3ae2a5d3fb9d" ] } ], "mendeley" : { "previouslyFormattedCitation" : "(Hairston et al. 1960, Carpenter et al. 1985)" }, "properties" : { "noteIndex" : 0 }, "schema" : "https://github.com/citation-style-language/schema/raw/master/csl-citation.json" }</w:instrText>
      </w:r>
      <w:r w:rsidR="00225F27">
        <w:rPr>
          <w:rFonts w:ascii="Times New Roman" w:hAnsi="Times New Roman" w:cs="Times New Roman"/>
          <w:sz w:val="24"/>
          <w:szCs w:val="24"/>
        </w:rPr>
        <w:fldChar w:fldCharType="separate"/>
      </w:r>
      <w:r w:rsidR="00E17E7F" w:rsidRPr="00E17E7F">
        <w:rPr>
          <w:rFonts w:ascii="Times New Roman" w:hAnsi="Times New Roman" w:cs="Times New Roman"/>
          <w:noProof/>
          <w:sz w:val="24"/>
          <w:szCs w:val="24"/>
        </w:rPr>
        <w:t>(Hairston et al. 1960, Carpenter et al. 1985)</w:t>
      </w:r>
      <w:r w:rsidR="00225F27">
        <w:rPr>
          <w:rFonts w:ascii="Times New Roman" w:hAnsi="Times New Roman" w:cs="Times New Roman"/>
          <w:sz w:val="24"/>
          <w:szCs w:val="24"/>
        </w:rPr>
        <w:fldChar w:fldCharType="end"/>
      </w:r>
      <w:r w:rsidR="00225F27">
        <w:rPr>
          <w:rFonts w:ascii="Times New Roman" w:hAnsi="Times New Roman" w:cs="Times New Roman"/>
          <w:sz w:val="24"/>
          <w:szCs w:val="24"/>
        </w:rPr>
        <w:t xml:space="preserve"> and </w:t>
      </w:r>
      <w:r w:rsidR="008E6404">
        <w:rPr>
          <w:rFonts w:ascii="Times New Roman" w:hAnsi="Times New Roman" w:cs="Times New Roman"/>
          <w:sz w:val="24"/>
          <w:szCs w:val="24"/>
        </w:rPr>
        <w:t xml:space="preserve">to </w:t>
      </w:r>
      <w:r w:rsidR="00225F27">
        <w:rPr>
          <w:rFonts w:ascii="Times New Roman" w:hAnsi="Times New Roman" w:cs="Times New Roman"/>
          <w:sz w:val="24"/>
          <w:szCs w:val="24"/>
        </w:rPr>
        <w:t xml:space="preserve">competitive release for other consumers </w:t>
      </w:r>
      <w:r w:rsidR="00225F27">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"DOI" : "doi: DOI: 10.1016/0022-0981(94)00149-8", "ISSN" : "0022-0981", "author" : [ { "dropping-particle" : "", "family" : "Holbrook", "given" : "Sally J.", "non-dropping-particle" : "", "parse-names" : false, "suffix" : "" }, { "dropping-particle" : "", "family" : "Schmitt", "given" : "Russell J.", "non-dropping-particle" : "", "parse-names" : false, "suffix" : "" } ], "container-title" : "Journal of Experimental Marine Biology and Ecology", "id" : "ITEM-1", "issue" : "2", "issued" : { "date-parts" : [ [ "1995", "2" ] ] }, "page" : "219-233", "title" : "Compensation in resource use by foragers released from interspecific competition", "type" : "article-journal", "volume" : "185" }, "uris" : [ "http://www.mendeley.com/documents/?uuid=fa6f4568-ba98-4399-b16a-1c0e742fbc8f" ] } ], "mendeley" : { "previouslyFormattedCitation" : "(Holbrook and Schmitt 1995)" }, "properties" : { "noteIndex" : 0 }, "schema" : "https://github.com/citation-style-language/schema/raw/master/csl-citation.json" }</w:instrText>
      </w:r>
      <w:r w:rsidR="00225F27">
        <w:rPr>
          <w:rFonts w:ascii="Times New Roman" w:hAnsi="Times New Roman" w:cs="Times New Roman"/>
          <w:sz w:val="24"/>
          <w:szCs w:val="24"/>
        </w:rPr>
        <w:fldChar w:fldCharType="separate"/>
      </w:r>
      <w:r w:rsidR="00225F27" w:rsidRPr="00225F27">
        <w:rPr>
          <w:rFonts w:ascii="Times New Roman" w:hAnsi="Times New Roman" w:cs="Times New Roman"/>
          <w:noProof/>
          <w:sz w:val="24"/>
          <w:szCs w:val="24"/>
        </w:rPr>
        <w:t>(Holbrook and Schmitt 1995)</w:t>
      </w:r>
      <w:r w:rsidR="00225F27">
        <w:rPr>
          <w:rFonts w:ascii="Times New Roman" w:hAnsi="Times New Roman" w:cs="Times New Roman"/>
          <w:sz w:val="24"/>
          <w:szCs w:val="24"/>
        </w:rPr>
        <w:fldChar w:fldCharType="end"/>
      </w:r>
      <w:r w:rsidR="00720868">
        <w:rPr>
          <w:rFonts w:ascii="Times New Roman" w:hAnsi="Times New Roman" w:cs="Times New Roman"/>
          <w:sz w:val="24"/>
          <w:szCs w:val="24"/>
        </w:rPr>
        <w:t xml:space="preserve">.  </w:t>
      </w:r>
      <w:r w:rsidR="00954452">
        <w:rPr>
          <w:rFonts w:ascii="Times New Roman" w:hAnsi="Times New Roman" w:cs="Times New Roman"/>
          <w:sz w:val="24"/>
          <w:szCs w:val="24"/>
        </w:rPr>
        <w:t>T</w:t>
      </w:r>
      <w:r w:rsidR="001E4071">
        <w:rPr>
          <w:rFonts w:ascii="Times New Roman" w:hAnsi="Times New Roman" w:cs="Times New Roman"/>
          <w:sz w:val="24"/>
          <w:szCs w:val="24"/>
        </w:rPr>
        <w:t xml:space="preserve">he </w:t>
      </w:r>
      <w:r w:rsidR="0045700C">
        <w:rPr>
          <w:rFonts w:ascii="Times New Roman" w:hAnsi="Times New Roman" w:cs="Times New Roman"/>
          <w:sz w:val="24"/>
          <w:szCs w:val="24"/>
        </w:rPr>
        <w:t>extent to which</w:t>
      </w:r>
      <w:r w:rsidR="001E4071">
        <w:rPr>
          <w:rFonts w:ascii="Times New Roman" w:hAnsi="Times New Roman" w:cs="Times New Roman"/>
          <w:sz w:val="24"/>
          <w:szCs w:val="24"/>
        </w:rPr>
        <w:t xml:space="preserve"> </w:t>
      </w:r>
      <w:r w:rsidR="00F428A4">
        <w:rPr>
          <w:rFonts w:ascii="Times New Roman" w:hAnsi="Times New Roman" w:cs="Times New Roman"/>
          <w:sz w:val="24"/>
          <w:szCs w:val="24"/>
        </w:rPr>
        <w:t xml:space="preserve">an amphibian </w:t>
      </w:r>
      <w:del w:id="89" w:author="Thomas Collier Smith" w:date="2014-10-17T21:15:00Z">
        <w:r w:rsidR="00F428A4" w:rsidDel="00E17E7F">
          <w:rPr>
            <w:rFonts w:ascii="Times New Roman" w:hAnsi="Times New Roman" w:cs="Times New Roman"/>
            <w:sz w:val="24"/>
            <w:szCs w:val="24"/>
          </w:rPr>
          <w:delText xml:space="preserve">consumer </w:delText>
        </w:r>
      </w:del>
      <w:ins w:id="90" w:author="Thomas Collier Smith" w:date="2014-10-17T21:15:00Z">
        <w:r w:rsidR="00E17E7F">
          <w:rPr>
            <w:rFonts w:ascii="Times New Roman" w:hAnsi="Times New Roman" w:cs="Times New Roman"/>
            <w:sz w:val="24"/>
            <w:szCs w:val="24"/>
          </w:rPr>
          <w:t xml:space="preserve">affects its community by resource consumption </w:t>
        </w:r>
      </w:ins>
      <w:del w:id="91" w:author="Thomas Collier Smith" w:date="2014-10-17T21:16:00Z">
        <w:r w:rsidR="00F428A4" w:rsidDel="00E17E7F">
          <w:rPr>
            <w:rFonts w:ascii="Times New Roman" w:hAnsi="Times New Roman" w:cs="Times New Roman"/>
            <w:sz w:val="24"/>
            <w:szCs w:val="24"/>
          </w:rPr>
          <w:delText xml:space="preserve">determines the abundance of its </w:delText>
        </w:r>
        <w:r w:rsidR="005D2E8A" w:rsidDel="00E17E7F">
          <w:rPr>
            <w:rFonts w:ascii="Times New Roman" w:hAnsi="Times New Roman" w:cs="Times New Roman"/>
            <w:sz w:val="24"/>
            <w:szCs w:val="24"/>
          </w:rPr>
          <w:delText>resource</w:delText>
        </w:r>
        <w:r w:rsidR="00F428A4" w:rsidDel="00E17E7F">
          <w:rPr>
            <w:rFonts w:ascii="Times New Roman" w:hAnsi="Times New Roman" w:cs="Times New Roman"/>
            <w:sz w:val="24"/>
            <w:szCs w:val="24"/>
          </w:rPr>
          <w:delText>s</w:delText>
        </w:r>
        <w:r w:rsidR="005D2E8A" w:rsidDel="00E17E7F">
          <w:rPr>
            <w:rFonts w:ascii="Times New Roman" w:hAnsi="Times New Roman" w:cs="Times New Roman"/>
            <w:sz w:val="24"/>
            <w:szCs w:val="24"/>
          </w:rPr>
          <w:delText xml:space="preserve"> </w:delText>
        </w:r>
      </w:del>
      <w:r w:rsidR="00F428A4">
        <w:rPr>
          <w:rFonts w:ascii="Times New Roman" w:hAnsi="Times New Roman" w:cs="Times New Roman"/>
          <w:sz w:val="24"/>
          <w:szCs w:val="24"/>
        </w:rPr>
        <w:t xml:space="preserve">may </w:t>
      </w:r>
      <w:r w:rsidR="00954452">
        <w:rPr>
          <w:rFonts w:ascii="Times New Roman" w:hAnsi="Times New Roman" w:cs="Times New Roman"/>
          <w:sz w:val="24"/>
          <w:szCs w:val="24"/>
        </w:rPr>
        <w:t>var</w:t>
      </w:r>
      <w:r w:rsidR="00F428A4">
        <w:rPr>
          <w:rFonts w:ascii="Times New Roman" w:hAnsi="Times New Roman" w:cs="Times New Roman"/>
          <w:sz w:val="24"/>
          <w:szCs w:val="24"/>
        </w:rPr>
        <w:t xml:space="preserve">y </w:t>
      </w:r>
      <w:r w:rsidR="0045700C">
        <w:rPr>
          <w:rFonts w:ascii="Times New Roman" w:hAnsi="Times New Roman" w:cs="Times New Roman"/>
          <w:sz w:val="24"/>
          <w:szCs w:val="24"/>
        </w:rPr>
        <w:t>depending on</w:t>
      </w:r>
      <w:r w:rsidR="00F428A4">
        <w:rPr>
          <w:rFonts w:ascii="Times New Roman" w:hAnsi="Times New Roman" w:cs="Times New Roman"/>
          <w:sz w:val="24"/>
          <w:szCs w:val="24"/>
        </w:rPr>
        <w:t xml:space="preserve"> </w:t>
      </w:r>
      <w:r w:rsidR="00DF5AE2">
        <w:rPr>
          <w:rFonts w:ascii="Times New Roman" w:hAnsi="Times New Roman" w:cs="Times New Roman"/>
          <w:sz w:val="24"/>
          <w:szCs w:val="24"/>
        </w:rPr>
        <w:t xml:space="preserve">the extent to which </w:t>
      </w:r>
      <w:r w:rsidR="008E6404">
        <w:rPr>
          <w:rFonts w:ascii="Times New Roman" w:hAnsi="Times New Roman" w:cs="Times New Roman"/>
          <w:sz w:val="24"/>
          <w:szCs w:val="24"/>
        </w:rPr>
        <w:t xml:space="preserve">its </w:t>
      </w:r>
      <w:r w:rsidR="00DF5AE2">
        <w:rPr>
          <w:rFonts w:ascii="Times New Roman" w:hAnsi="Times New Roman" w:cs="Times New Roman"/>
          <w:sz w:val="24"/>
          <w:szCs w:val="24"/>
        </w:rPr>
        <w:t xml:space="preserve">resources are subject to top-down control </w:t>
      </w:r>
      <w:r w:rsidR="00DF5AE2">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"DOI" : "10.1046/j.1461-0248.2002.00381.x", "ISSN" : "1461023X", "author" : [ { "dropping-particle" : "", "family" : "Shurin", "given" : "Jonathan B.", "non-dropping-particle" : "", "parse-names" : false, "suffix" : "" }, { "dropping-particle" : "", "family" : "Borer", "given" : "Elizabeth T.", "non-dropping-particle" : "", "parse-names" : false, "suffix" : "" }, { "dropping-particle" : "", "family" : "Seabloom", "given" : "Eric W.", "non-dropping-particle" : "", "parse-names" : false, "suffix" : "" }, { "dropping-particle" : "", "family" : "Anderson", "given" : "Kurt", "non-dropping-particle" : "", "parse-names" : false, "suffix" : "" }, { "dropping-particle" : "", "family" : "Blanchette", "given" : "Carol A.", "non-dropping-particle" : "", "parse-names" : false, "suffix" : "" }, { "dropping-particle" : "", "family" : "Broitman", "given" : "Bernardo", "non-dropping-particle" : "", "parse-names" : false, "suffix" : "" }, { "dropping-particle" : "", "family" : "Cooper", "given" : "Scott D.", "non-dropping-particle" : "", "parse-names" : false, "suffix" : "" }, { "dropping-particle" : "", "family" : "Halpern", "given" : "Benjamin S.", "non-dropping-particle" : "", "parse-names" : false, "suffix" : "" } ], "container-title" : "Ecology Letters", "id" : "ITEM-1", "issue" : "6", "issued" : { "date-parts" : [ [ "2002", "11", "7" ] ] }, "page" : "785-791", "title" : "A cross-ecosystem comparison of the strength of trophic cascades", "type" : "article-journal", "volume" : "5" }, "uris" : [ "http://www.mendeley.com/documents/?uuid=b415497e-d528-4dce-a357-222812c45d3f" ] }, { "id" : "ITEM-2", "itemData" : { "DOI" : "10.1111/j.1461-0248.2012.01823.x", "ISSN" : "1461-0248", "PMID" : "22731884", "abstract" : "Many human influences on the world's ecosystems have their largest direct impacts at either the top or the bottom of the food web. To predict their ecosystem-wide consequences we must understand how these impacts propagate. A long-standing, but so far elusive, problem in this endeavour is how to reduce food web complexity to a mathematically tractable, but empirically relevant system. Simplification to main energy channels linking primary producers to top consumers has been recently advocated. Following this approach, we propose a general framework for the analysis of bottom-up and top-down forcing of ecosystems by reducing food webs to two energy pathways originating from a limiting resource shared by competing guilds of primary producers (e.g. edible vs. defended plants). Exploring dynamical models of such webs we find that their equilibrium responses to nutrient enrichment and top consumer harvesting are determined by only two easily measurable topological properties: the lengths of the component food chains (odd-odd, odd-even, or even-even) and presence vs. absence of a generalist top consumer reconnecting the two pathways (yielding looped vs. branched webs). Many results generalise to other looped or branched web structures and the model can be easily adapted to include a detrital pathway.", "author" : [ { "dropping-particle" : "", "family" : "Wollrab", "given" : "Sabine", "non-dropping-particle" : "", "parse-names" : false, "suffix" : "" }, { "dropping-particle" : "", "family" : "Diehl", "given" : "Sebastian", "non-dropping-particle" : "", "parse-names" : false, "suffix" : "" }, { "dropping-particle" : "", "family" : "Roos", "given" : "Andr\u00e9 M", "non-dropping-particle" : "De", "parse-names" : false, "suffix" : "" } ], "container-title" : "Ecology letters", "id" : "ITEM-2", "issue" : "9", "issued" : { "date-parts" : [ [ "2012", "9" ] ] }, "page" : "935-46", "title" : "Simple rules describe bottom-up and top-down control in food webs with alternative energy pathways.", "type" : "article-journal", "volume" : "15" }, "uris" : [ "http://www.mendeley.com/documents/?uuid=a75e406f-df37-4554-a4f8-9cea6ad8807d" ] }, { "id" : "ITEM-3", "itemData" : { "author" : [ { "dropping-particle" : "", "family" : "Borer", "given" : "E. T.", "non-dropping-particle" : "", "parse-names" : false, "suffix" : "" }, { "dropping-particle" : "", "family" : "Seabloom", "given" : "E. W.", "non-dropping-particle" : "", "parse-names" : false, "suffix" : "" }, { "dropping-particle" : "", "family" : "Shurin", "given" : "J. B.", "non-dropping-particle" : "", "parse-names" : false, "suffix" : "" }, { "dropping-particle" : "", "family" : "Anderson", "given" : "K. E.", "non-dropping-particle" : "", "parse-names" : false, "suffix" : "" }, { "dropping-particle" : "", "family" : "Blanchette", "given" : "C. A.", "non-dropping-particle" : "", "parse-names" : false, "suffix" : "" }, { "dropping-particle" : "", "family" : "Broitman", "given" : "B.", "non-dropping-particle" : "", "parse-names" : false, "suffix" : "" }, { "dropping-particle" : "", "family" : "Cooper", "given" : "S. D.", "non-dropping-particle" : "", "parse-names" : false, "suffix" : "" }, { "dropping-particle" : "", "family" : "Halpern", "given" : "B. S.", "non-dropping-particle" : "", "parse-names" : false, "suffix" : "" } ], "container-title" : "Ecology", "id" : "ITEM-3", "issue" : "2", "issued" : { "date-parts" : [ [ "2005" ] ] }, "page" : "528-537", "title" : "What determines the strength of a trophic cascade?", "type" : "article-journal", "volume" : "86" }, "uris" : [ "http://www.mendeley.com/documents/?uuid=49c28b70-a13b-4f8f-9600-0c21c2ac3eae" ] } ], "mendeley" : { "previouslyFormattedCitation" : "(Shurin et al. 2002, Borer et al. 2005, Wollrab et al. 2012)" }, "properties" : { "noteIndex" : 0 }, "schema" : "https://github.com/citation-style-language/schema/raw/master/csl-citation.json" }</w:instrText>
      </w:r>
      <w:r w:rsidR="00DF5AE2">
        <w:rPr>
          <w:rFonts w:ascii="Times New Roman" w:hAnsi="Times New Roman" w:cs="Times New Roman"/>
          <w:sz w:val="24"/>
          <w:szCs w:val="24"/>
        </w:rPr>
        <w:fldChar w:fldCharType="separate"/>
      </w:r>
      <w:r w:rsidR="00954452" w:rsidRPr="00954452">
        <w:rPr>
          <w:rFonts w:ascii="Times New Roman" w:hAnsi="Times New Roman" w:cs="Times New Roman"/>
          <w:noProof/>
          <w:sz w:val="24"/>
          <w:szCs w:val="24"/>
        </w:rPr>
        <w:t>(Shurin et al. 2002, Borer et al. 2005, Wollrab et al. 2012)</w:t>
      </w:r>
      <w:r w:rsidR="00DF5AE2">
        <w:rPr>
          <w:rFonts w:ascii="Times New Roman" w:hAnsi="Times New Roman" w:cs="Times New Roman"/>
          <w:sz w:val="24"/>
          <w:szCs w:val="24"/>
        </w:rPr>
        <w:fldChar w:fldCharType="end"/>
      </w:r>
      <w:r w:rsidR="0045700C">
        <w:rPr>
          <w:rFonts w:ascii="Times New Roman" w:hAnsi="Times New Roman" w:cs="Times New Roman"/>
          <w:sz w:val="24"/>
          <w:szCs w:val="24"/>
        </w:rPr>
        <w:t xml:space="preserve">, </w:t>
      </w:r>
      <w:r w:rsidR="008E6404">
        <w:rPr>
          <w:rFonts w:ascii="Times New Roman" w:hAnsi="Times New Roman" w:cs="Times New Roman"/>
          <w:sz w:val="24"/>
          <w:szCs w:val="24"/>
        </w:rPr>
        <w:t xml:space="preserve">its </w:t>
      </w:r>
      <w:r w:rsidR="005220DD">
        <w:rPr>
          <w:rFonts w:ascii="Times New Roman" w:hAnsi="Times New Roman" w:cs="Times New Roman"/>
          <w:sz w:val="24"/>
          <w:szCs w:val="24"/>
        </w:rPr>
        <w:t xml:space="preserve">ability </w:t>
      </w:r>
      <w:r w:rsidR="00F428A4">
        <w:rPr>
          <w:rFonts w:ascii="Times New Roman" w:hAnsi="Times New Roman" w:cs="Times New Roman"/>
          <w:sz w:val="24"/>
          <w:szCs w:val="24"/>
        </w:rPr>
        <w:t xml:space="preserve">to reduce </w:t>
      </w:r>
      <w:r w:rsidR="005220DD">
        <w:rPr>
          <w:rFonts w:ascii="Times New Roman" w:hAnsi="Times New Roman" w:cs="Times New Roman"/>
          <w:sz w:val="24"/>
          <w:szCs w:val="24"/>
        </w:rPr>
        <w:t>resource</w:t>
      </w:r>
      <w:r w:rsidR="00F428A4">
        <w:rPr>
          <w:rFonts w:ascii="Times New Roman" w:hAnsi="Times New Roman" w:cs="Times New Roman"/>
          <w:sz w:val="24"/>
          <w:szCs w:val="24"/>
        </w:rPr>
        <w:t xml:space="preserve"> abundance</w:t>
      </w:r>
      <w:r w:rsidR="005220DD">
        <w:rPr>
          <w:rFonts w:ascii="Times New Roman" w:hAnsi="Times New Roman" w:cs="Times New Roman"/>
          <w:sz w:val="24"/>
          <w:szCs w:val="24"/>
        </w:rPr>
        <w:t>,</w:t>
      </w:r>
      <w:r w:rsidR="008E6404">
        <w:rPr>
          <w:rFonts w:ascii="Times New Roman" w:hAnsi="Times New Roman" w:cs="Times New Roman"/>
          <w:sz w:val="24"/>
          <w:szCs w:val="24"/>
        </w:rPr>
        <w:t xml:space="preserve"> </w:t>
      </w:r>
      <w:r w:rsidR="0045700C">
        <w:rPr>
          <w:rFonts w:ascii="Times New Roman" w:hAnsi="Times New Roman" w:cs="Times New Roman"/>
          <w:sz w:val="24"/>
          <w:szCs w:val="24"/>
        </w:rPr>
        <w:t xml:space="preserve">and </w:t>
      </w:r>
      <w:r w:rsidR="008E6404">
        <w:rPr>
          <w:rFonts w:ascii="Times New Roman" w:hAnsi="Times New Roman" w:cs="Times New Roman"/>
          <w:sz w:val="24"/>
          <w:szCs w:val="24"/>
        </w:rPr>
        <w:t xml:space="preserve">the dependence </w:t>
      </w:r>
      <w:r w:rsidR="0045700C">
        <w:rPr>
          <w:rFonts w:ascii="Times New Roman" w:hAnsi="Times New Roman" w:cs="Times New Roman"/>
          <w:sz w:val="24"/>
          <w:szCs w:val="24"/>
        </w:rPr>
        <w:t xml:space="preserve">of potential competitors </w:t>
      </w:r>
      <w:r w:rsidR="00265FDB">
        <w:rPr>
          <w:rFonts w:ascii="Times New Roman" w:hAnsi="Times New Roman" w:cs="Times New Roman"/>
          <w:sz w:val="24"/>
          <w:szCs w:val="24"/>
        </w:rPr>
        <w:t xml:space="preserve">on </w:t>
      </w:r>
      <w:r w:rsidR="00F428A4">
        <w:rPr>
          <w:rFonts w:ascii="Times New Roman" w:hAnsi="Times New Roman" w:cs="Times New Roman"/>
          <w:sz w:val="24"/>
          <w:szCs w:val="24"/>
        </w:rPr>
        <w:t xml:space="preserve">shared </w:t>
      </w:r>
      <w:r w:rsidR="00265FDB">
        <w:rPr>
          <w:rFonts w:ascii="Times New Roman" w:hAnsi="Times New Roman" w:cs="Times New Roman"/>
          <w:sz w:val="24"/>
          <w:szCs w:val="24"/>
        </w:rPr>
        <w:t xml:space="preserve">resources </w:t>
      </w:r>
      <w:r w:rsidR="005220DD">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"Murdoch", "given" : "W. W.", "non-dropping-particle" : "", "parse-names" : false, "suffix" : "" }, { "dropping-particle" : "", "family" : "Briggs", "given" : "C. J.", "non-dropping-particle" : "", "parse-names" : false, "suffix" : "" }, { "dropping-particle" : "", "family" : "Nisbet", "given" : "R. M.", "non-dropping-particle" : "", "parse-names" : false, "suffix" : "" } ], "id" : "ITEM-1", "issued" : { "date-parts" : [ [ "2003" ] ] }, "publisher" : "Princeton University Press", "title" : "Consumer-resource Dynamics", "type" : "book" }, "uris" : [ "http://www.mendeley.com/documents/?uuid=043140a3-5057-4c7b-9cc2-9966f5d1c0df" ] } ], "mendeley" : { "previouslyFormattedCitation" : "(Murdoch et al. 2003)" }, "properties" : { "noteIndex" : 0 }, "schema" : "https://github.com/citation-style-language/schema/raw/master/csl-citation.json" }</w:instrText>
      </w:r>
      <w:r w:rsidR="005220DD">
        <w:rPr>
          <w:rFonts w:ascii="Times New Roman" w:hAnsi="Times New Roman" w:cs="Times New Roman"/>
          <w:sz w:val="24"/>
          <w:szCs w:val="24"/>
        </w:rPr>
        <w:fldChar w:fldCharType="separate"/>
      </w:r>
      <w:r w:rsidR="005220DD" w:rsidRPr="005220DD">
        <w:rPr>
          <w:rFonts w:ascii="Times New Roman" w:hAnsi="Times New Roman" w:cs="Times New Roman"/>
          <w:noProof/>
          <w:sz w:val="24"/>
          <w:szCs w:val="24"/>
        </w:rPr>
        <w:t>(Murdoch et al. 2003)</w:t>
      </w:r>
      <w:r w:rsidR="005220DD">
        <w:rPr>
          <w:rFonts w:ascii="Times New Roman" w:hAnsi="Times New Roman" w:cs="Times New Roman"/>
          <w:sz w:val="24"/>
          <w:szCs w:val="24"/>
        </w:rPr>
        <w:fldChar w:fldCharType="end"/>
      </w:r>
      <w:r w:rsidR="001E4071">
        <w:rPr>
          <w:rFonts w:ascii="Times New Roman" w:hAnsi="Times New Roman" w:cs="Times New Roman"/>
          <w:sz w:val="24"/>
          <w:szCs w:val="24"/>
        </w:rPr>
        <w:t xml:space="preserve">.  </w:t>
      </w:r>
      <w:ins w:id="92" w:author="Thomas Collier Smith" w:date="2014-10-17T21:16:00Z">
        <w:r w:rsidR="00E17E7F">
          <w:rPr>
            <w:rFonts w:ascii="Times New Roman" w:hAnsi="Times New Roman" w:cs="Times New Roman"/>
            <w:sz w:val="24"/>
            <w:szCs w:val="24"/>
          </w:rPr>
          <w:t xml:space="preserve">These characteristics of consumers and communities probably vary greatly within </w:t>
        </w:r>
      </w:ins>
      <w:del w:id="93" w:author="Thomas Collier Smith" w:date="2014-10-17T21:17:00Z">
        <w:r w:rsidR="00F428A4" w:rsidDel="00E17E7F">
          <w:rPr>
            <w:rFonts w:ascii="Times New Roman" w:hAnsi="Times New Roman" w:cs="Times New Roman"/>
            <w:sz w:val="24"/>
            <w:szCs w:val="24"/>
          </w:rPr>
          <w:delText xml:space="preserve">However, as consumers, </w:delText>
        </w:r>
      </w:del>
      <w:r w:rsidR="00F428A4">
        <w:rPr>
          <w:rFonts w:ascii="Times New Roman" w:hAnsi="Times New Roman" w:cs="Times New Roman"/>
          <w:sz w:val="24"/>
          <w:szCs w:val="24"/>
        </w:rPr>
        <w:t>t</w:t>
      </w:r>
      <w:r w:rsidR="005D2E8A">
        <w:rPr>
          <w:rFonts w:ascii="Times New Roman" w:hAnsi="Times New Roman" w:cs="Times New Roman"/>
          <w:sz w:val="24"/>
          <w:szCs w:val="24"/>
        </w:rPr>
        <w:t xml:space="preserve">he class </w:t>
      </w:r>
      <w:proofErr w:type="spellStart"/>
      <w:r w:rsidR="005D2E8A">
        <w:rPr>
          <w:rFonts w:ascii="Times New Roman" w:hAnsi="Times New Roman" w:cs="Times New Roman"/>
          <w:sz w:val="24"/>
          <w:szCs w:val="24"/>
        </w:rPr>
        <w:t>Amphibia</w:t>
      </w:r>
      <w:proofErr w:type="spellEnd"/>
      <w:r w:rsidR="005D2E8A">
        <w:rPr>
          <w:rFonts w:ascii="Times New Roman" w:hAnsi="Times New Roman" w:cs="Times New Roman"/>
          <w:sz w:val="24"/>
          <w:szCs w:val="24"/>
        </w:rPr>
        <w:t xml:space="preserve"> is </w:t>
      </w:r>
      <w:del w:id="94" w:author="Thomas Collier Smith" w:date="2014-10-17T21:17:00Z">
        <w:r w:rsidR="005D2E8A" w:rsidDel="00E17E7F">
          <w:rPr>
            <w:rFonts w:ascii="Times New Roman" w:hAnsi="Times New Roman" w:cs="Times New Roman"/>
            <w:sz w:val="24"/>
            <w:szCs w:val="24"/>
          </w:rPr>
          <w:delText xml:space="preserve">ecologically diverse </w:delText>
        </w:r>
      </w:del>
      <w:r w:rsidR="0045700C">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"Duellman", "given" : "W. E.", "non-dropping-particle" : "", "parse-names" : false, "suffix" : "" }, { "dropping-particle" : "", "family" : "Trueb", "given" : "L.", "non-dropping-particle" : "", "parse-names" : false, "suffix" : "" } ], "id" : "ITEM-1", "issued" : { "date-parts" : [ [ "1994" ] ] }, "publisher" : "Johns Hopkins Univ Pr", "title" : "Biology of amphibians", "type" : "book" }, "uris" : [ "http://www.mendeley.com/documents/?uuid=f14a48e1-2fdf-4a8e-8749-04347bcc8487" ] }, { "id" : "ITEM-2", "itemData" : { "author" : [ { "dropping-particle" : "", "family" : "Alford", "given" : "R. A.", "non-dropping-particle" : "", "parse-names" : false, "suffix" : "" } ], "container-title" : "Tadpoles: The Biology of Anuran Larvae", "id" : "ITEM-2", "issued" : { "date-parts" : [ [ "1999" ] ] }, "page" : "240\u2013278", "title" : "Ecology: resource use, competition, and predation", "type" : "article-journal" }, "uris" : [ "http://www.mendeley.com/documents/?uuid=71aadeeb-9ffb-46a3-a120-55a1d7854e93" ] } ], "mendeley" : { "previouslyFormattedCitation" : "(Duellman and Trueb 1994, Alford 1999)" }, "properties" : { "noteIndex" : 0 }, "schema" : "https://github.com/citation-style-language/schema/raw/master/csl-citation.json" }</w:instrText>
      </w:r>
      <w:r w:rsidR="0045700C">
        <w:rPr>
          <w:rFonts w:ascii="Times New Roman" w:hAnsi="Times New Roman" w:cs="Times New Roman"/>
          <w:sz w:val="24"/>
          <w:szCs w:val="24"/>
        </w:rPr>
        <w:fldChar w:fldCharType="separate"/>
      </w:r>
      <w:r w:rsidR="00E17E7F" w:rsidRPr="00E17E7F">
        <w:rPr>
          <w:rFonts w:ascii="Times New Roman" w:hAnsi="Times New Roman" w:cs="Times New Roman"/>
          <w:noProof/>
          <w:sz w:val="24"/>
          <w:szCs w:val="24"/>
        </w:rPr>
        <w:t>(Duellman and Trueb 1994, Alford 1999)</w:t>
      </w:r>
      <w:r w:rsidR="0045700C">
        <w:rPr>
          <w:rFonts w:ascii="Times New Roman" w:hAnsi="Times New Roman" w:cs="Times New Roman"/>
          <w:sz w:val="24"/>
          <w:szCs w:val="24"/>
        </w:rPr>
        <w:fldChar w:fldCharType="end"/>
      </w:r>
      <w:ins w:id="95" w:author="Thomas Collier Smith" w:date="2014-10-17T21:17:00Z">
        <w:r w:rsidR="00E17E7F">
          <w:rPr>
            <w:rFonts w:ascii="Times New Roman" w:hAnsi="Times New Roman" w:cs="Times New Roman"/>
            <w:sz w:val="24"/>
            <w:szCs w:val="24"/>
          </w:rPr>
          <w:t xml:space="preserve">.  </w:t>
        </w:r>
      </w:ins>
      <w:del w:id="96" w:author="Thomas Collier Smith" w:date="2014-10-17T21:19:00Z">
        <w:r w:rsidR="00400758" w:rsidDel="00E17E7F">
          <w:rPr>
            <w:rFonts w:ascii="Times New Roman" w:hAnsi="Times New Roman" w:cs="Times New Roman"/>
            <w:sz w:val="24"/>
            <w:szCs w:val="24"/>
          </w:rPr>
          <w:delText>, so resources, feeding rates, and community composition are likely to differ between declining amphibian taxa</w:delText>
        </w:r>
        <w:r w:rsidR="0045700C" w:rsidDel="00E17E7F">
          <w:rPr>
            <w:rFonts w:ascii="Times New Roman" w:hAnsi="Times New Roman" w:cs="Times New Roman"/>
            <w:sz w:val="24"/>
            <w:szCs w:val="24"/>
          </w:rPr>
          <w:delText xml:space="preserve">.  </w:delText>
        </w:r>
      </w:del>
      <w:r w:rsidR="001E4071">
        <w:rPr>
          <w:rFonts w:ascii="Times New Roman" w:hAnsi="Times New Roman" w:cs="Times New Roman"/>
          <w:sz w:val="24"/>
          <w:szCs w:val="24"/>
        </w:rPr>
        <w:t>P</w:t>
      </w:r>
      <w:r>
        <w:rPr>
          <w:rFonts w:ascii="Times New Roman" w:hAnsi="Times New Roman" w:cs="Times New Roman"/>
          <w:sz w:val="24"/>
          <w:szCs w:val="24"/>
        </w:rPr>
        <w:t xml:space="preserve">redictions about the </w:t>
      </w:r>
      <w:r w:rsidR="00591FA3">
        <w:rPr>
          <w:rFonts w:ascii="Times New Roman" w:hAnsi="Times New Roman" w:cs="Times New Roman"/>
          <w:sz w:val="24"/>
          <w:szCs w:val="24"/>
        </w:rPr>
        <w:t xml:space="preserve">ecological effects of </w:t>
      </w:r>
      <w:ins w:id="97" w:author="Thomas Collier Smith" w:date="2014-10-17T21:19:00Z">
        <w:r w:rsidR="00E17E7F">
          <w:rPr>
            <w:rFonts w:ascii="Times New Roman" w:hAnsi="Times New Roman" w:cs="Times New Roman"/>
            <w:sz w:val="24"/>
            <w:szCs w:val="24"/>
          </w:rPr>
          <w:t xml:space="preserve">one </w:t>
        </w:r>
      </w:ins>
      <w:del w:id="98" w:author="Thomas Collier Smith" w:date="2014-10-17T21:19:00Z">
        <w:r w:rsidR="00591FA3" w:rsidDel="00E17E7F">
          <w:rPr>
            <w:rFonts w:ascii="Times New Roman" w:hAnsi="Times New Roman" w:cs="Times New Roman"/>
            <w:sz w:val="24"/>
            <w:szCs w:val="24"/>
          </w:rPr>
          <w:delText xml:space="preserve">an </w:delText>
        </w:r>
      </w:del>
      <w:r w:rsidR="00591FA3">
        <w:rPr>
          <w:rFonts w:ascii="Times New Roman" w:hAnsi="Times New Roman" w:cs="Times New Roman"/>
          <w:sz w:val="24"/>
          <w:szCs w:val="24"/>
        </w:rPr>
        <w:t>amphibian species’ decline or extincti</w:t>
      </w:r>
      <w:r w:rsidR="00400758">
        <w:rPr>
          <w:rFonts w:ascii="Times New Roman" w:hAnsi="Times New Roman" w:cs="Times New Roman"/>
          <w:sz w:val="24"/>
          <w:szCs w:val="24"/>
        </w:rPr>
        <w:t>o</w:t>
      </w:r>
      <w:r w:rsidR="00591FA3">
        <w:rPr>
          <w:rFonts w:ascii="Times New Roman" w:hAnsi="Times New Roman" w:cs="Times New Roman"/>
          <w:sz w:val="24"/>
          <w:szCs w:val="24"/>
        </w:rPr>
        <w:t>ns</w:t>
      </w:r>
      <w:ins w:id="99" w:author="Thomas Collier Smith" w:date="2014-10-17T21:19:00Z">
        <w:r w:rsidR="00E17E7F">
          <w:rPr>
            <w:rFonts w:ascii="Times New Roman" w:hAnsi="Times New Roman" w:cs="Times New Roman"/>
            <w:sz w:val="24"/>
            <w:szCs w:val="24"/>
          </w:rPr>
          <w:t>, aside from those of the entire class,</w:t>
        </w:r>
      </w:ins>
      <w:r w:rsidR="00591FA3">
        <w:rPr>
          <w:rFonts w:ascii="Times New Roman" w:hAnsi="Times New Roman" w:cs="Times New Roman"/>
          <w:sz w:val="24"/>
          <w:szCs w:val="24"/>
        </w:rPr>
        <w:t xml:space="preserve"> </w:t>
      </w:r>
      <w:r w:rsidR="00B22492">
        <w:rPr>
          <w:rFonts w:ascii="Times New Roman" w:hAnsi="Times New Roman" w:cs="Times New Roman"/>
          <w:sz w:val="24"/>
          <w:szCs w:val="24"/>
        </w:rPr>
        <w:t xml:space="preserve">should </w:t>
      </w:r>
      <w:ins w:id="100" w:author="Thomas Collier Smith" w:date="2014-10-17T21:19:00Z">
        <w:r w:rsidR="00E17E7F">
          <w:rPr>
            <w:rFonts w:ascii="Times New Roman" w:hAnsi="Times New Roman" w:cs="Times New Roman"/>
            <w:sz w:val="24"/>
            <w:szCs w:val="24"/>
          </w:rPr>
          <w:t xml:space="preserve">be based on </w:t>
        </w:r>
      </w:ins>
      <w:del w:id="101" w:author="Thomas Collier Smith" w:date="2014-10-17T21:19:00Z">
        <w:r w:rsidR="00B22492" w:rsidDel="00E17E7F">
          <w:rPr>
            <w:rFonts w:ascii="Times New Roman" w:hAnsi="Times New Roman" w:cs="Times New Roman"/>
            <w:sz w:val="24"/>
            <w:szCs w:val="24"/>
          </w:rPr>
          <w:delText>use</w:delText>
        </w:r>
        <w:r w:rsidDel="00E17E7F">
          <w:rPr>
            <w:rFonts w:ascii="Times New Roman" w:hAnsi="Times New Roman" w:cs="Times New Roman"/>
            <w:sz w:val="24"/>
            <w:szCs w:val="24"/>
          </w:rPr>
          <w:delText xml:space="preserve"> </w:delText>
        </w:r>
      </w:del>
      <w:r>
        <w:rPr>
          <w:rFonts w:ascii="Times New Roman" w:hAnsi="Times New Roman" w:cs="Times New Roman"/>
          <w:sz w:val="24"/>
          <w:szCs w:val="24"/>
        </w:rPr>
        <w:t xml:space="preserve">quantitative descriptions of its </w:t>
      </w:r>
      <w:ins w:id="102" w:author="Thomas Collier Smith" w:date="2014-10-17T21:19:00Z">
        <w:r w:rsidR="00E17E7F">
          <w:rPr>
            <w:rFonts w:ascii="Times New Roman" w:hAnsi="Times New Roman" w:cs="Times New Roman"/>
            <w:sz w:val="24"/>
            <w:szCs w:val="24"/>
          </w:rPr>
          <w:t xml:space="preserve">unique </w:t>
        </w:r>
      </w:ins>
      <w:r>
        <w:rPr>
          <w:rFonts w:ascii="Times New Roman" w:hAnsi="Times New Roman" w:cs="Times New Roman"/>
          <w:sz w:val="24"/>
          <w:szCs w:val="24"/>
        </w:rPr>
        <w:t>interactions</w:t>
      </w:r>
      <w:r w:rsidR="007D311A">
        <w:rPr>
          <w:rFonts w:ascii="Times New Roman" w:hAnsi="Times New Roman" w:cs="Times New Roman"/>
          <w:sz w:val="24"/>
          <w:szCs w:val="24"/>
        </w:rPr>
        <w:t xml:space="preserve"> and </w:t>
      </w:r>
      <w:ins w:id="103" w:author="Thomas Collier Smith" w:date="2014-10-17T21:19:00Z">
        <w:r w:rsidR="00E17E7F">
          <w:rPr>
            <w:rFonts w:ascii="Times New Roman" w:hAnsi="Times New Roman" w:cs="Times New Roman"/>
            <w:sz w:val="24"/>
            <w:szCs w:val="24"/>
          </w:rPr>
          <w:t xml:space="preserve">specific </w:t>
        </w:r>
      </w:ins>
      <w:r w:rsidR="007D311A">
        <w:rPr>
          <w:rFonts w:ascii="Times New Roman" w:hAnsi="Times New Roman" w:cs="Times New Roman"/>
          <w:sz w:val="24"/>
          <w:szCs w:val="24"/>
        </w:rPr>
        <w:t>effects on communities</w:t>
      </w:r>
      <w:del w:id="104" w:author="Thomas Collier Smith" w:date="2014-10-17T21:19:00Z">
        <w:r w:rsidR="007D311A" w:rsidDel="00E17E7F">
          <w:rPr>
            <w:rFonts w:ascii="Times New Roman" w:hAnsi="Times New Roman" w:cs="Times New Roman"/>
            <w:sz w:val="24"/>
            <w:szCs w:val="24"/>
          </w:rPr>
          <w:delText xml:space="preserve"> and ecosystems</w:delText>
        </w:r>
      </w:del>
      <w:r w:rsidR="007D311A">
        <w:rPr>
          <w:rFonts w:ascii="Times New Roman" w:hAnsi="Times New Roman" w:cs="Times New Roman"/>
          <w:sz w:val="24"/>
          <w:szCs w:val="24"/>
        </w:rPr>
        <w:t xml:space="preserve">.  </w:t>
      </w:r>
    </w:p>
    <w:p w:rsidR="006372FF" w:rsidRDefault="00400758" w:rsidP="0065613A">
      <w:pPr>
        <w:spacing w:line="480" w:lineRule="auto"/>
        <w:ind w:firstLine="720"/>
        <w:rPr>
          <w:rFonts w:ascii="Times New Roman" w:hAnsi="Times New Roman" w:cs="Times New Roman"/>
          <w:sz w:val="24"/>
          <w:szCs w:val="24"/>
        </w:rPr>
      </w:pPr>
      <w:r>
        <w:rPr>
          <w:rFonts w:ascii="Times New Roman" w:hAnsi="Times New Roman" w:cs="Times New Roman"/>
          <w:sz w:val="24"/>
          <w:szCs w:val="24"/>
        </w:rPr>
        <w:t>Among a</w:t>
      </w:r>
      <w:r w:rsidR="00591FA3">
        <w:rPr>
          <w:rFonts w:ascii="Times New Roman" w:hAnsi="Times New Roman" w:cs="Times New Roman"/>
          <w:sz w:val="24"/>
          <w:szCs w:val="24"/>
        </w:rPr>
        <w:t>mphibian</w:t>
      </w:r>
      <w:r>
        <w:rPr>
          <w:rFonts w:ascii="Times New Roman" w:hAnsi="Times New Roman" w:cs="Times New Roman"/>
          <w:sz w:val="24"/>
          <w:szCs w:val="24"/>
        </w:rPr>
        <w:t xml:space="preserve">s, </w:t>
      </w:r>
      <w:del w:id="105" w:author="Thomas Collier Smith" w:date="2014-10-17T21:20:00Z">
        <w:r w:rsidDel="00E17E7F">
          <w:rPr>
            <w:rFonts w:ascii="Times New Roman" w:hAnsi="Times New Roman" w:cs="Times New Roman"/>
            <w:sz w:val="24"/>
            <w:szCs w:val="24"/>
          </w:rPr>
          <w:delText>population statuses</w:delText>
        </w:r>
        <w:r w:rsidR="00591FA3" w:rsidDel="00E17E7F">
          <w:rPr>
            <w:rFonts w:ascii="Times New Roman" w:hAnsi="Times New Roman" w:cs="Times New Roman"/>
            <w:sz w:val="24"/>
            <w:szCs w:val="24"/>
          </w:rPr>
          <w:delText xml:space="preserve"> are best known for </w:delText>
        </w:r>
      </w:del>
      <w:ins w:id="106" w:author="Thomas Collier Smith" w:date="2014-10-17T21:20:00Z">
        <w:r w:rsidR="00E17E7F">
          <w:rPr>
            <w:rFonts w:ascii="Times New Roman" w:hAnsi="Times New Roman" w:cs="Times New Roman"/>
            <w:sz w:val="24"/>
            <w:szCs w:val="24"/>
          </w:rPr>
          <w:t xml:space="preserve">declines of </w:t>
        </w:r>
      </w:ins>
      <w:r w:rsidR="00591FA3">
        <w:rPr>
          <w:rFonts w:ascii="Times New Roman" w:hAnsi="Times New Roman" w:cs="Times New Roman"/>
          <w:sz w:val="24"/>
          <w:szCs w:val="24"/>
        </w:rPr>
        <w:t>the anurans, the toads and frogs</w:t>
      </w:r>
      <w:del w:id="107" w:author="Thomas Collier Smith" w:date="2014-10-17T21:20:00Z">
        <w:r w:rsidR="00591FA3" w:rsidDel="00E17E7F">
          <w:rPr>
            <w:rFonts w:ascii="Times New Roman" w:hAnsi="Times New Roman" w:cs="Times New Roman"/>
            <w:sz w:val="24"/>
            <w:szCs w:val="24"/>
          </w:rPr>
          <w:delText xml:space="preserve"> </w:delText>
        </w:r>
        <w:r w:rsidR="00591FA3" w:rsidDel="00E17E7F">
          <w:rPr>
            <w:rFonts w:ascii="Times New Roman" w:hAnsi="Times New Roman" w:cs="Times New Roman"/>
            <w:sz w:val="24"/>
            <w:szCs w:val="24"/>
          </w:rPr>
          <w:fldChar w:fldCharType="begin" w:fldLock="1"/>
        </w:r>
        <w:r w:rsidR="00E17E7F" w:rsidDel="00E17E7F">
          <w:rPr>
            <w:rFonts w:ascii="Times New Roman" w:hAnsi="Times New Roman" w:cs="Times New Roman"/>
            <w:sz w:val="24"/>
            <w:szCs w:val="24"/>
          </w:rPr>
          <w:delInstrText>ADDIN CSL_CITATION { "citationItems" : [ { "id" : "ITEM-1", "itemData" : { "author" : [ { "dropping-particle" : "", "family" : "Stuart", "given" : "S. N.", "non-dropping-particle" : "", "parse-names" : false, "suffix" : "" }, { "dropping-particle" : "", "family" : "Chanson", "given" : "J. S.", "non-dropping-particle" : "", "parse-names" : false, "suffix" : "" }, { "dropping-particle" : "", "family" : "Cox", "given" : "N. A.", "non-dropping-particle" : "", "parse-names" : false, "suffix" : "" }, { "dropping-particle" : "", "family" : "Young", "given" : "B. E.", "non-dropping-particle" : "", "parse-names" : false, "suffix" : "" }, { "dropping-particle" : "", "family" : "Rodrigues", "given" : "A. S. L.", "non-dropping-particle" : "", "parse-names" : false, "suffix" : "" }, { "dropping-particle" : "", "family" : "Fischman", "given" : "D. L.", "non-dropping-particle" : "", "parse-names" : false, "suffix" : "" }, { "dropping-particle" : "", "family" : "Waller", "given" : "R. W.", "non-dropping-particle" : "", "parse-names" : false, "suffix" : "" } ], "container-title" : "Science", "id" : "ITEM-1", "issue" : "5702", "issued" : { "date-parts" : [ [ "2004" ] ] }, "title" : "Status and trends of amphibian declines and extinctions worldwide", "type" : "article-journal", "volume" : "306" }, "uris" : [ "http://www.mendeley.com/documents/?uuid=c9eab64f-046d-4a08-8c42-3ccb17838c00" ] } ], "mendeley" : { "previouslyFormattedCitation" : "(Stuart et al. 2004)" }, "properties" : { "noteIndex" : 0 }, "schema" : "https://github.com/citation-style-language/schema/raw/master/csl-citation.json" }</w:delInstrText>
        </w:r>
        <w:r w:rsidR="00591FA3" w:rsidDel="00E17E7F">
          <w:rPr>
            <w:rFonts w:ascii="Times New Roman" w:hAnsi="Times New Roman" w:cs="Times New Roman"/>
            <w:sz w:val="24"/>
            <w:szCs w:val="24"/>
          </w:rPr>
          <w:fldChar w:fldCharType="separate"/>
        </w:r>
        <w:r w:rsidR="00591FA3" w:rsidRPr="00591FA3" w:rsidDel="00E17E7F">
          <w:rPr>
            <w:rFonts w:ascii="Times New Roman" w:hAnsi="Times New Roman" w:cs="Times New Roman"/>
            <w:noProof/>
            <w:sz w:val="24"/>
            <w:szCs w:val="24"/>
          </w:rPr>
          <w:delText>(Stuart et al. 2004)</w:delText>
        </w:r>
        <w:r w:rsidR="00591FA3" w:rsidDel="00E17E7F">
          <w:rPr>
            <w:rFonts w:ascii="Times New Roman" w:hAnsi="Times New Roman" w:cs="Times New Roman"/>
            <w:sz w:val="24"/>
            <w:szCs w:val="24"/>
          </w:rPr>
          <w:fldChar w:fldCharType="end"/>
        </w:r>
      </w:del>
      <w:r w:rsidR="00591FA3">
        <w:rPr>
          <w:rFonts w:ascii="Times New Roman" w:hAnsi="Times New Roman" w:cs="Times New Roman"/>
          <w:sz w:val="24"/>
          <w:szCs w:val="24"/>
        </w:rPr>
        <w:t xml:space="preserve">, </w:t>
      </w:r>
      <w:ins w:id="108" w:author="Thomas Collier Smith" w:date="2014-10-17T21:20:00Z">
        <w:r w:rsidR="00E17E7F">
          <w:rPr>
            <w:rFonts w:ascii="Times New Roman" w:hAnsi="Times New Roman" w:cs="Times New Roman"/>
            <w:sz w:val="24"/>
            <w:szCs w:val="24"/>
          </w:rPr>
          <w:t>are generally the best understood</w:t>
        </w:r>
      </w:ins>
      <w:ins w:id="109" w:author="Thomas Collier Smith" w:date="2014-10-17T21:21:00Z">
        <w:r w:rsidR="00E17E7F">
          <w:rPr>
            <w:rFonts w:ascii="Times New Roman" w:hAnsi="Times New Roman" w:cs="Times New Roman"/>
            <w:sz w:val="24"/>
            <w:szCs w:val="24"/>
          </w:rPr>
          <w:t xml:space="preserve">; </w:t>
        </w:r>
      </w:ins>
      <w:r w:rsidR="00591FA3">
        <w:rPr>
          <w:rFonts w:ascii="Times New Roman" w:hAnsi="Times New Roman" w:cs="Times New Roman"/>
          <w:sz w:val="24"/>
          <w:szCs w:val="24"/>
        </w:rPr>
        <w:t xml:space="preserve">many </w:t>
      </w:r>
      <w:ins w:id="110" w:author="Thomas Collier Smith" w:date="2014-10-17T21:21:00Z">
        <w:r w:rsidR="00E17E7F">
          <w:rPr>
            <w:rFonts w:ascii="Times New Roman" w:hAnsi="Times New Roman" w:cs="Times New Roman"/>
            <w:sz w:val="24"/>
            <w:szCs w:val="24"/>
          </w:rPr>
          <w:t xml:space="preserve">anuran populations and species </w:t>
        </w:r>
      </w:ins>
      <w:del w:id="111" w:author="Thomas Collier Smith" w:date="2014-10-17T21:21:00Z">
        <w:r w:rsidR="00591FA3" w:rsidDel="00E17E7F">
          <w:rPr>
            <w:rFonts w:ascii="Times New Roman" w:hAnsi="Times New Roman" w:cs="Times New Roman"/>
            <w:sz w:val="24"/>
            <w:szCs w:val="24"/>
          </w:rPr>
          <w:delText xml:space="preserve">of which </w:delText>
        </w:r>
      </w:del>
      <w:r w:rsidR="00591FA3">
        <w:rPr>
          <w:rFonts w:ascii="Times New Roman" w:hAnsi="Times New Roman" w:cs="Times New Roman"/>
          <w:sz w:val="24"/>
          <w:szCs w:val="24"/>
        </w:rPr>
        <w:t>have been dramatically</w:t>
      </w:r>
      <w:r>
        <w:rPr>
          <w:rFonts w:ascii="Times New Roman" w:hAnsi="Times New Roman" w:cs="Times New Roman"/>
          <w:sz w:val="24"/>
          <w:szCs w:val="24"/>
        </w:rPr>
        <w:t xml:space="preserve"> reduced in abundance or driven extinct by </w:t>
      </w:r>
      <w:del w:id="112" w:author="Thomas Collier Smith" w:date="2014-10-17T21:21:00Z">
        <w:r w:rsidR="00591FA3" w:rsidDel="00E17E7F">
          <w:rPr>
            <w:rFonts w:ascii="Times New Roman" w:hAnsi="Times New Roman" w:cs="Times New Roman"/>
            <w:sz w:val="24"/>
            <w:szCs w:val="24"/>
          </w:rPr>
          <w:delText>potentially synergistic causes</w:delText>
        </w:r>
        <w:r w:rsidDel="00E17E7F">
          <w:rPr>
            <w:rFonts w:ascii="Times New Roman" w:hAnsi="Times New Roman" w:cs="Times New Roman"/>
            <w:sz w:val="24"/>
            <w:szCs w:val="24"/>
          </w:rPr>
          <w:delText>,</w:delText>
        </w:r>
        <w:r w:rsidR="00591FA3" w:rsidDel="00E17E7F">
          <w:rPr>
            <w:rFonts w:ascii="Times New Roman" w:hAnsi="Times New Roman" w:cs="Times New Roman"/>
            <w:sz w:val="24"/>
            <w:szCs w:val="24"/>
          </w:rPr>
          <w:delText xml:space="preserve"> </w:delText>
        </w:r>
        <w:r w:rsidDel="00E17E7F">
          <w:rPr>
            <w:rFonts w:ascii="Times New Roman" w:hAnsi="Times New Roman" w:cs="Times New Roman"/>
            <w:sz w:val="24"/>
            <w:szCs w:val="24"/>
          </w:rPr>
          <w:delText xml:space="preserve">including </w:delText>
        </w:r>
      </w:del>
      <w:r w:rsidR="00591FA3">
        <w:rPr>
          <w:rFonts w:ascii="Times New Roman" w:hAnsi="Times New Roman" w:cs="Times New Roman"/>
          <w:sz w:val="24"/>
          <w:szCs w:val="24"/>
        </w:rPr>
        <w:t xml:space="preserve">habitat destruction, over-exploitation, </w:t>
      </w:r>
      <w:del w:id="113" w:author="Thomas Collier Smith" w:date="2014-10-17T21:21:00Z">
        <w:r w:rsidR="00591FA3" w:rsidDel="00E17E7F">
          <w:rPr>
            <w:rFonts w:ascii="Times New Roman" w:hAnsi="Times New Roman" w:cs="Times New Roman"/>
            <w:sz w:val="24"/>
            <w:szCs w:val="24"/>
          </w:rPr>
          <w:delText xml:space="preserve">and </w:delText>
        </w:r>
      </w:del>
      <w:ins w:id="114" w:author="Thomas Collier Smith" w:date="2014-10-17T21:21:00Z">
        <w:r w:rsidR="00E17E7F">
          <w:rPr>
            <w:rFonts w:ascii="Times New Roman" w:hAnsi="Times New Roman" w:cs="Times New Roman"/>
            <w:sz w:val="24"/>
            <w:szCs w:val="24"/>
          </w:rPr>
          <w:t>or</w:t>
        </w:r>
        <w:r w:rsidR="00E17E7F">
          <w:rPr>
            <w:rFonts w:ascii="Times New Roman" w:hAnsi="Times New Roman" w:cs="Times New Roman"/>
            <w:sz w:val="24"/>
            <w:szCs w:val="24"/>
          </w:rPr>
          <w:t xml:space="preserve"> </w:t>
        </w:r>
      </w:ins>
      <w:r w:rsidR="00591FA3">
        <w:rPr>
          <w:rFonts w:ascii="Times New Roman" w:hAnsi="Times New Roman" w:cs="Times New Roman"/>
          <w:sz w:val="24"/>
          <w:szCs w:val="24"/>
        </w:rPr>
        <w:t>disease</w:t>
      </w:r>
      <w:ins w:id="115" w:author="Thomas Collier Smith" w:date="2014-10-17T21:21:00Z">
        <w:r w:rsidR="00E17E7F">
          <w:rPr>
            <w:rFonts w:ascii="Times New Roman" w:hAnsi="Times New Roman" w:cs="Times New Roman"/>
            <w:sz w:val="24"/>
            <w:szCs w:val="24"/>
          </w:rPr>
          <w:t xml:space="preserve">, if  </w:t>
        </w:r>
      </w:ins>
      <w:ins w:id="116" w:author="Thomas Collier Smith" w:date="2014-10-17T21:20:00Z">
        <w:r w:rsidR="00E17E7F">
          <w:rPr>
            <w:rFonts w:ascii="Times New Roman" w:hAnsi="Times New Roman" w:cs="Times New Roman"/>
            <w:sz w:val="24"/>
            <w:szCs w:val="24"/>
          </w:rPr>
          <w:lastRenderedPageBreak/>
          <w:fldChar w:fldCharType="begin" w:fldLock="1"/>
        </w:r>
      </w:ins>
      <w:r w:rsidR="00617E4C">
        <w:rPr>
          <w:rFonts w:ascii="Times New Roman" w:hAnsi="Times New Roman" w:cs="Times New Roman"/>
          <w:sz w:val="24"/>
          <w:szCs w:val="24"/>
        </w:rPr>
        <w:instrText>ADDIN CSL_CITATION { "citationItems" : [ { "id" : "ITEM-1", "itemData" : { "author" : [ { "dropping-particle" : "", "family" : "Stuart", "given" : "S. N.", "non-dropping-particle" : "", "parse-names" : false, "suffix" : "" }, { "dropping-particle" : "", "family" : "Chanson", "given" : "J. S.", "non-dropping-particle" : "", "parse-names" : false, "suffix" : "" }, { "dropping-particle" : "", "family" : "Cox", "given" : "N. A.", "non-dropping-particle" : "", "parse-names" : false, "suffix" : "" }, { "dropping-particle" : "", "family" : "Young", "given" : "B. E.", "non-dropping-particle" : "", "parse-names" : false, "suffix" : "" }, { "dropping-particle" : "", "family" : "Rodrigues", "given" : "A. S. L.", "non-dropping-particle" : "", "parse-names" : false, "suffix" : "" }, { "dropping-particle" : "", "family" : "Fischman", "given" : "D. L.", "non-dropping-particle" : "", "parse-names" : false, "suffix" : "" }, { "dropping-particle" : "", "family" : "Waller", "given" : "R. W.", "non-dropping-particle" : "", "parse-names" : false, "suffix" : "" } ], "container-title" : "Science", "id" : "ITEM-1", "issue" : "5702", "issued" : { "date-parts" : [ [ "2004" ] ] }, "title" : "Status and trends of amphibian declines and extinctions worldwide", "type" : "article-journal", "volume" : "306" }, "uris" : [ "http://www.mendeley.com/documents/?uuid=c9eab64f-046d-4a08-8c42-3ccb17838c00" ] } ], "mendeley" : { "previouslyFormattedCitation" : "(Stuart et al. 2004)" }, "properties" : { "noteIndex" : 0 }, "schema" : "https://github.com/citation-style-language/schema/raw/master/csl-citation.json" }</w:instrText>
      </w:r>
      <w:ins w:id="117" w:author="Thomas Collier Smith" w:date="2014-10-17T21:20:00Z">
        <w:r w:rsidR="00E17E7F">
          <w:rPr>
            <w:rFonts w:ascii="Times New Roman" w:hAnsi="Times New Roman" w:cs="Times New Roman"/>
            <w:sz w:val="24"/>
            <w:szCs w:val="24"/>
          </w:rPr>
          <w:fldChar w:fldCharType="separate"/>
        </w:r>
        <w:r w:rsidR="00E17E7F" w:rsidRPr="00591FA3">
          <w:rPr>
            <w:rFonts w:ascii="Times New Roman" w:hAnsi="Times New Roman" w:cs="Times New Roman"/>
            <w:noProof/>
            <w:sz w:val="24"/>
            <w:szCs w:val="24"/>
          </w:rPr>
          <w:t>(Stuart et al. 2004)</w:t>
        </w:r>
        <w:r w:rsidR="00E17E7F">
          <w:rPr>
            <w:rFonts w:ascii="Times New Roman" w:hAnsi="Times New Roman" w:cs="Times New Roman"/>
            <w:sz w:val="24"/>
            <w:szCs w:val="24"/>
          </w:rPr>
          <w:fldChar w:fldCharType="end"/>
        </w:r>
      </w:ins>
      <w:r w:rsidR="00591FA3">
        <w:rPr>
          <w:rFonts w:ascii="Times New Roman" w:hAnsi="Times New Roman" w:cs="Times New Roman"/>
          <w:sz w:val="24"/>
          <w:szCs w:val="24"/>
        </w:rPr>
        <w:t xml:space="preserve">.  </w:t>
      </w:r>
      <w:ins w:id="118" w:author="Thomas Collier Smith" w:date="2014-10-17T21:22:00Z">
        <w:r w:rsidR="00E17E7F">
          <w:rPr>
            <w:rFonts w:ascii="Times New Roman" w:hAnsi="Times New Roman" w:cs="Times New Roman"/>
            <w:sz w:val="24"/>
            <w:szCs w:val="24"/>
          </w:rPr>
          <w:t xml:space="preserve">These declines have the potential to affect communities and ecosystems, because </w:t>
        </w:r>
      </w:ins>
      <w:del w:id="119" w:author="Thomas Collier Smith" w:date="2014-10-17T21:22:00Z">
        <w:r w:rsidDel="00E17E7F">
          <w:rPr>
            <w:rFonts w:ascii="Times New Roman" w:hAnsi="Times New Roman" w:cs="Times New Roman"/>
            <w:sz w:val="24"/>
            <w:szCs w:val="24"/>
          </w:rPr>
          <w:delText>A</w:delText>
        </w:r>
      </w:del>
      <w:ins w:id="120" w:author="Thomas Collier Smith" w:date="2014-10-17T21:22:00Z">
        <w:r w:rsidR="00E17E7F">
          <w:rPr>
            <w:rFonts w:ascii="Times New Roman" w:hAnsi="Times New Roman" w:cs="Times New Roman"/>
            <w:sz w:val="24"/>
            <w:szCs w:val="24"/>
          </w:rPr>
          <w:t>a</w:t>
        </w:r>
      </w:ins>
      <w:r w:rsidR="00591FA3">
        <w:rPr>
          <w:rFonts w:ascii="Times New Roman" w:hAnsi="Times New Roman" w:cs="Times New Roman"/>
          <w:sz w:val="24"/>
          <w:szCs w:val="24"/>
        </w:rPr>
        <w:t xml:space="preserve">nurans, and especially their tadpoles, </w:t>
      </w:r>
      <w:ins w:id="121" w:author="Thomas Collier Smith" w:date="2014-10-17T21:22:00Z">
        <w:r w:rsidR="00E17E7F">
          <w:rPr>
            <w:rFonts w:ascii="Times New Roman" w:hAnsi="Times New Roman" w:cs="Times New Roman"/>
            <w:sz w:val="24"/>
            <w:szCs w:val="24"/>
          </w:rPr>
          <w:t xml:space="preserve">can be </w:t>
        </w:r>
      </w:ins>
      <w:del w:id="122" w:author="Thomas Collier Smith" w:date="2014-10-17T21:22:00Z">
        <w:r w:rsidR="00AE096E" w:rsidDel="00E17E7F">
          <w:rPr>
            <w:rFonts w:ascii="Times New Roman" w:hAnsi="Times New Roman" w:cs="Times New Roman"/>
            <w:sz w:val="24"/>
            <w:szCs w:val="24"/>
          </w:rPr>
          <w:delText xml:space="preserve">have </w:delText>
        </w:r>
        <w:r w:rsidR="006631B1" w:rsidDel="00E17E7F">
          <w:rPr>
            <w:rFonts w:ascii="Times New Roman" w:hAnsi="Times New Roman" w:cs="Times New Roman"/>
            <w:sz w:val="24"/>
            <w:szCs w:val="24"/>
          </w:rPr>
          <w:delText xml:space="preserve">potential to be </w:delText>
        </w:r>
      </w:del>
      <w:r w:rsidR="006631B1">
        <w:rPr>
          <w:rFonts w:ascii="Times New Roman" w:hAnsi="Times New Roman" w:cs="Times New Roman"/>
          <w:sz w:val="24"/>
          <w:szCs w:val="24"/>
        </w:rPr>
        <w:t>ecologically important</w:t>
      </w:r>
      <w:r w:rsidR="00AE096E">
        <w:rPr>
          <w:rFonts w:ascii="Times New Roman" w:hAnsi="Times New Roman" w:cs="Times New Roman"/>
          <w:sz w:val="24"/>
          <w:szCs w:val="24"/>
        </w:rPr>
        <w:t xml:space="preserve"> in their respective communities</w:t>
      </w:r>
      <w:r w:rsidR="006631B1">
        <w:rPr>
          <w:rFonts w:ascii="Times New Roman" w:hAnsi="Times New Roman" w:cs="Times New Roman"/>
          <w:sz w:val="24"/>
          <w:szCs w:val="24"/>
        </w:rPr>
        <w:t xml:space="preserve"> </w:t>
      </w:r>
      <w:r w:rsidR="00591FA3">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"Alford", "given" : "R. A.", "non-dropping-particle" : "", "parse-names" : false, "suffix" : "" } ], "container-title" : "Tadpoles: The Biology of Anuran Larvae", "id" : "ITEM-1", "issued" : { "date-parts" : [ [ "1999" ] ] }, "page" : "240\u2013278", "title" : "Ecology: resource use, competition, and predation", "type" : "article-journal" }, "uris" : [ "http://www.mendeley.com/documents/?uuid=71aadeeb-9ffb-46a3-a120-55a1d7854e93" ] } ], "mendeley" : { "previouslyFormattedCitation" : "(Alford 1999)" }, "properties" : { "noteIndex" : 0 }, "schema" : "https://github.com/citation-style-language/schema/raw/master/csl-citation.json" }</w:instrText>
      </w:r>
      <w:r w:rsidR="00591FA3">
        <w:rPr>
          <w:rFonts w:ascii="Times New Roman" w:hAnsi="Times New Roman" w:cs="Times New Roman"/>
          <w:sz w:val="24"/>
          <w:szCs w:val="24"/>
        </w:rPr>
        <w:fldChar w:fldCharType="separate"/>
      </w:r>
      <w:r w:rsidR="00591FA3" w:rsidRPr="00591FA3">
        <w:rPr>
          <w:rFonts w:ascii="Times New Roman" w:hAnsi="Times New Roman" w:cs="Times New Roman"/>
          <w:noProof/>
          <w:sz w:val="24"/>
          <w:szCs w:val="24"/>
        </w:rPr>
        <w:t>(Alford 1999)</w:t>
      </w:r>
      <w:r w:rsidR="00591FA3">
        <w:rPr>
          <w:rFonts w:ascii="Times New Roman" w:hAnsi="Times New Roman" w:cs="Times New Roman"/>
          <w:sz w:val="24"/>
          <w:szCs w:val="24"/>
        </w:rPr>
        <w:fldChar w:fldCharType="end"/>
      </w:r>
      <w:r w:rsidR="006631B1">
        <w:rPr>
          <w:rFonts w:ascii="Times New Roman" w:hAnsi="Times New Roman" w:cs="Times New Roman"/>
          <w:sz w:val="24"/>
          <w:szCs w:val="24"/>
        </w:rPr>
        <w:t xml:space="preserve">.  </w:t>
      </w:r>
      <w:r w:rsidR="00591FA3">
        <w:rPr>
          <w:rFonts w:ascii="Times New Roman" w:hAnsi="Times New Roman" w:cs="Times New Roman"/>
          <w:sz w:val="24"/>
          <w:szCs w:val="24"/>
        </w:rPr>
        <w:t>Many tadpoles are</w:t>
      </w:r>
      <w:r w:rsidR="009F716F">
        <w:rPr>
          <w:rFonts w:ascii="Times New Roman" w:hAnsi="Times New Roman" w:cs="Times New Roman"/>
          <w:sz w:val="24"/>
          <w:szCs w:val="24"/>
        </w:rPr>
        <w:t xml:space="preserve"> benthic grazers, </w:t>
      </w:r>
      <w:r w:rsidR="00591FA3">
        <w:rPr>
          <w:rFonts w:ascii="Times New Roman" w:hAnsi="Times New Roman" w:cs="Times New Roman"/>
          <w:sz w:val="24"/>
          <w:szCs w:val="24"/>
        </w:rPr>
        <w:t xml:space="preserve">and </w:t>
      </w:r>
      <w:r w:rsidR="00445D42">
        <w:rPr>
          <w:rFonts w:ascii="Times New Roman" w:hAnsi="Times New Roman" w:cs="Times New Roman"/>
          <w:sz w:val="24"/>
          <w:szCs w:val="24"/>
        </w:rPr>
        <w:t>can reduce the abundance of benthic producers</w:t>
      </w:r>
      <w:r w:rsidR="00591FA3">
        <w:rPr>
          <w:rFonts w:ascii="Times New Roman" w:hAnsi="Times New Roman" w:cs="Times New Roman"/>
          <w:sz w:val="24"/>
          <w:szCs w:val="24"/>
        </w:rPr>
        <w:t xml:space="preserve"> </w:t>
      </w:r>
      <w:del w:id="123" w:author="Thomas Collier Smith" w:date="2014-10-17T21:23:00Z">
        <w:r w:rsidR="00591FA3" w:rsidDel="00414356">
          <w:rPr>
            <w:rFonts w:ascii="Times New Roman" w:hAnsi="Times New Roman" w:cs="Times New Roman"/>
            <w:sz w:val="24"/>
            <w:szCs w:val="24"/>
          </w:rPr>
          <w:delText>(hereafter, algae</w:delText>
        </w:r>
        <w:r w:rsidR="00445D42" w:rsidDel="00414356">
          <w:rPr>
            <w:rFonts w:ascii="Times New Roman" w:hAnsi="Times New Roman" w:cs="Times New Roman"/>
            <w:sz w:val="24"/>
            <w:szCs w:val="24"/>
          </w:rPr>
          <w:delText>)</w:delText>
        </w:r>
      </w:del>
      <w:r w:rsidR="00591FA3">
        <w:rPr>
          <w:rFonts w:ascii="Times New Roman" w:hAnsi="Times New Roman" w:cs="Times New Roman"/>
          <w:sz w:val="24"/>
          <w:szCs w:val="24"/>
        </w:rPr>
        <w:t xml:space="preserve"> </w:t>
      </w:r>
      <w:r w:rsidR="00AF7B6A">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"Alford", "given" : "R. A.", "non-dropping-particle" : "", "parse-names" : false, "suffix" : "" } ], "container-title" : "Tadpoles: The Biology of Anuran Larvae", "id" : "ITEM-1", "issued" : { "date-parts" : [ [ "1999" ] ] }, "page" : "240\u2013278", "title" : "Ecology: resource use, competition, and predation", "type" : "article-journal" }, "uris" : [ "http://www.mendeley.com/documents/?uuid=71aadeeb-9ffb-46a3-a120-55a1d7854e93" ] }, { "id" : "ITEM-2", "itemData" : { "author" : [ { "dropping-particle" : "", "family" : "Kupferberg", "given" : "S.", "non-dropping-particle" : "", "parse-names" : false, "suffix" : "" } ], "container-title" : "Freshwater Biology", "id" : "ITEM-2", "issue" : "2", "issued" : { "date-parts" : [ [ "1997" ] ] }, "page" : "427-439", "title" : "Facilitation of periphyton production by tadpole grazing: functional differences between species", "type" : "article-journal", "volume" : "37" }, "uris" : [ "http://www.mendeley.com/documents/?uuid=1af84b58-74e1-4f7f-88c3-10b2fabf02da" ] }, { "id" : "ITEM-3", "itemData" : { "author" : [ { "dropping-particle" : "", "family" : "Kupferberg", "given" : "S. J.", "non-dropping-particle" : "", "parse-names" : false, "suffix" : "" } ], "container-title" : "Integrative and Comparative Biology", "id" : "ITEM-3", "issue" : "2", "issued" : { "date-parts" : [ [ "1997" ] ] }, "page" : "146-159", "title" : "The Role of Larval Diet in Anuran Metamorphosis 1", "type" : "article-journal", "volume" : "37" }, "uris" : [ "http://www.mendeley.com/documents/?uuid=12211dbe-67c5-4544-ae31-a20343e8a8a4" ] }, { "id" : "ITEM-4", "itemData" : { "author" : [ { "dropping-particle" : "", "family" : "Connelly", "given" : "S.", "non-dropping-particle" : "", "parse-names" : false, "suffix" : "" }, { "dropping-particle" : "", "family" : "Pringle", "given" : "C. M.", "non-dropping-particle" : "", "parse-names" : false, "suffix" : "" }, { "dropping-particle" : "", "family" : "Bixby", "given" : "R. J.", "non-dropping-particle" : "", "parse-names" : false, "suffix" : "" }, { "dropping-particle" : "", "family" : "Brenes", "given" : "R.", "non-dropping-particle" : "", "parse-names" : false, "suffix" : "" }, { "dropping-particle" : "", "family" : "Whiles", "given" : "M. R.", "non-dropping-particle" : "", "parse-names" : false, "suffix" : "" }, { "dropping-particle" : "", "family" : "Lips", "given" : "K. R.", "non-dropping-particle" : "", "parse-names" : false, "suffix" : "" }, { "dropping-particle" : "", "family" : "Kilham", "given" : "S.", "non-dropping-particle" : "", "parse-names" : false, "suffix" : "" }, { "dropping-particle" : "", "family" : "Huryn", "given" : "A. D.", "non-dropping-particle" : "", "parse-names" : false, "suffix" : "" } ], "container-title" : "Ecosystems", "id" : "ITEM-4", "issue" : "8", "issued" : { "date-parts" : [ [ "2008" ] ] }, "page" : "1262-1276", "title" : "Changes in Stream Primary Producer Communities Resulting from Large-Scale Catastrophic Amphibian Declines: Can Small-Scale Experiments Predict Effects of Tadpole Loss?", "type" : "article-journal", "volume" : "11" }, "uris" : [ "http://www.mendeley.com/documents/?uuid=7cc0e8c0-bb31-4b6b-9974-930a8f62511f" ] }, { "id" : "ITEM-5", "itemData" : { "DOI" : "10.1111/fwb.12326", "ISSN" : "00465070", "author" : [ { "dropping-particle" : "", "family" : "Connelly", "given" : "Scott", "non-dropping-particle" : "", "parse-names" : false, "suffix" : "" }, { "dropping-particle" : "", "family" : "Pringle", "given" : "Catherine M.", "non-dropping-particle" : "", "parse-names" : false, "suffix" : "" }, { "dropping-particle" : "", "family" : "Barnum", "given" : "Thomas", "non-dropping-particle" : "", "parse-names" : false, "suffix" : "" }, { "dropping-particle" : "", "family" : "Hunte-Brown", "given" : "Meshagae", "non-dropping-particle" : "", "parse-names" : false, "suffix" : "" }, { "dropping-particle" : "", "family" : "Kilham", "given" : "Susan", "non-dropping-particle" : "", "parse-names" : false, "suffix" : "" }, { "dropping-particle" : "", "family" : "Whiles", "given" : "Matt R.", "non-dropping-particle" : "", "parse-names" : false, "suffix" : "" }, { "dropping-particle" : "", "family" : "Lips", "given" : "Karen R.", "non-dropping-particle" : "", "parse-names" : false, "suffix" : "" }, { "dropping-particle" : "", "family" : "Col\u00f3n-Gaud", "given" : "Checo", "non-dropping-particle" : "", "parse-names" : false, "suffix" : "" }, { "dropping-particle" : "", "family" : "Brenes", "given" : "Roberto", "non-dropping-particle" : "", "parse-names" : false, "suffix" : "" } ], "container-title" : "Freshwater Biology", "id" : "ITEM-5", "issue" : "6", "issued" : { "date-parts" : [ [ "2014", "6", "13" ] ] }, "page" : "1113-1122", "title" : "Initial versus longer-term effects of tadpole declines on algae in a Neotropical stream", "type" : "article-journal", "volume" : "59" }, "uris" : [ "http://www.mendeley.com/documents/?uuid=e0792387-5f72-4db5-9e17-4f1d0d27c443" ] } ], "mendeley" : { "previouslyFormattedCitation" : "(Kupferberg 1997a, 1997b, Alford 1999, Connelly et al. 2008, 2014)" }, "properties" : { "noteIndex" : 0 }, "schema" : "https://github.com/citation-style-language/schema/raw/master/csl-citation.json" }</w:instrText>
      </w:r>
      <w:r w:rsidR="00AF7B6A">
        <w:rPr>
          <w:rFonts w:ascii="Times New Roman" w:hAnsi="Times New Roman" w:cs="Times New Roman"/>
          <w:sz w:val="24"/>
          <w:szCs w:val="24"/>
        </w:rPr>
        <w:fldChar w:fldCharType="separate"/>
      </w:r>
      <w:r w:rsidR="00AF7B6A" w:rsidRPr="00AF7B6A">
        <w:rPr>
          <w:rFonts w:ascii="Times New Roman" w:hAnsi="Times New Roman" w:cs="Times New Roman"/>
          <w:noProof/>
          <w:sz w:val="24"/>
          <w:szCs w:val="24"/>
        </w:rPr>
        <w:t>(Kupferberg 1997a, 1997b, Alford 1999, Connelly et al. 2008, 2014)</w:t>
      </w:r>
      <w:r w:rsidR="00AF7B6A">
        <w:rPr>
          <w:rFonts w:ascii="Times New Roman" w:hAnsi="Times New Roman" w:cs="Times New Roman"/>
          <w:sz w:val="24"/>
          <w:szCs w:val="24"/>
        </w:rPr>
        <w:fldChar w:fldCharType="end"/>
      </w:r>
      <w:r w:rsidR="00652144">
        <w:rPr>
          <w:rFonts w:ascii="Times New Roman" w:hAnsi="Times New Roman" w:cs="Times New Roman"/>
          <w:sz w:val="24"/>
          <w:szCs w:val="24"/>
        </w:rPr>
        <w:t xml:space="preserve">.  </w:t>
      </w:r>
      <w:r w:rsidR="00AF7B6A">
        <w:rPr>
          <w:rFonts w:ascii="Times New Roman" w:hAnsi="Times New Roman" w:cs="Times New Roman"/>
          <w:sz w:val="24"/>
          <w:szCs w:val="24"/>
        </w:rPr>
        <w:t xml:space="preserve">In </w:t>
      </w:r>
      <w:r w:rsidR="00D47A51">
        <w:rPr>
          <w:rFonts w:ascii="Times New Roman" w:hAnsi="Times New Roman" w:cs="Times New Roman"/>
          <w:sz w:val="24"/>
          <w:szCs w:val="24"/>
        </w:rPr>
        <w:t>experiments</w:t>
      </w:r>
      <w:r w:rsidR="00AF7B6A">
        <w:rPr>
          <w:rFonts w:ascii="Times New Roman" w:hAnsi="Times New Roman" w:cs="Times New Roman"/>
          <w:sz w:val="24"/>
          <w:szCs w:val="24"/>
        </w:rPr>
        <w:t xml:space="preserve">, </w:t>
      </w:r>
      <w:ins w:id="124" w:author="Thomas Collier Smith" w:date="2014-10-17T21:24:00Z">
        <w:r w:rsidR="00414356">
          <w:rPr>
            <w:rFonts w:ascii="Times New Roman" w:hAnsi="Times New Roman" w:cs="Times New Roman"/>
            <w:sz w:val="24"/>
            <w:szCs w:val="24"/>
          </w:rPr>
          <w:t>C</w:t>
        </w:r>
      </w:ins>
      <w:del w:id="125" w:author="Thomas Collier Smith" w:date="2014-10-17T21:24:00Z">
        <w:r w:rsidR="00AF7B6A" w:rsidDel="00414356">
          <w:rPr>
            <w:rFonts w:ascii="Times New Roman" w:hAnsi="Times New Roman" w:cs="Times New Roman"/>
            <w:sz w:val="24"/>
            <w:szCs w:val="24"/>
          </w:rPr>
          <w:delText>c</w:delText>
        </w:r>
      </w:del>
      <w:r w:rsidR="00AF7B6A">
        <w:rPr>
          <w:rFonts w:ascii="Times New Roman" w:hAnsi="Times New Roman" w:cs="Times New Roman"/>
          <w:sz w:val="24"/>
          <w:szCs w:val="24"/>
        </w:rPr>
        <w:t xml:space="preserve">ommon frog </w:t>
      </w:r>
      <w:proofErr w:type="spellStart"/>
      <w:r w:rsidR="00AF7B6A">
        <w:rPr>
          <w:rFonts w:ascii="Times New Roman" w:hAnsi="Times New Roman" w:cs="Times New Roman"/>
          <w:sz w:val="24"/>
          <w:szCs w:val="24"/>
        </w:rPr>
        <w:t>tadpoles</w:t>
      </w:r>
      <w:del w:id="126" w:author="Thomas Collier Smith" w:date="2014-10-17T21:24:00Z">
        <w:r w:rsidR="00AF7B6A" w:rsidDel="00414356">
          <w:rPr>
            <w:rFonts w:ascii="Times New Roman" w:hAnsi="Times New Roman" w:cs="Times New Roman"/>
            <w:sz w:val="24"/>
            <w:szCs w:val="24"/>
          </w:rPr>
          <w:delText xml:space="preserve"> </w:delText>
        </w:r>
        <w:r w:rsidR="00704A56" w:rsidDel="00414356">
          <w:rPr>
            <w:rFonts w:ascii="Times New Roman" w:hAnsi="Times New Roman" w:cs="Times New Roman"/>
            <w:sz w:val="24"/>
            <w:szCs w:val="24"/>
          </w:rPr>
          <w:delText>(</w:delText>
        </w:r>
        <w:r w:rsidR="00704A56" w:rsidRPr="00704A56" w:rsidDel="00414356">
          <w:rPr>
            <w:rFonts w:ascii="Times New Roman" w:hAnsi="Times New Roman" w:cs="Times New Roman"/>
            <w:i/>
            <w:sz w:val="24"/>
            <w:szCs w:val="24"/>
          </w:rPr>
          <w:delText>Rana temporaria</w:delText>
        </w:r>
        <w:r w:rsidR="00704A56" w:rsidDel="00414356">
          <w:rPr>
            <w:rFonts w:ascii="Times New Roman" w:hAnsi="Times New Roman" w:cs="Times New Roman"/>
            <w:sz w:val="24"/>
            <w:szCs w:val="24"/>
          </w:rPr>
          <w:delText xml:space="preserve">) </w:delText>
        </w:r>
      </w:del>
      <w:r w:rsidR="00AF7B6A">
        <w:rPr>
          <w:rFonts w:ascii="Times New Roman" w:hAnsi="Times New Roman" w:cs="Times New Roman"/>
          <w:sz w:val="24"/>
          <w:szCs w:val="24"/>
        </w:rPr>
        <w:t>suppress</w:t>
      </w:r>
      <w:r w:rsidR="00D47A51">
        <w:rPr>
          <w:rFonts w:ascii="Times New Roman" w:hAnsi="Times New Roman" w:cs="Times New Roman"/>
          <w:sz w:val="24"/>
          <w:szCs w:val="24"/>
        </w:rPr>
        <w:t>ed</w:t>
      </w:r>
      <w:proofErr w:type="spellEnd"/>
      <w:r w:rsidR="00AF7B6A">
        <w:rPr>
          <w:rFonts w:ascii="Times New Roman" w:hAnsi="Times New Roman" w:cs="Times New Roman"/>
          <w:sz w:val="24"/>
          <w:szCs w:val="24"/>
        </w:rPr>
        <w:t xml:space="preserve"> </w:t>
      </w:r>
      <w:proofErr w:type="spellStart"/>
      <w:r w:rsidR="00AF7B6A">
        <w:rPr>
          <w:rFonts w:ascii="Times New Roman" w:hAnsi="Times New Roman" w:cs="Times New Roman"/>
          <w:sz w:val="24"/>
          <w:szCs w:val="24"/>
        </w:rPr>
        <w:t>periphyton</w:t>
      </w:r>
      <w:proofErr w:type="spellEnd"/>
      <w:r w:rsidR="00AF7B6A">
        <w:rPr>
          <w:rFonts w:ascii="Times New Roman" w:hAnsi="Times New Roman" w:cs="Times New Roman"/>
          <w:sz w:val="24"/>
          <w:szCs w:val="24"/>
        </w:rPr>
        <w:t xml:space="preserve"> biomass </w:t>
      </w:r>
      <w:r w:rsidR="00D47A51">
        <w:rPr>
          <w:rFonts w:ascii="Times New Roman" w:hAnsi="Times New Roman" w:cs="Times New Roman"/>
          <w:sz w:val="24"/>
          <w:szCs w:val="24"/>
        </w:rPr>
        <w:t xml:space="preserve">60-85% </w:t>
      </w:r>
      <w:r w:rsidR="00AF7B6A">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"Br\u00f6nmark", "given" : "C.", "non-dropping-particle" : "", "parse-names" : false, "suffix" : "" }, { "dropping-particle" : "", "family" : "Rundle", "given" : "S. D.", "non-dropping-particle" : "", "parse-names" : false, "suffix" : "" }, { "dropping-particle" : "", "family" : "Erlandsson", "given" : "A.", "non-dropping-particle" : "", "parse-names" : false, "suffix" : "" } ], "container-title" : "Oecologia", "id" : "ITEM-1", "issue" : "1", "issued" : { "date-parts" : [ [ "1991" ] ] }, "page" : "8-18", "title" : "Interactions between freshwater snails and tadpoles: competition and facilitation", "type" : "article-journal", "volume" : "87" }, "uris" : [ "http://www.mendeley.com/documents/?uuid=6f8eb3ae-f923-48c2-8ae1-d860cb7ab127" ] } ], "mendeley" : { "previouslyFormattedCitation" : "(Br\u00f6nmark et al. 1991)" }, "properties" : { "noteIndex" : 0 }, "schema" : "https://github.com/citation-style-language/schema/raw/master/csl-citation.json" }</w:instrText>
      </w:r>
      <w:r w:rsidR="00AF7B6A">
        <w:rPr>
          <w:rFonts w:ascii="Times New Roman" w:hAnsi="Times New Roman" w:cs="Times New Roman"/>
          <w:sz w:val="24"/>
          <w:szCs w:val="24"/>
        </w:rPr>
        <w:fldChar w:fldCharType="separate"/>
      </w:r>
      <w:r w:rsidR="00AF7B6A" w:rsidRPr="00AF7B6A">
        <w:rPr>
          <w:rFonts w:ascii="Times New Roman" w:hAnsi="Times New Roman" w:cs="Times New Roman"/>
          <w:noProof/>
          <w:sz w:val="24"/>
          <w:szCs w:val="24"/>
        </w:rPr>
        <w:t>(Brönmark et al. 1991)</w:t>
      </w:r>
      <w:r w:rsidR="00AF7B6A">
        <w:rPr>
          <w:rFonts w:ascii="Times New Roman" w:hAnsi="Times New Roman" w:cs="Times New Roman"/>
          <w:sz w:val="24"/>
          <w:szCs w:val="24"/>
        </w:rPr>
        <w:fldChar w:fldCharType="end"/>
      </w:r>
      <w:r w:rsidR="00AF7B6A">
        <w:rPr>
          <w:rFonts w:ascii="Times New Roman" w:hAnsi="Times New Roman" w:cs="Times New Roman"/>
          <w:sz w:val="24"/>
          <w:szCs w:val="24"/>
        </w:rPr>
        <w:t>.  Tailed frogs</w:t>
      </w:r>
      <w:r w:rsidR="00704A56">
        <w:rPr>
          <w:rFonts w:ascii="Times New Roman" w:hAnsi="Times New Roman" w:cs="Times New Roman"/>
          <w:sz w:val="24"/>
          <w:szCs w:val="24"/>
        </w:rPr>
        <w:t xml:space="preserve"> </w:t>
      </w:r>
      <w:del w:id="127" w:author="Thomas Collier Smith" w:date="2014-10-17T21:24:00Z">
        <w:r w:rsidR="00704A56" w:rsidDel="00414356">
          <w:rPr>
            <w:rFonts w:ascii="Times New Roman" w:hAnsi="Times New Roman" w:cs="Times New Roman"/>
            <w:sz w:val="24"/>
            <w:szCs w:val="24"/>
          </w:rPr>
          <w:delText>(</w:delText>
        </w:r>
        <w:r w:rsidR="00704A56" w:rsidRPr="00704A56" w:rsidDel="00414356">
          <w:rPr>
            <w:rFonts w:ascii="Times New Roman" w:hAnsi="Times New Roman" w:cs="Times New Roman"/>
            <w:i/>
            <w:sz w:val="24"/>
            <w:szCs w:val="24"/>
          </w:rPr>
          <w:delText>Ascaphus truei</w:delText>
        </w:r>
        <w:r w:rsidR="00704A56" w:rsidDel="00414356">
          <w:rPr>
            <w:rFonts w:ascii="Times New Roman" w:hAnsi="Times New Roman" w:cs="Times New Roman"/>
            <w:sz w:val="24"/>
            <w:szCs w:val="24"/>
          </w:rPr>
          <w:delText>)</w:delText>
        </w:r>
        <w:r w:rsidR="00AF7B6A" w:rsidDel="00414356">
          <w:rPr>
            <w:rFonts w:ascii="Times New Roman" w:hAnsi="Times New Roman" w:cs="Times New Roman"/>
            <w:sz w:val="24"/>
            <w:szCs w:val="24"/>
          </w:rPr>
          <w:delText xml:space="preserve"> </w:delText>
        </w:r>
      </w:del>
      <w:r w:rsidR="00AF7B6A">
        <w:rPr>
          <w:rFonts w:ascii="Times New Roman" w:hAnsi="Times New Roman" w:cs="Times New Roman"/>
          <w:sz w:val="24"/>
          <w:szCs w:val="24"/>
        </w:rPr>
        <w:t xml:space="preserve">in Pacific Northwest streams </w:t>
      </w:r>
      <w:r w:rsidR="0065613A">
        <w:rPr>
          <w:rFonts w:ascii="Times New Roman" w:hAnsi="Times New Roman" w:cs="Times New Roman"/>
          <w:sz w:val="24"/>
          <w:szCs w:val="24"/>
        </w:rPr>
        <w:t xml:space="preserve">consumed 98% of algal biomass </w:t>
      </w:r>
      <w:r w:rsidR="00B82A48">
        <w:rPr>
          <w:rFonts w:ascii="Times New Roman" w:hAnsi="Times New Roman" w:cs="Times New Roman"/>
          <w:sz w:val="24"/>
          <w:szCs w:val="24"/>
        </w:rPr>
        <w:t xml:space="preserve">on experimental tiles </w:t>
      </w:r>
      <w:r w:rsidR="00B82A48">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"Lamberti", "given" : "G. A.", "non-dropping-particle" : "", "parse-names" : false, "suffix" : "" }, { "dropping-particle" : "V.", "family" : "Gregory", "given" : "S.", "non-dropping-particle" : "", "parse-names" : false, "suffix" : "" }, { "dropping-particle" : "", "family" : "Hawkins", "given" : "C. P.", "non-dropping-particle" : "", "parse-names" : false, "suffix" : "" }, { "dropping-particle" : "", "family" : "Wildman", "given" : "R. C.", "non-dropping-particle" : "", "parse-names" : false, "suffix" : "" }, { "dropping-particle" : "", "family" : "Ashkenas", "given" : "L. R.", "non-dropping-particle" : "", "parse-names" : false, "suffix" : "" }, { "dropping-particle" : "", "family" : "DeNicola", "given" : "D. M.", "non-dropping-particle" : "", "parse-names" : false, "suffix" : "" } ], "container-title" : "Freshwater Biology", "id" : "ITEM-1", "issue" : "2", "issued" : { "date-parts" : [ [ "1992" ] ] }, "page" : "237-247", "title" : "Plant\u2014herbivore interactions in streams near Mount St Helens", "type" : "article-journal", "volume" : "27" }, "uris" : [ "http://www.mendeley.com/documents/?uuid=1fa342ed-36ec-445c-8349-16dcd69d4020" ] } ], "mendeley" : { "previouslyFormattedCitation" : "(Lamberti et al. 1992)" }, "properties" : { "noteIndex" : 0 }, "schema" : "https://github.com/citation-style-language/schema/raw/master/csl-citation.json" }</w:instrText>
      </w:r>
      <w:r w:rsidR="00B82A48">
        <w:rPr>
          <w:rFonts w:ascii="Times New Roman" w:hAnsi="Times New Roman" w:cs="Times New Roman"/>
          <w:sz w:val="24"/>
          <w:szCs w:val="24"/>
        </w:rPr>
        <w:fldChar w:fldCharType="separate"/>
      </w:r>
      <w:r w:rsidR="00B82A48" w:rsidRPr="00B82A48">
        <w:rPr>
          <w:rFonts w:ascii="Times New Roman" w:hAnsi="Times New Roman" w:cs="Times New Roman"/>
          <w:noProof/>
          <w:sz w:val="24"/>
          <w:szCs w:val="24"/>
        </w:rPr>
        <w:t>(Lamberti et al. 1992)</w:t>
      </w:r>
      <w:r w:rsidR="00B82A48">
        <w:rPr>
          <w:rFonts w:ascii="Times New Roman" w:hAnsi="Times New Roman" w:cs="Times New Roman"/>
          <w:sz w:val="24"/>
          <w:szCs w:val="24"/>
        </w:rPr>
        <w:fldChar w:fldCharType="end"/>
      </w:r>
      <w:r w:rsidR="00B82A48">
        <w:rPr>
          <w:rFonts w:ascii="Times New Roman" w:hAnsi="Times New Roman" w:cs="Times New Roman"/>
          <w:sz w:val="24"/>
          <w:szCs w:val="24"/>
        </w:rPr>
        <w:t>.</w:t>
      </w:r>
      <w:r w:rsidR="0065613A" w:rsidRPr="0065613A">
        <w:rPr>
          <w:rFonts w:ascii="Times New Roman" w:hAnsi="Times New Roman" w:cs="Times New Roman"/>
          <w:sz w:val="24"/>
          <w:szCs w:val="24"/>
        </w:rPr>
        <w:t xml:space="preserve"> </w:t>
      </w:r>
      <w:r w:rsidR="0065613A">
        <w:rPr>
          <w:rFonts w:ascii="Times New Roman" w:hAnsi="Times New Roman" w:cs="Times New Roman"/>
          <w:sz w:val="24"/>
          <w:szCs w:val="24"/>
        </w:rPr>
        <w:t xml:space="preserve"> In northern California rivers, California red-legged frog </w:t>
      </w:r>
      <w:r w:rsidR="0065613A" w:rsidRPr="00147EF7">
        <w:rPr>
          <w:rFonts w:ascii="Times New Roman" w:hAnsi="Times New Roman" w:cs="Times New Roman"/>
          <w:sz w:val="24"/>
          <w:szCs w:val="24"/>
        </w:rPr>
        <w:t xml:space="preserve">tadpoles </w:t>
      </w:r>
      <w:del w:id="128" w:author="Thomas Collier Smith" w:date="2014-10-17T21:24:00Z">
        <w:r w:rsidR="00704A56" w:rsidDel="00414356">
          <w:rPr>
            <w:rFonts w:ascii="Times New Roman" w:hAnsi="Times New Roman" w:cs="Times New Roman"/>
            <w:sz w:val="24"/>
            <w:szCs w:val="24"/>
          </w:rPr>
          <w:delText>(</w:delText>
        </w:r>
        <w:r w:rsidR="00704A56" w:rsidDel="00414356">
          <w:rPr>
            <w:rFonts w:ascii="Times New Roman" w:hAnsi="Times New Roman" w:cs="Times New Roman"/>
            <w:i/>
            <w:sz w:val="24"/>
            <w:szCs w:val="24"/>
          </w:rPr>
          <w:delText xml:space="preserve">Rana </w:delText>
        </w:r>
        <w:r w:rsidR="00704A56" w:rsidRPr="00F777D3" w:rsidDel="00414356">
          <w:rPr>
            <w:rFonts w:ascii="Times New Roman" w:hAnsi="Times New Roman" w:cs="Times New Roman"/>
            <w:i/>
            <w:sz w:val="24"/>
            <w:szCs w:val="24"/>
          </w:rPr>
          <w:delText>draytonii</w:delText>
        </w:r>
        <w:r w:rsidR="00704A56" w:rsidDel="00414356">
          <w:rPr>
            <w:rFonts w:ascii="Times New Roman" w:hAnsi="Times New Roman" w:cs="Times New Roman"/>
            <w:sz w:val="24"/>
            <w:szCs w:val="24"/>
          </w:rPr>
          <w:delText xml:space="preserve">) </w:delText>
        </w:r>
      </w:del>
      <w:r w:rsidR="0065613A">
        <w:rPr>
          <w:rFonts w:ascii="Times New Roman" w:hAnsi="Times New Roman" w:cs="Times New Roman"/>
          <w:sz w:val="24"/>
          <w:szCs w:val="24"/>
        </w:rPr>
        <w:t xml:space="preserve">can </w:t>
      </w:r>
      <w:r w:rsidR="0065613A" w:rsidRPr="00147EF7">
        <w:rPr>
          <w:rFonts w:ascii="Times New Roman" w:hAnsi="Times New Roman" w:cs="Times New Roman"/>
          <w:sz w:val="24"/>
          <w:szCs w:val="24"/>
        </w:rPr>
        <w:t>graze epiphytic diatoms to abundance</w:t>
      </w:r>
      <w:r w:rsidR="0002091F">
        <w:rPr>
          <w:rFonts w:ascii="Times New Roman" w:hAnsi="Times New Roman" w:cs="Times New Roman"/>
          <w:sz w:val="24"/>
          <w:szCs w:val="24"/>
        </w:rPr>
        <w:t>s low enough to facilitate</w:t>
      </w:r>
      <w:r w:rsidR="0065613A" w:rsidRPr="00147EF7">
        <w:rPr>
          <w:rFonts w:ascii="Times New Roman" w:hAnsi="Times New Roman" w:cs="Times New Roman"/>
          <w:sz w:val="24"/>
          <w:szCs w:val="24"/>
        </w:rPr>
        <w:t xml:space="preserve"> growth of underlying </w:t>
      </w:r>
      <w:r w:rsidR="0065613A">
        <w:rPr>
          <w:rFonts w:ascii="Times New Roman" w:hAnsi="Times New Roman" w:cs="Times New Roman"/>
          <w:sz w:val="24"/>
          <w:szCs w:val="24"/>
        </w:rPr>
        <w:t>vegetation</w:t>
      </w:r>
      <w:del w:id="129" w:author="Thomas Collier Smith" w:date="2014-10-17T21:25:00Z">
        <w:r w:rsidR="0065613A" w:rsidRPr="00147EF7" w:rsidDel="00414356">
          <w:rPr>
            <w:rFonts w:ascii="Times New Roman" w:hAnsi="Times New Roman" w:cs="Times New Roman"/>
            <w:sz w:val="24"/>
            <w:szCs w:val="24"/>
          </w:rPr>
          <w:delText>,</w:delText>
        </w:r>
      </w:del>
      <w:r w:rsidR="0065613A" w:rsidRPr="00147EF7">
        <w:rPr>
          <w:rFonts w:ascii="Times New Roman" w:hAnsi="Times New Roman" w:cs="Times New Roman"/>
          <w:sz w:val="24"/>
          <w:szCs w:val="24"/>
        </w:rPr>
        <w:t xml:space="preserve"> </w:t>
      </w:r>
      <w:r w:rsidR="0065613A">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"Kupferberg", "given" : "S.", "non-dropping-particle" : "", "parse-names" : false, "suffix" : "" } ], "container-title" : "Freshwater Biology", "id" : "ITEM-1", "issue" : "2", "issued" : { "date-parts" : [ [ "1997" ] ] }, "page" : "427-439", "title" : "Facilitation of periphyton production by tadpole grazing: functional differences between species", "type" : "article-journal", "volume" : "37" }, "uris" : [ "http://www.mendeley.com/documents/?uuid=1af84b58-74e1-4f7f-88c3-10b2fabf02da" ] } ], "mendeley" : { "previouslyFormattedCitation" : "(Kupferberg 1997a)" }, "properties" : { "noteIndex" : 0 }, "schema" : "https://github.com/citation-style-language/schema/raw/master/csl-citation.json" }</w:instrText>
      </w:r>
      <w:r w:rsidR="0065613A">
        <w:rPr>
          <w:rFonts w:ascii="Times New Roman" w:hAnsi="Times New Roman" w:cs="Times New Roman"/>
          <w:sz w:val="24"/>
          <w:szCs w:val="24"/>
        </w:rPr>
        <w:fldChar w:fldCharType="separate"/>
      </w:r>
      <w:r w:rsidR="0065613A" w:rsidRPr="00AF7B6A">
        <w:rPr>
          <w:rFonts w:ascii="Times New Roman" w:hAnsi="Times New Roman" w:cs="Times New Roman"/>
          <w:noProof/>
          <w:sz w:val="24"/>
          <w:szCs w:val="24"/>
        </w:rPr>
        <w:t>(Kupferberg 1997a)</w:t>
      </w:r>
      <w:r w:rsidR="0065613A">
        <w:rPr>
          <w:rFonts w:ascii="Times New Roman" w:hAnsi="Times New Roman" w:cs="Times New Roman"/>
          <w:sz w:val="24"/>
          <w:szCs w:val="24"/>
        </w:rPr>
        <w:fldChar w:fldCharType="end"/>
      </w:r>
      <w:r w:rsidR="0012027A">
        <w:rPr>
          <w:rFonts w:ascii="Times New Roman" w:hAnsi="Times New Roman" w:cs="Times New Roman"/>
          <w:sz w:val="24"/>
          <w:szCs w:val="24"/>
        </w:rPr>
        <w:t>.</w:t>
      </w:r>
    </w:p>
    <w:p w:rsidR="00485024" w:rsidRDefault="00AE096E" w:rsidP="006372FF">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652144">
        <w:rPr>
          <w:rFonts w:ascii="Times New Roman" w:hAnsi="Times New Roman" w:cs="Times New Roman"/>
          <w:sz w:val="24"/>
          <w:szCs w:val="24"/>
        </w:rPr>
        <w:t>his ability to control resources</w:t>
      </w:r>
      <w:r>
        <w:rPr>
          <w:rFonts w:ascii="Times New Roman" w:hAnsi="Times New Roman" w:cs="Times New Roman"/>
          <w:sz w:val="24"/>
          <w:szCs w:val="24"/>
        </w:rPr>
        <w:t xml:space="preserve"> means that </w:t>
      </w:r>
      <w:r w:rsidR="00652144">
        <w:rPr>
          <w:rFonts w:ascii="Times New Roman" w:hAnsi="Times New Roman" w:cs="Times New Roman"/>
          <w:sz w:val="24"/>
          <w:szCs w:val="24"/>
        </w:rPr>
        <w:t xml:space="preserve">tadpoles </w:t>
      </w:r>
      <w:del w:id="130" w:author="Thomas Collier Smith" w:date="2014-10-17T21:25:00Z">
        <w:r w:rsidR="00400758" w:rsidDel="00414356">
          <w:rPr>
            <w:rFonts w:ascii="Times New Roman" w:hAnsi="Times New Roman" w:cs="Times New Roman"/>
            <w:sz w:val="24"/>
            <w:szCs w:val="24"/>
          </w:rPr>
          <w:delText>can</w:delText>
        </w:r>
        <w:r w:rsidDel="00414356">
          <w:rPr>
            <w:rFonts w:ascii="Times New Roman" w:hAnsi="Times New Roman" w:cs="Times New Roman"/>
            <w:sz w:val="24"/>
            <w:szCs w:val="24"/>
          </w:rPr>
          <w:delText xml:space="preserve"> </w:delText>
        </w:r>
      </w:del>
      <w:ins w:id="131" w:author="Thomas Collier Smith" w:date="2014-10-17T21:25:00Z">
        <w:r w:rsidR="00414356">
          <w:rPr>
            <w:rFonts w:ascii="Times New Roman" w:hAnsi="Times New Roman" w:cs="Times New Roman"/>
            <w:sz w:val="24"/>
            <w:szCs w:val="24"/>
          </w:rPr>
          <w:t>also have the potential to</w:t>
        </w:r>
        <w:r w:rsidR="00414356">
          <w:rPr>
            <w:rFonts w:ascii="Times New Roman" w:hAnsi="Times New Roman" w:cs="Times New Roman"/>
            <w:sz w:val="24"/>
            <w:szCs w:val="24"/>
          </w:rPr>
          <w:t xml:space="preserve"> </w:t>
        </w:r>
      </w:ins>
      <w:r>
        <w:rPr>
          <w:rFonts w:ascii="Times New Roman" w:hAnsi="Times New Roman" w:cs="Times New Roman"/>
          <w:sz w:val="24"/>
          <w:szCs w:val="24"/>
        </w:rPr>
        <w:t xml:space="preserve">be strong </w:t>
      </w:r>
      <w:r w:rsidR="00400758">
        <w:rPr>
          <w:rFonts w:ascii="Times New Roman" w:hAnsi="Times New Roman" w:cs="Times New Roman"/>
          <w:sz w:val="24"/>
          <w:szCs w:val="24"/>
        </w:rPr>
        <w:t xml:space="preserve">exploitative </w:t>
      </w:r>
      <w:r w:rsidR="00652144">
        <w:rPr>
          <w:rFonts w:ascii="Times New Roman" w:hAnsi="Times New Roman" w:cs="Times New Roman"/>
          <w:sz w:val="24"/>
          <w:szCs w:val="24"/>
        </w:rPr>
        <w:t>competitors</w:t>
      </w:r>
      <w:r w:rsidR="00037EE4">
        <w:rPr>
          <w:rFonts w:ascii="Times New Roman" w:hAnsi="Times New Roman" w:cs="Times New Roman"/>
          <w:sz w:val="24"/>
          <w:szCs w:val="24"/>
        </w:rPr>
        <w:t xml:space="preserve">.  </w:t>
      </w:r>
      <w:r w:rsidR="00607641">
        <w:rPr>
          <w:rFonts w:ascii="Times New Roman" w:hAnsi="Times New Roman" w:cs="Times New Roman"/>
          <w:sz w:val="24"/>
          <w:szCs w:val="24"/>
        </w:rPr>
        <w:t>I</w:t>
      </w:r>
      <w:r w:rsidR="00037EE4">
        <w:rPr>
          <w:rFonts w:ascii="Times New Roman" w:hAnsi="Times New Roman" w:cs="Times New Roman"/>
          <w:sz w:val="24"/>
          <w:szCs w:val="24"/>
        </w:rPr>
        <w:t>nvasive American bullfrog tadpoles in northern California rivers reduce algal abundance and cause declines in native California red-legged frog</w:t>
      </w:r>
      <w:r w:rsidR="00F777D3">
        <w:rPr>
          <w:rFonts w:ascii="Times New Roman" w:hAnsi="Times New Roman" w:cs="Times New Roman"/>
          <w:sz w:val="24"/>
          <w:szCs w:val="24"/>
        </w:rPr>
        <w:t xml:space="preserve"> </w:t>
      </w:r>
      <w:del w:id="132" w:author="Thomas Collier Smith" w:date="2014-10-17T21:24:00Z">
        <w:r w:rsidR="00F777D3" w:rsidDel="00414356">
          <w:rPr>
            <w:rFonts w:ascii="Times New Roman" w:hAnsi="Times New Roman" w:cs="Times New Roman"/>
            <w:sz w:val="24"/>
            <w:szCs w:val="24"/>
          </w:rPr>
          <w:delText>(</w:delText>
        </w:r>
        <w:r w:rsidR="00F777D3" w:rsidDel="00414356">
          <w:rPr>
            <w:rFonts w:ascii="Times New Roman" w:hAnsi="Times New Roman" w:cs="Times New Roman"/>
            <w:i/>
            <w:sz w:val="24"/>
            <w:szCs w:val="24"/>
          </w:rPr>
          <w:delText xml:space="preserve">Rana </w:delText>
        </w:r>
        <w:r w:rsidR="00F777D3" w:rsidRPr="00F777D3" w:rsidDel="00414356">
          <w:rPr>
            <w:rFonts w:ascii="Times New Roman" w:hAnsi="Times New Roman" w:cs="Times New Roman"/>
            <w:i/>
            <w:sz w:val="24"/>
            <w:szCs w:val="24"/>
          </w:rPr>
          <w:delText>draytonii</w:delText>
        </w:r>
        <w:r w:rsidR="00F777D3" w:rsidDel="00414356">
          <w:rPr>
            <w:rFonts w:ascii="Times New Roman" w:hAnsi="Times New Roman" w:cs="Times New Roman"/>
            <w:sz w:val="24"/>
            <w:szCs w:val="24"/>
          </w:rPr>
          <w:delText xml:space="preserve">) </w:delText>
        </w:r>
      </w:del>
      <w:r w:rsidR="00037EE4">
        <w:rPr>
          <w:rFonts w:ascii="Times New Roman" w:hAnsi="Times New Roman" w:cs="Times New Roman"/>
          <w:sz w:val="24"/>
          <w:szCs w:val="24"/>
        </w:rPr>
        <w:t xml:space="preserve">and Pacific </w:t>
      </w:r>
      <w:proofErr w:type="spellStart"/>
      <w:r w:rsidR="00037EE4">
        <w:rPr>
          <w:rFonts w:ascii="Times New Roman" w:hAnsi="Times New Roman" w:cs="Times New Roman"/>
          <w:sz w:val="24"/>
          <w:szCs w:val="24"/>
        </w:rPr>
        <w:t>treefrog</w:t>
      </w:r>
      <w:proofErr w:type="spellEnd"/>
      <w:r w:rsidR="00037EE4">
        <w:rPr>
          <w:rFonts w:ascii="Times New Roman" w:hAnsi="Times New Roman" w:cs="Times New Roman"/>
          <w:sz w:val="24"/>
          <w:szCs w:val="24"/>
        </w:rPr>
        <w:t xml:space="preserve"> </w:t>
      </w:r>
      <w:del w:id="133" w:author="Thomas Collier Smith" w:date="2014-10-17T21:24:00Z">
        <w:r w:rsidR="00704A56" w:rsidDel="00414356">
          <w:rPr>
            <w:rFonts w:ascii="Times New Roman" w:hAnsi="Times New Roman" w:cs="Times New Roman"/>
            <w:sz w:val="24"/>
            <w:szCs w:val="24"/>
          </w:rPr>
          <w:delText>(</w:delText>
        </w:r>
        <w:r w:rsidR="00704A56" w:rsidDel="00414356">
          <w:rPr>
            <w:rFonts w:ascii="Times New Roman" w:hAnsi="Times New Roman" w:cs="Times New Roman"/>
            <w:i/>
            <w:sz w:val="24"/>
            <w:szCs w:val="24"/>
          </w:rPr>
          <w:delText>Pseudacris regilla</w:delText>
        </w:r>
        <w:r w:rsidR="00704A56" w:rsidDel="00414356">
          <w:rPr>
            <w:rFonts w:ascii="Times New Roman" w:hAnsi="Times New Roman" w:cs="Times New Roman"/>
            <w:sz w:val="24"/>
            <w:szCs w:val="24"/>
          </w:rPr>
          <w:delText xml:space="preserve">) </w:delText>
        </w:r>
      </w:del>
      <w:r w:rsidR="00037EE4">
        <w:rPr>
          <w:rFonts w:ascii="Times New Roman" w:hAnsi="Times New Roman" w:cs="Times New Roman"/>
          <w:sz w:val="24"/>
          <w:szCs w:val="24"/>
        </w:rPr>
        <w:t xml:space="preserve">tadpoles; these two native species </w:t>
      </w:r>
      <w:r w:rsidR="00607641">
        <w:rPr>
          <w:rFonts w:ascii="Times New Roman" w:hAnsi="Times New Roman" w:cs="Times New Roman"/>
          <w:sz w:val="24"/>
          <w:szCs w:val="24"/>
        </w:rPr>
        <w:t xml:space="preserve">also </w:t>
      </w:r>
      <w:r w:rsidR="00F777D3">
        <w:rPr>
          <w:rFonts w:ascii="Times New Roman" w:hAnsi="Times New Roman" w:cs="Times New Roman"/>
          <w:sz w:val="24"/>
          <w:szCs w:val="24"/>
        </w:rPr>
        <w:t>competed via exploitation, both</w:t>
      </w:r>
      <w:r w:rsidR="00607641">
        <w:rPr>
          <w:rFonts w:ascii="Times New Roman" w:hAnsi="Times New Roman" w:cs="Times New Roman"/>
          <w:sz w:val="24"/>
          <w:szCs w:val="24"/>
        </w:rPr>
        <w:t xml:space="preserve"> intra- and interspecific</w:t>
      </w:r>
      <w:r w:rsidR="00F777D3">
        <w:rPr>
          <w:rFonts w:ascii="Times New Roman" w:hAnsi="Times New Roman" w:cs="Times New Roman"/>
          <w:sz w:val="24"/>
          <w:szCs w:val="24"/>
        </w:rPr>
        <w:t>ally</w:t>
      </w:r>
      <w:r w:rsidR="00607641">
        <w:rPr>
          <w:rFonts w:ascii="Times New Roman" w:hAnsi="Times New Roman" w:cs="Times New Roman"/>
          <w:sz w:val="24"/>
          <w:szCs w:val="24"/>
        </w:rPr>
        <w:t xml:space="preserve"> </w:t>
      </w:r>
      <w:r w:rsidR="00F777D3">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"Kupferberg", "given" : "S. J.", "non-dropping-particle" : "", "parse-names" : false, "suffix" : "" } ], "container-title" : "Integrative and Comparative Biology", "id" : "ITEM-1", "issue" : "2", "issued" : { "date-parts" : [ [ "1997" ] ] }, "page" : "146-159", "title" : "The Role of Larval Diet in Anuran Metamorphosis 1", "type" : "article-journal", "volume" : "37" }, "uris" : [ "http://www.mendeley.com/documents/?uuid=12211dbe-67c5-4544-ae31-a20343e8a8a4" ] } ], "mendeley" : { "previouslyFormattedCitation" : "(Kupferberg 1997b)" }, "properties" : { "noteIndex" : 0 }, "schema" : "https://github.com/citation-style-language/schema/raw/master/csl-citation.json" }</w:instrText>
      </w:r>
      <w:r w:rsidR="00F777D3">
        <w:rPr>
          <w:rFonts w:ascii="Times New Roman" w:hAnsi="Times New Roman" w:cs="Times New Roman"/>
          <w:sz w:val="24"/>
          <w:szCs w:val="24"/>
        </w:rPr>
        <w:fldChar w:fldCharType="separate"/>
      </w:r>
      <w:r w:rsidR="00F777D3" w:rsidRPr="00F777D3">
        <w:rPr>
          <w:rFonts w:ascii="Times New Roman" w:hAnsi="Times New Roman" w:cs="Times New Roman"/>
          <w:noProof/>
          <w:sz w:val="24"/>
          <w:szCs w:val="24"/>
        </w:rPr>
        <w:t>(Kupferberg 1997b)</w:t>
      </w:r>
      <w:r w:rsidR="00F777D3">
        <w:rPr>
          <w:rFonts w:ascii="Times New Roman" w:hAnsi="Times New Roman" w:cs="Times New Roman"/>
          <w:sz w:val="24"/>
          <w:szCs w:val="24"/>
        </w:rPr>
        <w:fldChar w:fldCharType="end"/>
      </w:r>
      <w:r w:rsidR="00037EE4">
        <w:rPr>
          <w:rFonts w:ascii="Times New Roman" w:hAnsi="Times New Roman" w:cs="Times New Roman"/>
          <w:sz w:val="24"/>
          <w:szCs w:val="24"/>
        </w:rPr>
        <w:t xml:space="preserve">.  </w:t>
      </w:r>
      <w:del w:id="134" w:author="Thomas Collier Smith" w:date="2014-10-17T21:29:00Z">
        <w:r w:rsidR="00F777D3" w:rsidDel="00414356">
          <w:rPr>
            <w:rFonts w:ascii="Times New Roman" w:hAnsi="Times New Roman" w:cs="Times New Roman"/>
            <w:sz w:val="24"/>
            <w:szCs w:val="24"/>
          </w:rPr>
          <w:delText xml:space="preserve">Tadpoles can also affect individual </w:delText>
        </w:r>
        <w:r w:rsidR="00652144" w:rsidDel="00414356">
          <w:rPr>
            <w:rFonts w:ascii="Times New Roman" w:hAnsi="Times New Roman" w:cs="Times New Roman"/>
            <w:sz w:val="24"/>
            <w:szCs w:val="24"/>
          </w:rPr>
          <w:delText xml:space="preserve">growth or </w:delText>
        </w:r>
        <w:r w:rsidR="00F777D3" w:rsidDel="00414356">
          <w:rPr>
            <w:rFonts w:ascii="Times New Roman" w:hAnsi="Times New Roman" w:cs="Times New Roman"/>
            <w:sz w:val="24"/>
            <w:szCs w:val="24"/>
          </w:rPr>
          <w:delText xml:space="preserve">abundance </w:delText>
        </w:r>
        <w:r w:rsidR="00652144" w:rsidDel="00414356">
          <w:rPr>
            <w:rFonts w:ascii="Times New Roman" w:hAnsi="Times New Roman" w:cs="Times New Roman"/>
            <w:sz w:val="24"/>
            <w:szCs w:val="24"/>
          </w:rPr>
          <w:delText xml:space="preserve">of </w:delText>
        </w:r>
        <w:r w:rsidR="00F777D3" w:rsidDel="00414356">
          <w:rPr>
            <w:rFonts w:ascii="Times New Roman" w:hAnsi="Times New Roman" w:cs="Times New Roman"/>
            <w:sz w:val="24"/>
            <w:szCs w:val="24"/>
          </w:rPr>
          <w:delText>non-tadpoles</w:delText>
        </w:r>
        <w:r w:rsidR="00652144" w:rsidDel="00414356">
          <w:rPr>
            <w:rFonts w:ascii="Times New Roman" w:hAnsi="Times New Roman" w:cs="Times New Roman"/>
            <w:sz w:val="24"/>
            <w:szCs w:val="24"/>
          </w:rPr>
          <w:delText xml:space="preserve"> through </w:delText>
        </w:r>
        <w:r w:rsidR="00F777D3" w:rsidDel="00414356">
          <w:rPr>
            <w:rFonts w:ascii="Times New Roman" w:hAnsi="Times New Roman" w:cs="Times New Roman"/>
            <w:sz w:val="24"/>
            <w:szCs w:val="24"/>
          </w:rPr>
          <w:delText xml:space="preserve">exploitative </w:delText>
        </w:r>
        <w:r w:rsidR="00652144" w:rsidDel="00414356">
          <w:rPr>
            <w:rFonts w:ascii="Times New Roman" w:hAnsi="Times New Roman" w:cs="Times New Roman"/>
            <w:sz w:val="24"/>
            <w:szCs w:val="24"/>
          </w:rPr>
          <w:delText>competition</w:delText>
        </w:r>
        <w:r w:rsidR="00F777D3" w:rsidDel="00414356">
          <w:rPr>
            <w:rFonts w:ascii="Times New Roman" w:hAnsi="Times New Roman" w:cs="Times New Roman"/>
            <w:sz w:val="24"/>
            <w:szCs w:val="24"/>
          </w:rPr>
          <w:delText xml:space="preserve">, including </w:delText>
        </w:r>
        <w:r w:rsidR="00B75575" w:rsidDel="00414356">
          <w:rPr>
            <w:rFonts w:ascii="Times New Roman" w:hAnsi="Times New Roman" w:cs="Times New Roman"/>
            <w:sz w:val="24"/>
            <w:szCs w:val="24"/>
          </w:rPr>
          <w:delText>newts</w:delText>
        </w:r>
        <w:r w:rsidR="00F777D3" w:rsidDel="00414356">
          <w:rPr>
            <w:rFonts w:ascii="Times New Roman" w:hAnsi="Times New Roman" w:cs="Times New Roman"/>
            <w:sz w:val="24"/>
            <w:szCs w:val="24"/>
          </w:rPr>
          <w:delText xml:space="preserve"> and mosquito larvae</w:delText>
        </w:r>
        <w:r w:rsidR="00B75575" w:rsidDel="00414356">
          <w:rPr>
            <w:rFonts w:ascii="Times New Roman" w:hAnsi="Times New Roman" w:cs="Times New Roman"/>
            <w:sz w:val="24"/>
            <w:szCs w:val="24"/>
          </w:rPr>
          <w:delText xml:space="preserve"> </w:delText>
        </w:r>
        <w:r w:rsidR="00F777D3" w:rsidDel="00414356">
          <w:rPr>
            <w:rFonts w:ascii="Times New Roman" w:hAnsi="Times New Roman" w:cs="Times New Roman"/>
            <w:sz w:val="24"/>
            <w:szCs w:val="24"/>
          </w:rPr>
          <w:fldChar w:fldCharType="begin" w:fldLock="1"/>
        </w:r>
        <w:r w:rsidR="00E17E7F" w:rsidDel="00414356">
          <w:rPr>
            <w:rFonts w:ascii="Times New Roman" w:hAnsi="Times New Roman" w:cs="Times New Roman"/>
            <w:sz w:val="24"/>
            <w:szCs w:val="24"/>
          </w:rPr>
          <w:delInstrText>ADDIN CSL_CITATION { "citationItems" : [ { "id" : "ITEM-1", "itemData" : { "author" : [ { "dropping-particle" : "", "family" : "Blaustein", "given" : "L.", "non-dropping-particle" : "", "parse-names" : false, "suffix" : "" }, { "dropping-particle" : "", "family" : "Margalit", "given" : "J.", "non-dropping-particle" : "", "parse-names" : false, "suffix" : "" } ], "container-title" : "Journal of Animal Ecology", "id" : "ITEM-1", "issued" : { "date-parts" : [ [ "1994" ] ] }, "page" : "841-850", "title" : "Mosquito larvae (Culiseta longiareolata) prey upon and compete with toad tadpoles (Bufo viridis)", "type" : "article-journal" }, "uris" : [ "http://www.mendeley.com/documents/?uuid=693bba6e-8d31-4ca8-98a5-40f7740e2b3b" ] }, { "id" : "ITEM-2", "itemData" : { "author" : [ { "dropping-particle" : "", "family" : "Blaustein", "given" : "L.", "non-dropping-particle" : "", "parse-names" : false, "suffix" : "" }, { "dropping-particle" : "", "family" : "Margalit", "given" : "J.", "non-dropping-particle" : "", "parse-names" : false, "suffix" : "" } ], "container-title" : "Journal of Animal Ecology", "id" : "ITEM-2", "issue" : "1", "issued" : { "date-parts" : [ [ "1996" ] ] }, "page" : "77-84", "title" : "Priority effects in temporary pools: nature and outcome of mosquito larva-toad tadpole interactions depend on order of entrance", "type" : "article-journal", "volume" : "65" }, "uris" : [ "http://www.mendeley.com/documents/?uuid=16cf3669-f57b-4dd2-ab77-0d3a58418609" ] }, { "id" : "ITEM-3", "itemData" : { "author" : [ { "dropping-particle" : "", "family" : "Alford", "given" : "R. A.", "non-dropping-particle" : "", "parse-names" : false, "suffix" : "" } ], "container-title" : "Tadpoles: The Biology of Anuran Larvae", "id" : "ITEM-3", "issued" : { "date-parts" : [ [ "1999" ] ] }, "page" : "240\u2013278", "title" : "Ecology: resource use, competition, and predation", "type" : "article-journal" }, "uris" : [ "http://www.mendeley.com/documents/?uuid=71aadeeb-9ffb-46a3-a120-55a1d7854e93" ] } ], "mendeley" : { "previouslyFormattedCitation" : "(Blaustein and Margalit 1994, 1996, Alford 1999)" }, "properties" : { "noteIndex" : 0 }, "schema" : "https://github.com/citation-style-language/schema/raw/master/csl-citation.json" }</w:delInstrText>
        </w:r>
        <w:r w:rsidR="00F777D3" w:rsidDel="00414356">
          <w:rPr>
            <w:rFonts w:ascii="Times New Roman" w:hAnsi="Times New Roman" w:cs="Times New Roman"/>
            <w:sz w:val="24"/>
            <w:szCs w:val="24"/>
          </w:rPr>
          <w:fldChar w:fldCharType="separate"/>
        </w:r>
        <w:r w:rsidR="00F777D3" w:rsidRPr="00F777D3" w:rsidDel="00414356">
          <w:rPr>
            <w:rFonts w:ascii="Times New Roman" w:hAnsi="Times New Roman" w:cs="Times New Roman"/>
            <w:noProof/>
            <w:sz w:val="24"/>
            <w:szCs w:val="24"/>
          </w:rPr>
          <w:delText>(Blaustein and Margalit 1994, 1996, Alford 1999)</w:delText>
        </w:r>
        <w:r w:rsidR="00F777D3" w:rsidDel="00414356">
          <w:rPr>
            <w:rFonts w:ascii="Times New Roman" w:hAnsi="Times New Roman" w:cs="Times New Roman"/>
            <w:sz w:val="24"/>
            <w:szCs w:val="24"/>
          </w:rPr>
          <w:fldChar w:fldCharType="end"/>
        </w:r>
      </w:del>
      <w:r w:rsidR="005A66B2">
        <w:rPr>
          <w:rFonts w:ascii="Times New Roman" w:hAnsi="Times New Roman" w:cs="Times New Roman"/>
          <w:sz w:val="24"/>
          <w:szCs w:val="24"/>
        </w:rPr>
        <w:t xml:space="preserve">.  </w:t>
      </w:r>
      <w:r w:rsidR="00037EE4">
        <w:rPr>
          <w:rFonts w:ascii="Times New Roman" w:hAnsi="Times New Roman" w:cs="Times New Roman"/>
          <w:sz w:val="24"/>
          <w:szCs w:val="24"/>
        </w:rPr>
        <w:t xml:space="preserve">The presence of Common frog </w:t>
      </w:r>
      <w:r w:rsidR="0002091F">
        <w:rPr>
          <w:rFonts w:ascii="Times New Roman" w:hAnsi="Times New Roman" w:cs="Times New Roman"/>
          <w:sz w:val="24"/>
          <w:szCs w:val="24"/>
        </w:rPr>
        <w:t>(</w:t>
      </w:r>
      <w:r w:rsidR="0002091F" w:rsidRPr="00037EE4">
        <w:rPr>
          <w:rFonts w:ascii="Times New Roman" w:hAnsi="Times New Roman" w:cs="Times New Roman"/>
          <w:i/>
          <w:sz w:val="24"/>
          <w:szCs w:val="24"/>
        </w:rPr>
        <w:t xml:space="preserve">Rana </w:t>
      </w:r>
      <w:proofErr w:type="spellStart"/>
      <w:r w:rsidR="0002091F" w:rsidRPr="00037EE4">
        <w:rPr>
          <w:rFonts w:ascii="Times New Roman" w:hAnsi="Times New Roman" w:cs="Times New Roman"/>
          <w:i/>
          <w:sz w:val="24"/>
          <w:szCs w:val="24"/>
        </w:rPr>
        <w:t>temporaria</w:t>
      </w:r>
      <w:proofErr w:type="spellEnd"/>
      <w:r w:rsidR="0002091F">
        <w:rPr>
          <w:rFonts w:ascii="Times New Roman" w:hAnsi="Times New Roman" w:cs="Times New Roman"/>
          <w:sz w:val="24"/>
          <w:szCs w:val="24"/>
        </w:rPr>
        <w:t xml:space="preserve">) </w:t>
      </w:r>
      <w:r w:rsidR="00037EE4">
        <w:rPr>
          <w:rFonts w:ascii="Times New Roman" w:hAnsi="Times New Roman" w:cs="Times New Roman"/>
          <w:sz w:val="24"/>
          <w:szCs w:val="24"/>
        </w:rPr>
        <w:t>tadpoles</w:t>
      </w:r>
      <w:r w:rsidR="0002091F">
        <w:rPr>
          <w:rFonts w:ascii="Times New Roman" w:hAnsi="Times New Roman" w:cs="Times New Roman"/>
          <w:sz w:val="24"/>
          <w:szCs w:val="24"/>
        </w:rPr>
        <w:t>,</w:t>
      </w:r>
      <w:r w:rsidR="00037EE4">
        <w:rPr>
          <w:rFonts w:ascii="Times New Roman" w:hAnsi="Times New Roman" w:cs="Times New Roman"/>
          <w:sz w:val="24"/>
          <w:szCs w:val="24"/>
        </w:rPr>
        <w:t xml:space="preserve"> grazing the preferred food of co-occurring snails in Swedish lakes</w:t>
      </w:r>
      <w:r w:rsidR="0002091F">
        <w:rPr>
          <w:rFonts w:ascii="Times New Roman" w:hAnsi="Times New Roman" w:cs="Times New Roman"/>
          <w:sz w:val="24"/>
          <w:szCs w:val="24"/>
        </w:rPr>
        <w:t>,</w:t>
      </w:r>
      <w:r w:rsidR="00037EE4">
        <w:rPr>
          <w:rFonts w:ascii="Times New Roman" w:hAnsi="Times New Roman" w:cs="Times New Roman"/>
          <w:sz w:val="24"/>
          <w:szCs w:val="24"/>
        </w:rPr>
        <w:t xml:space="preserve"> can reduce snail growth rate and fecundity </w:t>
      </w:r>
      <w:r w:rsidR="00704A56">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"Br\u00f6nmark", "given" : "C.", "non-dropping-particle" : "", "parse-names" : false, "suffix" : "" }, { "dropping-particle" : "", "family" : "Rundle", "given" : "S. D.", "non-dropping-particle" : "", "parse-names" : false, "suffix" : "" }, { "dropping-particle" : "", "family" : "Erlandsson", "given" : "A.", "non-dropping-particle" : "", "parse-names" : false, "suffix" : "" } ], "container-title" : "Oecologia", "id" : "ITEM-1", "issue" : "1", "issued" : { "date-parts" : [ [ "1991" ] ] }, "page" : "8-18", "title" : "Interactions between freshwater snails and tadpoles: competition and facilitation", "type" : "article-journal", "volume" : "87" }, "uris" : [ "http://www.mendeley.com/documents/?uuid=6f8eb3ae-f923-48c2-8ae1-d860cb7ab127" ] } ], "mendeley" : { "previouslyFormattedCitation" : "(Br\u00f6nmark et al. 1991)" }, "properties" : { "noteIndex" : 0 }, "schema" : "https://github.com/citation-style-language/schema/raw/master/csl-citation.json" }</w:instrText>
      </w:r>
      <w:r w:rsidR="00704A56">
        <w:rPr>
          <w:rFonts w:ascii="Times New Roman" w:hAnsi="Times New Roman" w:cs="Times New Roman"/>
          <w:sz w:val="24"/>
          <w:szCs w:val="24"/>
        </w:rPr>
        <w:fldChar w:fldCharType="separate"/>
      </w:r>
      <w:r w:rsidR="00704A56" w:rsidRPr="00704A56">
        <w:rPr>
          <w:rFonts w:ascii="Times New Roman" w:hAnsi="Times New Roman" w:cs="Times New Roman"/>
          <w:noProof/>
          <w:sz w:val="24"/>
          <w:szCs w:val="24"/>
        </w:rPr>
        <w:t>(Brönmark et al. 1991)</w:t>
      </w:r>
      <w:r w:rsidR="00704A56">
        <w:rPr>
          <w:rFonts w:ascii="Times New Roman" w:hAnsi="Times New Roman" w:cs="Times New Roman"/>
          <w:sz w:val="24"/>
          <w:szCs w:val="24"/>
        </w:rPr>
        <w:fldChar w:fldCharType="end"/>
      </w:r>
      <w:r w:rsidR="00037EE4">
        <w:rPr>
          <w:rFonts w:ascii="Times New Roman" w:hAnsi="Times New Roman" w:cs="Times New Roman"/>
          <w:sz w:val="24"/>
          <w:szCs w:val="24"/>
        </w:rPr>
        <w:t xml:space="preserve">.  </w:t>
      </w:r>
      <w:r w:rsidR="00147EF7">
        <w:rPr>
          <w:rFonts w:ascii="Times New Roman" w:hAnsi="Times New Roman" w:cs="Times New Roman"/>
          <w:sz w:val="24"/>
          <w:szCs w:val="24"/>
        </w:rPr>
        <w:t xml:space="preserve">Where </w:t>
      </w:r>
      <w:r w:rsidR="00F777D3">
        <w:rPr>
          <w:rFonts w:ascii="Times New Roman" w:hAnsi="Times New Roman" w:cs="Times New Roman"/>
          <w:sz w:val="24"/>
          <w:szCs w:val="24"/>
        </w:rPr>
        <w:t>California red-legged frog (</w:t>
      </w:r>
      <w:r w:rsidR="00147EF7">
        <w:rPr>
          <w:rFonts w:ascii="Times New Roman" w:hAnsi="Times New Roman" w:cs="Times New Roman"/>
          <w:i/>
          <w:sz w:val="24"/>
          <w:szCs w:val="24"/>
        </w:rPr>
        <w:t xml:space="preserve">Rana </w:t>
      </w:r>
      <w:proofErr w:type="spellStart"/>
      <w:r w:rsidR="00F777D3" w:rsidRPr="00F777D3">
        <w:rPr>
          <w:rFonts w:ascii="Times New Roman" w:hAnsi="Times New Roman" w:cs="Times New Roman"/>
          <w:i/>
          <w:sz w:val="24"/>
          <w:szCs w:val="24"/>
        </w:rPr>
        <w:t>draytonii</w:t>
      </w:r>
      <w:proofErr w:type="spellEnd"/>
      <w:r w:rsidR="00F777D3">
        <w:rPr>
          <w:rFonts w:ascii="Times New Roman" w:hAnsi="Times New Roman" w:cs="Times New Roman"/>
          <w:sz w:val="24"/>
          <w:szCs w:val="24"/>
        </w:rPr>
        <w:t xml:space="preserve">) </w:t>
      </w:r>
      <w:r w:rsidR="00147EF7" w:rsidRPr="00F777D3">
        <w:rPr>
          <w:rFonts w:ascii="Times New Roman" w:hAnsi="Times New Roman" w:cs="Times New Roman"/>
          <w:sz w:val="24"/>
          <w:szCs w:val="24"/>
        </w:rPr>
        <w:t>tadpoles</w:t>
      </w:r>
      <w:r w:rsidR="00147EF7">
        <w:rPr>
          <w:rFonts w:ascii="Times New Roman" w:hAnsi="Times New Roman" w:cs="Times New Roman"/>
          <w:sz w:val="24"/>
          <w:szCs w:val="24"/>
        </w:rPr>
        <w:t xml:space="preserve"> were excluded, mayfly nymphs and </w:t>
      </w:r>
      <w:proofErr w:type="spellStart"/>
      <w:r w:rsidR="00147EF7">
        <w:rPr>
          <w:rFonts w:ascii="Times New Roman" w:hAnsi="Times New Roman" w:cs="Times New Roman"/>
          <w:sz w:val="24"/>
          <w:szCs w:val="24"/>
        </w:rPr>
        <w:t>chironomid</w:t>
      </w:r>
      <w:proofErr w:type="spellEnd"/>
      <w:r w:rsidR="00147EF7">
        <w:rPr>
          <w:rFonts w:ascii="Times New Roman" w:hAnsi="Times New Roman" w:cs="Times New Roman"/>
          <w:sz w:val="24"/>
          <w:szCs w:val="24"/>
        </w:rPr>
        <w:t xml:space="preserve"> larvae were more abundant probably because epiphytic diatoms were more abundant as well</w:t>
      </w:r>
      <w:del w:id="135" w:author="Thomas Collier Smith" w:date="2014-10-17T21:30:00Z">
        <w:r w:rsidR="00147EF7" w:rsidDel="00414356">
          <w:rPr>
            <w:rFonts w:ascii="Times New Roman" w:hAnsi="Times New Roman" w:cs="Times New Roman"/>
            <w:sz w:val="24"/>
            <w:szCs w:val="24"/>
          </w:rPr>
          <w:delText xml:space="preserve">; however, smaller </w:delText>
        </w:r>
        <w:r w:rsidR="00147EF7" w:rsidRPr="00147EF7" w:rsidDel="00414356">
          <w:rPr>
            <w:rFonts w:ascii="Times New Roman" w:hAnsi="Times New Roman" w:cs="Times New Roman"/>
            <w:i/>
            <w:sz w:val="24"/>
            <w:szCs w:val="24"/>
          </w:rPr>
          <w:delText>Hyla</w:delText>
        </w:r>
        <w:r w:rsidR="00147EF7" w:rsidDel="00414356">
          <w:rPr>
            <w:rFonts w:ascii="Times New Roman" w:hAnsi="Times New Roman" w:cs="Times New Roman"/>
            <w:sz w:val="24"/>
            <w:szCs w:val="24"/>
          </w:rPr>
          <w:delText xml:space="preserve"> tadpoles had no effect on insect abundance</w:delText>
        </w:r>
      </w:del>
      <w:r w:rsidR="00B75575">
        <w:rPr>
          <w:rFonts w:ascii="Times New Roman" w:hAnsi="Times New Roman" w:cs="Times New Roman"/>
          <w:sz w:val="24"/>
          <w:szCs w:val="24"/>
        </w:rPr>
        <w:t xml:space="preserve"> </w:t>
      </w:r>
      <w:r w:rsidR="00704A56">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"Kupferberg", "given" : "S.", "non-dropping-particle" : "", "parse-names" : false, "suffix" : "" } ], "container-title" : "Freshwater Biology", "id" : "ITEM-1", "issue" : "2", "issued" : { "date-parts" : [ [ "1997" ] ] }, "page" : "427-439", "title" : "Facilitation of periphyton production by tadpole grazing: functional differences between species", "type" : "article-journal", "volume" : "37" }, "uris" : [ "http://www.mendeley.com/documents/?uuid=1af84b58-74e1-4f7f-88c3-10b2fabf02da" ] } ], "mendeley" : { "previouslyFormattedCitation" : "(Kupferberg 1997a)" }, "properties" : { "noteIndex" : 0 }, "schema" : "https://github.com/citation-style-language/schema/raw/master/csl-citation.json" }</w:instrText>
      </w:r>
      <w:r w:rsidR="00704A56">
        <w:rPr>
          <w:rFonts w:ascii="Times New Roman" w:hAnsi="Times New Roman" w:cs="Times New Roman"/>
          <w:sz w:val="24"/>
          <w:szCs w:val="24"/>
        </w:rPr>
        <w:fldChar w:fldCharType="separate"/>
      </w:r>
      <w:r w:rsidR="00704A56" w:rsidRPr="00704A56">
        <w:rPr>
          <w:rFonts w:ascii="Times New Roman" w:hAnsi="Times New Roman" w:cs="Times New Roman"/>
          <w:noProof/>
          <w:sz w:val="24"/>
          <w:szCs w:val="24"/>
        </w:rPr>
        <w:t>(Kupferberg 1997a)</w:t>
      </w:r>
      <w:r w:rsidR="00704A56">
        <w:rPr>
          <w:rFonts w:ascii="Times New Roman" w:hAnsi="Times New Roman" w:cs="Times New Roman"/>
          <w:sz w:val="24"/>
          <w:szCs w:val="24"/>
        </w:rPr>
        <w:fldChar w:fldCharType="end"/>
      </w:r>
      <w:r w:rsidR="006372FF">
        <w:rPr>
          <w:rFonts w:ascii="Times New Roman" w:hAnsi="Times New Roman" w:cs="Times New Roman"/>
          <w:sz w:val="24"/>
          <w:szCs w:val="24"/>
        </w:rPr>
        <w:t xml:space="preserve">.  </w:t>
      </w:r>
    </w:p>
    <w:p w:rsidR="00E52861" w:rsidDel="00414356" w:rsidRDefault="00E52861" w:rsidP="006372FF">
      <w:pPr>
        <w:spacing w:line="480" w:lineRule="auto"/>
        <w:ind w:firstLine="720"/>
        <w:rPr>
          <w:rFonts w:ascii="Times New Roman" w:hAnsi="Times New Roman" w:cs="Times New Roman"/>
          <w:sz w:val="24"/>
          <w:szCs w:val="24"/>
        </w:rPr>
      </w:pPr>
      <w:moveFromRangeStart w:id="136" w:author="Thomas Collier Smith" w:date="2014-10-17T21:31:00Z" w:name="move401344845"/>
      <w:moveFrom w:id="137" w:author="Thomas Collier Smith" w:date="2014-10-17T21:31:00Z">
        <w:r w:rsidDel="00414356">
          <w:rPr>
            <w:rFonts w:ascii="Times New Roman" w:hAnsi="Times New Roman" w:cs="Times New Roman"/>
            <w:sz w:val="24"/>
            <w:szCs w:val="24"/>
          </w:rPr>
          <w:lastRenderedPageBreak/>
          <w:t>Interference intra- and interspecific competition by tadpoles is also common.  In Southern Leopard Frog (</w:t>
        </w:r>
        <w:r w:rsidDel="00414356">
          <w:rPr>
            <w:rFonts w:ascii="Times New Roman" w:hAnsi="Times New Roman" w:cs="Times New Roman"/>
            <w:i/>
            <w:sz w:val="24"/>
            <w:szCs w:val="24"/>
          </w:rPr>
          <w:t>Rana utricularia</w:t>
        </w:r>
        <w:r w:rsidDel="00414356">
          <w:rPr>
            <w:rFonts w:ascii="Times New Roman" w:hAnsi="Times New Roman" w:cs="Times New Roman"/>
            <w:sz w:val="24"/>
            <w:szCs w:val="24"/>
          </w:rPr>
          <w:t xml:space="preserve">) populations in which tadpoles are largely subsidized by their own feces, the largest tadpoles experience increased tadpole density as an increase in food supply, and were larger at higher densities.  However, mean tadpole size decreased with density because the few big tadpoles bullied small tadpoles and prevented feeding </w:t>
        </w:r>
        <w:r w:rsidDel="00414356">
          <w:rPr>
            <w:rFonts w:ascii="Times New Roman" w:hAnsi="Times New Roman" w:cs="Times New Roman"/>
            <w:sz w:val="24"/>
            <w:szCs w:val="24"/>
          </w:rPr>
          <w:fldChar w:fldCharType="begin" w:fldLock="1"/>
        </w:r>
        <w:r w:rsidR="00E17E7F" w:rsidDel="00414356">
          <w:rPr>
            <w:rFonts w:ascii="Times New Roman" w:hAnsi="Times New Roman" w:cs="Times New Roman"/>
            <w:sz w:val="24"/>
            <w:szCs w:val="24"/>
          </w:rPr>
          <w:instrText>ADDIN CSL_CITATION { "citationItems" : [ { "id" : "ITEM-1", "itemData" : { "author" : [ { "dropping-particle" : "", "family" : "Steinwascher", "given" : "Kurt", "non-dropping-particle" : "", "parse-names" : false, "suffix" : "" } ], "container-title" : "Ecology", "id" : "ITEM-1", "issue" : "5", "issued" : { "date-parts" : [ [ "1978" ] ] }, "page" : "1039-1046", "title" : "Interference and exploitation competition among tadpoles of Rana utricularia", "type" : "article-journal", "volume" : "59" }, "uris" : [ "http://www.mendeley.com/documents/?uuid=aaf1d805-41b1-4e42-8d9e-d5ef757df230" ] } ], "mendeley" : { "previouslyFormattedCitation" : "(Steinwascher 1978)" }, "properties" : { "noteIndex" : 0 }, "schema" : "https://github.com/citation-style-language/schema/raw/master/csl-citation.json" }</w:instrText>
        </w:r>
        <w:r w:rsidDel="00414356">
          <w:rPr>
            <w:rFonts w:ascii="Times New Roman" w:hAnsi="Times New Roman" w:cs="Times New Roman"/>
            <w:sz w:val="24"/>
            <w:szCs w:val="24"/>
          </w:rPr>
          <w:fldChar w:fldCharType="separate"/>
        </w:r>
        <w:r w:rsidRPr="00485024" w:rsidDel="00414356">
          <w:rPr>
            <w:rFonts w:ascii="Times New Roman" w:hAnsi="Times New Roman" w:cs="Times New Roman"/>
            <w:noProof/>
            <w:sz w:val="24"/>
            <w:szCs w:val="24"/>
          </w:rPr>
          <w:t>(Steinwascher 1978)</w:t>
        </w:r>
        <w:r w:rsidDel="00414356">
          <w:rPr>
            <w:rFonts w:ascii="Times New Roman" w:hAnsi="Times New Roman" w:cs="Times New Roman"/>
            <w:sz w:val="24"/>
            <w:szCs w:val="24"/>
          </w:rPr>
          <w:fldChar w:fldCharType="end"/>
        </w:r>
        <w:r w:rsidDel="00414356">
          <w:rPr>
            <w:rFonts w:ascii="Times New Roman" w:hAnsi="Times New Roman" w:cs="Times New Roman"/>
            <w:sz w:val="24"/>
            <w:szCs w:val="24"/>
          </w:rPr>
          <w:t>.  Tadpoles may also interfere with the feeding of other taxa by altering the habitat.  As many tadpoles feed on the benthos, they “</w:t>
        </w:r>
        <w:commentRangeStart w:id="138"/>
        <w:r w:rsidDel="00414356">
          <w:rPr>
            <w:rFonts w:ascii="Times New Roman" w:hAnsi="Times New Roman" w:cs="Times New Roman"/>
            <w:sz w:val="24"/>
            <w:szCs w:val="24"/>
          </w:rPr>
          <w:t>bulldoze</w:t>
        </w:r>
        <w:commentRangeEnd w:id="138"/>
        <w:r w:rsidR="005D653D" w:rsidDel="00414356">
          <w:rPr>
            <w:rStyle w:val="CommentReference"/>
          </w:rPr>
          <w:commentReference w:id="138"/>
        </w:r>
        <w:r w:rsidDel="00414356">
          <w:rPr>
            <w:rFonts w:ascii="Times New Roman" w:hAnsi="Times New Roman" w:cs="Times New Roman"/>
            <w:sz w:val="24"/>
            <w:szCs w:val="24"/>
          </w:rPr>
          <w:t xml:space="preserve">” sediments, moving and bioturbating them </w:t>
        </w:r>
        <w:r w:rsidDel="00414356">
          <w:rPr>
            <w:rFonts w:ascii="Times New Roman" w:hAnsi="Times New Roman" w:cs="Times New Roman"/>
            <w:sz w:val="24"/>
            <w:szCs w:val="24"/>
          </w:rPr>
          <w:fldChar w:fldCharType="begin" w:fldLock="1"/>
        </w:r>
        <w:r w:rsidR="00E17E7F" w:rsidDel="00414356">
          <w:rPr>
            <w:rFonts w:ascii="Times New Roman" w:hAnsi="Times New Roman" w:cs="Times New Roman"/>
            <w:sz w:val="24"/>
            <w:szCs w:val="24"/>
          </w:rPr>
          <w:instrText>ADDIN CSL_CITATION { "citationItems" : [ { "id" : "ITEM-1", "itemData" : { "author" : [ { "dropping-particle" : "", "family" : "Ranvestel", "given" : "A. W.", "non-dropping-particle" : "", "parse-names" : false, "suffix" : "" }, { "dropping-particle" : "", "family" : "Lips", "given" : "K. R.", "non-dropping-particle" : "", "parse-names" : false, "suffix" : "" }, { "dropping-particle" : "", "family" : "Pringle", "given" : "C. M.", "non-dropping-particle" : "", "parse-names" : false, "suffix" : "" }, { "dropping-particle" : "", "family" : "Whiles", "given" : "M. R.", "non-dropping-particle" : "", "parse-names" : false, "suffix" : "" }, { "dropping-particle" : "", "family" : "Bixby", "given" : "R. J.", "non-dropping-particle" : "", "parse-names" : false, "suffix" : "" } ], "container-title" : "Freshwater Biology", "id" : "ITEM-1", "issue" : "3", "issued" : { "date-parts" : [ [ "2004" ] ] }, "page" : "274-285", "title" : "Neotropical tadpoles influence stream benthos: evidence for the ecological consequences of decline in amphibian populations", "type" : "article-journal", "volume" : "49" }, "uris" : [ "http://www.mendeley.com/documents/?uuid=0929344a-1d93-41be-b5ee-9c907a982220" ] }, { "id" : "ITEM-2", "itemData" : { "DOI" : "10.3390/insects3020432", "ISSN" : "2075-4450", "abstract" : "Two native, stream-associated amphibians are found in coastal streams of the west coast of North America, the tailed frog and the coastal giant salamander, and each interacts with stream insects in contrasting ways. For tailed frogs, their tadpoles are the primary life stage found in steep streams and they consume biofilm from rock surfaces, which can have trophic and non-trophic effects on stream insects. By virtue of their size the tadpoles are relatively insensitive to stream insect larvae, and tadpoles are capable of depleting biofilm levels directly (exploitative competition), and may also \u201cbulldoze\u201d insect larvae from the surfaces of stones (interference competition). Coastal giant salamander larvae, and sometimes adults, are found in small streams where they prey primarily on stream insects, as well as other small prey. This predator-prey interaction with stream insects does not appear to result in differences in the stream invertebrate community between streams with and without salamander larvae. These two examples illustrate the potential for trophic and non-trophic interactions between stream-associated amphibians and stream insects, and also highlights the need for further research in these systems.", "author" : [ { "dropping-particle" : "", "family" : "Atwood", "given" : "Trisha", "non-dropping-particle" : "", "parse-names" : false, "suffix" : "" }, { "dropping-particle" : "", "family" : "Richardson", "given" : "John S.", "non-dropping-particle" : "", "parse-names" : false, "suffix" : "" } ], "container-title" : "Insects", "id" : "ITEM-2", "issue" : "4", "issued" : { "date-parts" : [ [ "2012", "4", "10" ] ] }, "page" : "432-441", "publisher" : "Molecular Diversity Preservation International", "title" : "Trophic Interactions Between Insects and Stream-Associated Amphibians in Steep, Cobble-Bottom Streams of the Pacific Coast of North America", "type" : "article-journal", "volume" : "3" }, "uris" : [ "http://www.mendeley.com/documents/?uuid=463b25a2-ba88-42e6-a378-08a1a8f9cbc1" ] } ], "mendeley" : { "previouslyFormattedCitation" : "(Ranvestel et al. 2004, Atwood and Richardson 2012)" }, "properties" : { "noteIndex" : 0 }, "schema" : "https://github.com/citation-style-language/schema/raw/master/csl-citation.json" }</w:instrText>
        </w:r>
        <w:r w:rsidDel="00414356">
          <w:rPr>
            <w:rFonts w:ascii="Times New Roman" w:hAnsi="Times New Roman" w:cs="Times New Roman"/>
            <w:sz w:val="24"/>
            <w:szCs w:val="24"/>
          </w:rPr>
          <w:fldChar w:fldCharType="separate"/>
        </w:r>
        <w:r w:rsidRPr="008D61FC" w:rsidDel="00414356">
          <w:rPr>
            <w:rFonts w:ascii="Times New Roman" w:hAnsi="Times New Roman" w:cs="Times New Roman"/>
            <w:noProof/>
            <w:sz w:val="24"/>
            <w:szCs w:val="24"/>
          </w:rPr>
          <w:t>(Ranvestel et al. 2004, Atwood and Richardson 2012)</w:t>
        </w:r>
        <w:r w:rsidDel="00414356">
          <w:rPr>
            <w:rFonts w:ascii="Times New Roman" w:hAnsi="Times New Roman" w:cs="Times New Roman"/>
            <w:sz w:val="24"/>
            <w:szCs w:val="24"/>
          </w:rPr>
          <w:fldChar w:fldCharType="end"/>
        </w:r>
        <w:r w:rsidDel="00414356">
          <w:rPr>
            <w:rFonts w:ascii="Times New Roman" w:hAnsi="Times New Roman" w:cs="Times New Roman"/>
            <w:sz w:val="24"/>
            <w:szCs w:val="24"/>
          </w:rPr>
          <w:t xml:space="preserve">.  This action can disturb and displace grazing insects </w:t>
        </w:r>
        <w:r w:rsidR="005D653D" w:rsidDel="00414356">
          <w:rPr>
            <w:rFonts w:ascii="Times New Roman" w:hAnsi="Times New Roman" w:cs="Times New Roman"/>
            <w:sz w:val="24"/>
            <w:szCs w:val="24"/>
          </w:rPr>
          <w:fldChar w:fldCharType="begin" w:fldLock="1"/>
        </w:r>
        <w:r w:rsidR="00E17E7F" w:rsidDel="00414356">
          <w:rPr>
            <w:rFonts w:ascii="Times New Roman" w:hAnsi="Times New Roman" w:cs="Times New Roman"/>
            <w:sz w:val="24"/>
            <w:szCs w:val="24"/>
          </w:rPr>
          <w:instrText>ADDIN CSL_CITATION { "citationItems" : [ { "id" : "ITEM-1", "itemData" : { "DOI" : "10.3390/insects3020432", "ISSN" : "2075-4450", "abstract" : "Two native, stream-associated amphibians are found in coastal streams of the west coast of North America, the tailed frog and the coastal giant salamander, and each interacts with stream insects in contrasting ways. For tailed frogs, their tadpoles are the primary life stage found in steep streams and they consume biofilm from rock surfaces, which can have trophic and non-trophic effects on stream insects. By virtue of their size the tadpoles are relatively insensitive to stream insect larvae, and tadpoles are capable of depleting biofilm levels directly (exploitative competition), and may also \u201cbulldoze\u201d insect larvae from the surfaces of stones (interference competition). Coastal giant salamander larvae, and sometimes adults, are found in small streams where they prey primarily on stream insects, as well as other small prey. This predator-prey interaction with stream insects does not appear to result in differences in the stream invertebrate community between streams with and without salamander larvae. These two examples illustrate the potential for trophic and non-trophic interactions between stream-associated amphibians and stream insects, and also highlights the need for further research in these systems.", "author" : [ { "dropping-particle" : "", "family" : "Atwood", "given" : "Trisha", "non-dropping-particle" : "", "parse-names" : false, "suffix" : "" }, { "dropping-particle" : "", "family" : "Richardson", "given" : "John S.", "non-dropping-particle" : "", "parse-names" : false, "suffix" : "" } ], "container-title" : "Insects", "id" : "ITEM-1", "issue" : "4", "issued" : { "date-parts" : [ [ "2012", "4", "10" ] ] }, "page" : "432-441", "publisher" : "Molecular Diversity Preservation International", "title" : "Trophic Interactions Between Insects and Stream-Associated Amphibians in Steep, Cobble-Bottom Streams of the Pacific Coast of North America", "type" : "article-journal", "volume" : "3" }, "uris" : [ "http://www.mendeley.com/documents/?uuid=463b25a2-ba88-42e6-a378-08a1a8f9cbc1" ] }, { "id" : "ITEM-2", "itemData" : { "author" : [ { "dropping-particle" : "", "family" : "Kiffney", "given" : "P. M.", "non-dropping-particle" : "", "parse-names" : false, "suffix" : "" }, { "dropping-particle" : "", "family" : "Richardson", "given" : "J. S.", "non-dropping-particle" : "", "parse-names" : false, "suffix" : "" } ], "container-title" : "Copeia", "id" : "ITEM-2", "issue" : "2", "issued" : { "date-parts" : [ [ "2001" ] ] }, "page" : "422-429", "title" : "Interactions among Nutrients, Periphyton, and Invertebrate and Vertebrate (Ascaphus truei) Grazers in Experimental Channels", "type" : "article-journal", "volume" : "2001" }, "uris" : [ "http://www.mendeley.com/documents/?uuid=418fa1ea-50b3-4eef-9e18-e0a67de8fffc" ] } ], "mendeley" : { "previouslyFormattedCitation" : "(Kiffney and Richardson 2001, Atwood and Richardson 2012)" }, "properties" : { "noteIndex" : 0 }, "schema" : "https://github.com/citation-style-language/schema/raw/master/csl-citation.json" }</w:instrText>
        </w:r>
        <w:r w:rsidR="005D653D" w:rsidDel="00414356">
          <w:rPr>
            <w:rFonts w:ascii="Times New Roman" w:hAnsi="Times New Roman" w:cs="Times New Roman"/>
            <w:sz w:val="24"/>
            <w:szCs w:val="24"/>
          </w:rPr>
          <w:fldChar w:fldCharType="separate"/>
        </w:r>
        <w:r w:rsidR="005D653D" w:rsidRPr="005D653D" w:rsidDel="00414356">
          <w:rPr>
            <w:rFonts w:ascii="Times New Roman" w:hAnsi="Times New Roman" w:cs="Times New Roman"/>
            <w:noProof/>
            <w:sz w:val="24"/>
            <w:szCs w:val="24"/>
          </w:rPr>
          <w:t>(Kiffney and Richardson 2001, Atwood and Richardson 2012)</w:t>
        </w:r>
        <w:r w:rsidR="005D653D" w:rsidDel="00414356">
          <w:rPr>
            <w:rFonts w:ascii="Times New Roman" w:hAnsi="Times New Roman" w:cs="Times New Roman"/>
            <w:sz w:val="24"/>
            <w:szCs w:val="24"/>
          </w:rPr>
          <w:fldChar w:fldCharType="end"/>
        </w:r>
        <w:r w:rsidR="005D653D" w:rsidDel="00414356">
          <w:rPr>
            <w:rFonts w:ascii="Times New Roman" w:hAnsi="Times New Roman" w:cs="Times New Roman"/>
            <w:sz w:val="24"/>
            <w:szCs w:val="24"/>
          </w:rPr>
          <w:t xml:space="preserve"> </w:t>
        </w:r>
        <w:r w:rsidDel="00414356">
          <w:rPr>
            <w:rFonts w:ascii="Times New Roman" w:hAnsi="Times New Roman" w:cs="Times New Roman"/>
            <w:sz w:val="24"/>
            <w:szCs w:val="24"/>
          </w:rPr>
          <w:t>which may negatively affect their populations.</w:t>
        </w:r>
      </w:moveFrom>
    </w:p>
    <w:moveFromRangeEnd w:id="136"/>
    <w:p w:rsidR="00147EF7" w:rsidRDefault="002B4EB9" w:rsidP="006372FF">
      <w:pPr>
        <w:spacing w:line="480" w:lineRule="auto"/>
        <w:ind w:firstLine="720"/>
        <w:rPr>
          <w:rFonts w:ascii="Times New Roman" w:hAnsi="Times New Roman" w:cs="Times New Roman"/>
          <w:sz w:val="24"/>
          <w:szCs w:val="24"/>
        </w:rPr>
      </w:pPr>
      <w:ins w:id="139" w:author="Thomas Collier Smith" w:date="2014-10-17T21:37:00Z">
        <w:r>
          <w:rPr>
            <w:rFonts w:ascii="Times New Roman" w:hAnsi="Times New Roman" w:cs="Times New Roman"/>
            <w:sz w:val="24"/>
            <w:szCs w:val="24"/>
          </w:rPr>
          <w:t xml:space="preserve">Furthermore, </w:t>
        </w:r>
      </w:ins>
      <w:del w:id="140" w:author="Thomas Collier Smith" w:date="2014-10-17T21:37:00Z">
        <w:r w:rsidR="00147EF7" w:rsidDel="002B4EB9">
          <w:rPr>
            <w:rFonts w:ascii="Times New Roman" w:hAnsi="Times New Roman" w:cs="Times New Roman"/>
            <w:sz w:val="24"/>
            <w:szCs w:val="24"/>
          </w:rPr>
          <w:delText>T</w:delText>
        </w:r>
      </w:del>
      <w:ins w:id="141" w:author="Thomas Collier Smith" w:date="2014-10-17T21:37:00Z">
        <w:r>
          <w:rPr>
            <w:rFonts w:ascii="Times New Roman" w:hAnsi="Times New Roman" w:cs="Times New Roman"/>
            <w:sz w:val="24"/>
            <w:szCs w:val="24"/>
          </w:rPr>
          <w:t>t</w:t>
        </w:r>
      </w:ins>
      <w:r w:rsidR="00147EF7">
        <w:rPr>
          <w:rFonts w:ascii="Times New Roman" w:hAnsi="Times New Roman" w:cs="Times New Roman"/>
          <w:sz w:val="24"/>
          <w:szCs w:val="24"/>
        </w:rPr>
        <w:t>he ecological inter</w:t>
      </w:r>
      <w:r w:rsidR="006D6EFC">
        <w:rPr>
          <w:rFonts w:ascii="Times New Roman" w:hAnsi="Times New Roman" w:cs="Times New Roman"/>
          <w:sz w:val="24"/>
          <w:szCs w:val="24"/>
        </w:rPr>
        <w:t>a</w:t>
      </w:r>
      <w:r w:rsidR="00147EF7">
        <w:rPr>
          <w:rFonts w:ascii="Times New Roman" w:hAnsi="Times New Roman" w:cs="Times New Roman"/>
          <w:sz w:val="24"/>
          <w:szCs w:val="24"/>
        </w:rPr>
        <w:t xml:space="preserve">ctions of tadpoles </w:t>
      </w:r>
      <w:r w:rsidR="00E52861">
        <w:rPr>
          <w:rFonts w:ascii="Times New Roman" w:hAnsi="Times New Roman" w:cs="Times New Roman"/>
          <w:sz w:val="24"/>
          <w:szCs w:val="24"/>
        </w:rPr>
        <w:t xml:space="preserve">and their resources and consumers </w:t>
      </w:r>
      <w:r w:rsidR="00147EF7">
        <w:rPr>
          <w:rFonts w:ascii="Times New Roman" w:hAnsi="Times New Roman" w:cs="Times New Roman"/>
          <w:sz w:val="24"/>
          <w:szCs w:val="24"/>
        </w:rPr>
        <w:t xml:space="preserve">are not </w:t>
      </w:r>
      <w:ins w:id="142" w:author="Thomas Collier Smith" w:date="2014-10-17T21:33:00Z">
        <w:r>
          <w:rPr>
            <w:rFonts w:ascii="Times New Roman" w:hAnsi="Times New Roman" w:cs="Times New Roman"/>
            <w:sz w:val="24"/>
            <w:szCs w:val="24"/>
          </w:rPr>
          <w:t xml:space="preserve">limited to top down and exploitative interactions.  Tadpoles </w:t>
        </w:r>
      </w:ins>
      <w:ins w:id="143" w:author="Thomas Collier Smith" w:date="2014-10-17T21:36:00Z">
        <w:r>
          <w:rPr>
            <w:rFonts w:ascii="Times New Roman" w:hAnsi="Times New Roman" w:cs="Times New Roman"/>
            <w:sz w:val="24"/>
            <w:szCs w:val="24"/>
          </w:rPr>
          <w:t xml:space="preserve">can compete through interference </w:t>
        </w:r>
      </w:ins>
      <w:ins w:id="144" w:author="Thomas Collier Smith" w:date="2014-10-17T21:37:00Z">
        <w:r>
          <w:rPr>
            <w:rFonts w:ascii="Times New Roman" w:hAnsi="Times New Roman" w:cs="Times New Roman"/>
            <w:sz w:val="24"/>
            <w:szCs w:val="24"/>
          </w:rPr>
          <w:fldChar w:fldCharType="begin" w:fldLock="1"/>
        </w:r>
      </w:ins>
      <w:r w:rsidR="00617E4C">
        <w:rPr>
          <w:rFonts w:ascii="Times New Roman" w:hAnsi="Times New Roman" w:cs="Times New Roman"/>
          <w:sz w:val="24"/>
          <w:szCs w:val="24"/>
        </w:rPr>
        <w:instrText>ADDIN CSL_CITATION { "citationItems" : [ { "id" : "ITEM-1", "itemData" : { "author" : [ { "dropping-particle" : "", "family" : "Steinwascher", "given" : "Kurt", "non-dropping-particle" : "", "parse-names" : false, "suffix" : "" } ], "container-title" : "Ecology", "id" : "ITEM-1", "issue" : "5", "issued" : { "date-parts" : [ [ "1978" ] ] }, "page" : "1039-1046", "title" : "Interference and exploitation competition among tadpoles of Rana utricularia", "type" : "article-journal", "volume" : "59" }, "uris" : [ "http://www.mendeley.com/documents/?uuid=aaf1d805-41b1-4e42-8d9e-d5ef757df230" ] }, { "id" : "ITEM-2", "itemData" : { "author" : [ { "dropping-particle" : "", "family" : "Kiffney", "given" : "P. M.", "non-dropping-particle" : "", "parse-names" : false, "suffix" : "" }, { "dropping-particle" : "", "family" : "Richardson", "given" : "J. S.", "non-dropping-particle" : "", "parse-names" : false, "suffix" : "" } ], "container-title" : "Copeia", "id" : "ITEM-2", "issue" : "2", "issued" : { "date-parts" : [ [ "2001" ] ] }, "page" : "422-429", "title" : "Interactions among Nutrients, Periphyton, and Invertebrate and Vertebrate (Ascaphus truei) Grazers in Experimental Channels", "type" : "article-journal", "volume" : "2001" }, "uris" : [ "http://www.mendeley.com/documents/?uuid=418fa1ea-50b3-4eef-9e18-e0a67de8fffc" ] } ], "mendeley" : { "previouslyFormattedCitation" : "(Steinwascher 1978, Kiffney and Richardson 2001)" }, "properties" : { "noteIndex" : 0 }, "schema" : "https://github.com/citation-style-language/schema/raw/master/csl-citation.json" }</w:instrText>
      </w:r>
      <w:r>
        <w:rPr>
          <w:rFonts w:ascii="Times New Roman" w:hAnsi="Times New Roman" w:cs="Times New Roman"/>
          <w:sz w:val="24"/>
          <w:szCs w:val="24"/>
        </w:rPr>
        <w:fldChar w:fldCharType="separate"/>
      </w:r>
      <w:r w:rsidRPr="002B4EB9">
        <w:rPr>
          <w:rFonts w:ascii="Times New Roman" w:hAnsi="Times New Roman" w:cs="Times New Roman"/>
          <w:noProof/>
          <w:sz w:val="24"/>
          <w:szCs w:val="24"/>
        </w:rPr>
        <w:t>(Steinwascher 1978, Kiffney and Richardson 2001)</w:t>
      </w:r>
      <w:ins w:id="145" w:author="Thomas Collier Smith" w:date="2014-10-17T21:37:00Z">
        <w:r>
          <w:rPr>
            <w:rFonts w:ascii="Times New Roman" w:hAnsi="Times New Roman" w:cs="Times New Roman"/>
            <w:sz w:val="24"/>
            <w:szCs w:val="24"/>
          </w:rPr>
          <w:fldChar w:fldCharType="end"/>
        </w:r>
      </w:ins>
      <w:ins w:id="146" w:author="Thomas Collier Smith" w:date="2014-10-17T21:33:00Z">
        <w:r>
          <w:rPr>
            <w:rFonts w:ascii="Times New Roman" w:hAnsi="Times New Roman" w:cs="Times New Roman"/>
            <w:sz w:val="24"/>
            <w:szCs w:val="24"/>
          </w:rPr>
          <w:t xml:space="preserve">are subject to </w:t>
        </w:r>
      </w:ins>
      <w:ins w:id="147" w:author="Thomas Collier Smith" w:date="2014-10-17T21:34:00Z">
        <w:r>
          <w:rPr>
            <w:rFonts w:ascii="Times New Roman" w:hAnsi="Times New Roman" w:cs="Times New Roman"/>
            <w:sz w:val="24"/>
            <w:szCs w:val="24"/>
          </w:rPr>
          <w:t xml:space="preserve">interspecific competition </w:t>
        </w:r>
        <w:r>
          <w:rPr>
            <w:rFonts w:ascii="Times New Roman" w:hAnsi="Times New Roman" w:cs="Times New Roman"/>
            <w:sz w:val="24"/>
            <w:szCs w:val="24"/>
          </w:rPr>
          <w:fldChar w:fldCharType="begin" w:fldLock="1"/>
        </w:r>
      </w:ins>
      <w:r w:rsidR="00617E4C">
        <w:rPr>
          <w:rFonts w:ascii="Times New Roman" w:hAnsi="Times New Roman" w:cs="Times New Roman"/>
          <w:sz w:val="24"/>
          <w:szCs w:val="24"/>
        </w:rPr>
        <w:instrText>ADDIN CSL_CITATION { "citationItems" : [ { "id" : "ITEM-1", "itemData" : { "author" : [ { "dropping-particle" : "", "family" : "Morin", "given" : "P. J.", "non-dropping-particle" : "", "parse-names" : false, "suffix" : "" }, { "dropping-particle" : "", "family" : "Lawler", "given" : "S. P.", "non-dropping-particle" : "", "parse-names" : false, "suffix" : "" }, { "dropping-particle" : "", "family" : "Johnson", "given" : "E. A.", "non-dropping-particle" : "", "parse-names" : false, "suffix" : "" } ], "container-title" : "Ecology", "id" : "ITEM-1", "issue" : "5", "issued" : { "date-parts" : [ [ "1988" ] ] }, "page" : "1401-1409", "title" : "Competition between aquatic insects and vertebrates: interaction strength and higher order interactions", "type" : "article-journal", "volume" : "69" }, "uris" : [ "http://www.mendeley.com/documents/?uuid=8e1617e2-a575-4c87-b1c9-5a0643c02df2" ] } ], "mendeley" : { "previouslyFormattedCitation" : "(Morin et al. 1988)" }, "properties" : { "noteIndex" : 0 }, "schema" : "https://github.com/citation-style-language/schema/raw/master/csl-citation.json" }</w:instrText>
      </w:r>
      <w:r>
        <w:rPr>
          <w:rFonts w:ascii="Times New Roman" w:hAnsi="Times New Roman" w:cs="Times New Roman"/>
          <w:sz w:val="24"/>
          <w:szCs w:val="24"/>
        </w:rPr>
        <w:fldChar w:fldCharType="separate"/>
      </w:r>
      <w:r w:rsidRPr="002B4EB9">
        <w:rPr>
          <w:rFonts w:ascii="Times New Roman" w:hAnsi="Times New Roman" w:cs="Times New Roman"/>
          <w:noProof/>
          <w:sz w:val="24"/>
          <w:szCs w:val="24"/>
        </w:rPr>
        <w:t>(Morin et al. 1988)</w:t>
      </w:r>
      <w:ins w:id="148" w:author="Thomas Collier Smith" w:date="2014-10-17T21:34:00Z">
        <w:r>
          <w:rPr>
            <w:rFonts w:ascii="Times New Roman" w:hAnsi="Times New Roman" w:cs="Times New Roman"/>
            <w:sz w:val="24"/>
            <w:szCs w:val="24"/>
          </w:rPr>
          <w:fldChar w:fldCharType="end"/>
        </w:r>
        <w:r>
          <w:rPr>
            <w:rFonts w:ascii="Times New Roman" w:hAnsi="Times New Roman" w:cs="Times New Roman"/>
            <w:sz w:val="24"/>
            <w:szCs w:val="24"/>
          </w:rPr>
          <w:t xml:space="preserve"> and </w:t>
        </w:r>
      </w:ins>
      <w:ins w:id="149" w:author="Thomas Collier Smith" w:date="2014-10-17T21:33:00Z">
        <w:r>
          <w:rPr>
            <w:rFonts w:ascii="Times New Roman" w:hAnsi="Times New Roman" w:cs="Times New Roman"/>
            <w:sz w:val="24"/>
            <w:szCs w:val="24"/>
          </w:rPr>
          <w:t xml:space="preserve">predation </w:t>
        </w:r>
        <w:r>
          <w:rPr>
            <w:rFonts w:ascii="Times New Roman" w:hAnsi="Times New Roman" w:cs="Times New Roman"/>
            <w:sz w:val="24"/>
            <w:szCs w:val="24"/>
          </w:rPr>
          <w:fldChar w:fldCharType="begin" w:fldLock="1"/>
        </w:r>
      </w:ins>
      <w:r w:rsidR="00617E4C">
        <w:rPr>
          <w:rFonts w:ascii="Times New Roman" w:hAnsi="Times New Roman" w:cs="Times New Roman"/>
          <w:sz w:val="24"/>
          <w:szCs w:val="24"/>
        </w:rPr>
        <w:instrText>ADDIN CSL_CITATION { "citationItems" : [ { "id" : "ITEM-1", "itemData" : { "author" : [ { "dropping-particle" : "", "family" : "Pilliod", "given" : "D. S.", "non-dropping-particle" : "", "parse-names" : false, "suffix" : "" } ], "container-title" : "Northwestern Naturalist", "id" : "ITEM-1", "issue" : "2", "issued" : { "date-parts" : [ [ "2002" ] ] }, "page" : "59-61", "title" : "Clark's Nutcracker (Nucifraga columbiana) Predation on Tadpoles of the Columbia Spotted Frog (Rana luteiventris)", "type" : "article-journal", "volume" : "83" }, "uris" : [ "http://www.mendeley.com/documents/?uuid=36c894ff-5674-463d-9bf3-6e87afde55ee" ] } ], "mendeley" : { "previouslyFormattedCitation" : "(Pilliod 2002)" }, "properties" : { "noteIndex" : 0 }, "schema" : "https://github.com/citation-style-language/schema/raw/master/csl-citation.json" }</w:instrText>
      </w:r>
      <w:r>
        <w:rPr>
          <w:rFonts w:ascii="Times New Roman" w:hAnsi="Times New Roman" w:cs="Times New Roman"/>
          <w:sz w:val="24"/>
          <w:szCs w:val="24"/>
        </w:rPr>
        <w:fldChar w:fldCharType="separate"/>
      </w:r>
      <w:r w:rsidRPr="002B4EB9">
        <w:rPr>
          <w:rFonts w:ascii="Times New Roman" w:hAnsi="Times New Roman" w:cs="Times New Roman"/>
          <w:noProof/>
          <w:sz w:val="24"/>
          <w:szCs w:val="24"/>
        </w:rPr>
        <w:t>(Pilliod 2002)</w:t>
      </w:r>
      <w:ins w:id="150" w:author="Thomas Collier Smith" w:date="2014-10-17T21:33:00Z">
        <w:r>
          <w:rPr>
            <w:rFonts w:ascii="Times New Roman" w:hAnsi="Times New Roman" w:cs="Times New Roman"/>
            <w:sz w:val="24"/>
            <w:szCs w:val="24"/>
          </w:rPr>
          <w:fldChar w:fldCharType="end"/>
        </w:r>
      </w:ins>
      <w:ins w:id="151" w:author="Thomas Collier Smith" w:date="2014-10-17T21:34:00Z">
        <w:r>
          <w:rPr>
            <w:rFonts w:ascii="Times New Roman" w:hAnsi="Times New Roman" w:cs="Times New Roman"/>
            <w:sz w:val="24"/>
            <w:szCs w:val="24"/>
          </w:rPr>
          <w:t xml:space="preserve">, but can also facilitate insects by </w:t>
        </w:r>
      </w:ins>
      <w:ins w:id="152" w:author="Thomas Collier Smith" w:date="2014-10-17T21:35:00Z">
        <w:r>
          <w:rPr>
            <w:rFonts w:ascii="Times New Roman" w:hAnsi="Times New Roman" w:cs="Times New Roman"/>
            <w:sz w:val="24"/>
            <w:szCs w:val="24"/>
          </w:rPr>
          <w:t xml:space="preserve">uncovering </w:t>
        </w:r>
        <w:proofErr w:type="spellStart"/>
        <w:r>
          <w:rPr>
            <w:rFonts w:ascii="Times New Roman" w:hAnsi="Times New Roman" w:cs="Times New Roman"/>
            <w:sz w:val="24"/>
            <w:szCs w:val="24"/>
          </w:rPr>
          <w:t>grazable</w:t>
        </w:r>
        <w:proofErr w:type="spellEnd"/>
        <w:r>
          <w:rPr>
            <w:rFonts w:ascii="Times New Roman" w:hAnsi="Times New Roman" w:cs="Times New Roman"/>
            <w:sz w:val="24"/>
            <w:szCs w:val="24"/>
          </w:rPr>
          <w:t xml:space="preserve"> benthic material </w:t>
        </w:r>
        <w:r>
          <w:rPr>
            <w:rFonts w:ascii="Times New Roman" w:hAnsi="Times New Roman" w:cs="Times New Roman"/>
            <w:sz w:val="24"/>
            <w:szCs w:val="24"/>
          </w:rPr>
          <w:fldChar w:fldCharType="begin" w:fldLock="1"/>
        </w:r>
      </w:ins>
      <w:r w:rsidR="00617E4C">
        <w:rPr>
          <w:rFonts w:ascii="Times New Roman" w:hAnsi="Times New Roman" w:cs="Times New Roman"/>
          <w:sz w:val="24"/>
          <w:szCs w:val="24"/>
        </w:rPr>
        <w:instrText>ADDIN CSL_CITATION { "citationItems" : [ { "id" : "ITEM-1", "itemData" : { "author" : [ { "dropping-particle" : "", "family" : "Ranvestel", "given" : "A. W.", "non-dropping-particle" : "", "parse-names" : false, "suffix" : "" }, { "dropping-particle" : "", "family" : "Lips", "given" : "K. R.", "non-dropping-particle" : "", "parse-names" : false, "suffix" : "" }, { "dropping-particle" : "", "family" : "Pringle", "given" : "C. M.", "non-dropping-particle" : "", "parse-names" : false, "suffix" : "" }, { "dropping-particle" : "", "family" : "Whiles", "given" : "M. R.", "non-dropping-particle" : "", "parse-names" : false, "suffix" : "" }, { "dropping-particle" : "", "family" : "Bixby", "given" : "R. J.", "non-dropping-particle" : "", "parse-names" : false, "suffix" : "" } ], "container-title" : "Freshwater Biology", "id" : "ITEM-1", "issue" : "3", "issued" : { "date-parts" : [ [ "2004" ] ] }, "page" : "274-285", "title" : "Neotropical tadpoles influence stream benthos: evidence for the ecological consequences of decline in amphibian populations", "type" : "article-journal", "volume" : "49" }, "uris" : [ "http://www.mendeley.com/documents/?uuid=0929344a-1d93-41be-b5ee-9c907a982220" ] } ], "mendeley" : { "previouslyFormattedCitation" : "(Ranvestel et al. 2004)" }, "properties" : { "noteIndex" : 0 }, "schema" : "https://github.com/citation-style-language/schema/raw/master/csl-citation.json" }</w:instrText>
      </w:r>
      <w:r>
        <w:rPr>
          <w:rFonts w:ascii="Times New Roman" w:hAnsi="Times New Roman" w:cs="Times New Roman"/>
          <w:sz w:val="24"/>
          <w:szCs w:val="24"/>
        </w:rPr>
        <w:fldChar w:fldCharType="separate"/>
      </w:r>
      <w:r w:rsidRPr="002B4EB9">
        <w:rPr>
          <w:rFonts w:ascii="Times New Roman" w:hAnsi="Times New Roman" w:cs="Times New Roman"/>
          <w:noProof/>
          <w:sz w:val="24"/>
          <w:szCs w:val="24"/>
        </w:rPr>
        <w:t>(Ranvestel et al. 2004)</w:t>
      </w:r>
      <w:ins w:id="153" w:author="Thomas Collier Smith" w:date="2014-10-17T21:35:00Z">
        <w:r>
          <w:rPr>
            <w:rFonts w:ascii="Times New Roman" w:hAnsi="Times New Roman" w:cs="Times New Roman"/>
            <w:sz w:val="24"/>
            <w:szCs w:val="24"/>
          </w:rPr>
          <w:fldChar w:fldCharType="end"/>
        </w:r>
      </w:ins>
      <w:ins w:id="154" w:author="Thomas Collier Smith" w:date="2014-10-17T21:37:00Z">
        <w:r>
          <w:rPr>
            <w:rFonts w:ascii="Times New Roman" w:hAnsi="Times New Roman" w:cs="Times New Roman"/>
            <w:sz w:val="24"/>
            <w:szCs w:val="24"/>
          </w:rPr>
          <w:t xml:space="preserve">.  </w:t>
        </w:r>
      </w:ins>
      <w:ins w:id="155" w:author="Thomas Collier Smith" w:date="2014-10-17T21:33:00Z">
        <w:r>
          <w:rPr>
            <w:rFonts w:ascii="Times New Roman" w:hAnsi="Times New Roman" w:cs="Times New Roman"/>
            <w:sz w:val="24"/>
            <w:szCs w:val="24"/>
          </w:rPr>
          <w:t xml:space="preserve"> </w:t>
        </w:r>
      </w:ins>
      <w:del w:id="156" w:author="Thomas Collier Smith" w:date="2014-10-17T21:37:00Z">
        <w:r w:rsidR="00147EF7" w:rsidDel="002B4EB9">
          <w:rPr>
            <w:rFonts w:ascii="Times New Roman" w:hAnsi="Times New Roman" w:cs="Times New Roman"/>
            <w:sz w:val="24"/>
            <w:szCs w:val="24"/>
          </w:rPr>
          <w:delText>all one-sided, with tadpoles as voracious bullies</w:delText>
        </w:r>
        <w:r w:rsidR="006D6EFC" w:rsidDel="002B4EB9">
          <w:rPr>
            <w:rFonts w:ascii="Times New Roman" w:hAnsi="Times New Roman" w:cs="Times New Roman"/>
            <w:sz w:val="24"/>
            <w:szCs w:val="24"/>
          </w:rPr>
          <w:delText xml:space="preserve">; the grazing insects with which tadpoles often co-occur </w:delText>
        </w:r>
        <w:r w:rsidR="0012027A" w:rsidDel="002B4EB9">
          <w:rPr>
            <w:rFonts w:ascii="Times New Roman" w:hAnsi="Times New Roman" w:cs="Times New Roman"/>
            <w:sz w:val="24"/>
            <w:szCs w:val="24"/>
          </w:rPr>
          <w:delText>could negatively affect tadpoles, or could benefit from the presence of tadpoles</w:delText>
        </w:r>
        <w:r w:rsidR="00147EF7" w:rsidDel="002B4EB9">
          <w:rPr>
            <w:rFonts w:ascii="Times New Roman" w:hAnsi="Times New Roman" w:cs="Times New Roman"/>
            <w:sz w:val="24"/>
            <w:szCs w:val="24"/>
          </w:rPr>
          <w:delText xml:space="preserve">.  </w:delText>
        </w:r>
        <w:r w:rsidR="00053DB3" w:rsidDel="002B4EB9">
          <w:rPr>
            <w:rFonts w:ascii="Times New Roman" w:hAnsi="Times New Roman" w:cs="Times New Roman"/>
            <w:sz w:val="24"/>
            <w:szCs w:val="24"/>
          </w:rPr>
          <w:delText>For example, i</w:delText>
        </w:r>
        <w:r w:rsidR="00147EF7" w:rsidDel="002B4EB9">
          <w:rPr>
            <w:rFonts w:ascii="Times New Roman" w:hAnsi="Times New Roman" w:cs="Times New Roman"/>
            <w:sz w:val="24"/>
            <w:szCs w:val="24"/>
          </w:rPr>
          <w:delText xml:space="preserve">n </w:delText>
        </w:r>
        <w:r w:rsidR="0002091F" w:rsidDel="002B4EB9">
          <w:rPr>
            <w:rFonts w:ascii="Times New Roman" w:hAnsi="Times New Roman" w:cs="Times New Roman"/>
            <w:sz w:val="24"/>
            <w:szCs w:val="24"/>
          </w:rPr>
          <w:delText xml:space="preserve">artificial ponds, </w:delText>
        </w:r>
        <w:r w:rsidR="00147EF7" w:rsidDel="002B4EB9">
          <w:rPr>
            <w:rFonts w:ascii="Times New Roman" w:hAnsi="Times New Roman" w:cs="Times New Roman"/>
            <w:sz w:val="24"/>
            <w:szCs w:val="24"/>
          </w:rPr>
          <w:delText>the presence of a variety of naturally assembled aquatic insects</w:delText>
        </w:r>
        <w:r w:rsidR="0002091F" w:rsidDel="002B4EB9">
          <w:rPr>
            <w:rFonts w:ascii="Times New Roman" w:hAnsi="Times New Roman" w:cs="Times New Roman"/>
            <w:sz w:val="24"/>
            <w:szCs w:val="24"/>
          </w:rPr>
          <w:delText xml:space="preserve"> decreased t</w:delText>
        </w:r>
        <w:r w:rsidR="006D6EFC" w:rsidDel="002B4EB9">
          <w:rPr>
            <w:rFonts w:ascii="Times New Roman" w:hAnsi="Times New Roman" w:cs="Times New Roman"/>
            <w:sz w:val="24"/>
            <w:szCs w:val="24"/>
          </w:rPr>
          <w:delText xml:space="preserve">he abundance of periphyton </w:delText>
        </w:r>
        <w:r w:rsidR="0002091F" w:rsidDel="002B4EB9">
          <w:rPr>
            <w:rFonts w:ascii="Times New Roman" w:hAnsi="Times New Roman" w:cs="Times New Roman"/>
            <w:sz w:val="24"/>
            <w:szCs w:val="24"/>
          </w:rPr>
          <w:delText>by about 80%</w:delText>
        </w:r>
        <w:r w:rsidR="006D6EFC" w:rsidDel="002B4EB9">
          <w:rPr>
            <w:rFonts w:ascii="Times New Roman" w:hAnsi="Times New Roman" w:cs="Times New Roman"/>
            <w:sz w:val="24"/>
            <w:szCs w:val="24"/>
          </w:rPr>
          <w:delText xml:space="preserve">, and </w:delText>
        </w:r>
        <w:r w:rsidR="00053DB3" w:rsidDel="002B4EB9">
          <w:rPr>
            <w:rFonts w:ascii="Times New Roman" w:hAnsi="Times New Roman" w:cs="Times New Roman"/>
            <w:sz w:val="24"/>
            <w:szCs w:val="24"/>
          </w:rPr>
          <w:delText>Pine Barrens treefrog (</w:delText>
        </w:r>
        <w:r w:rsidR="00147EF7" w:rsidRPr="00147EF7" w:rsidDel="002B4EB9">
          <w:rPr>
            <w:rFonts w:ascii="Times New Roman" w:hAnsi="Times New Roman" w:cs="Times New Roman"/>
            <w:i/>
            <w:sz w:val="24"/>
            <w:szCs w:val="24"/>
          </w:rPr>
          <w:delText>Hyla</w:delText>
        </w:r>
        <w:r w:rsidR="00053DB3" w:rsidDel="002B4EB9">
          <w:rPr>
            <w:rFonts w:ascii="Times New Roman" w:hAnsi="Times New Roman" w:cs="Times New Roman"/>
            <w:i/>
            <w:sz w:val="24"/>
            <w:szCs w:val="24"/>
          </w:rPr>
          <w:delText xml:space="preserve"> andersonii</w:delText>
        </w:r>
        <w:r w:rsidR="00053DB3" w:rsidDel="002B4EB9">
          <w:rPr>
            <w:rFonts w:ascii="Times New Roman" w:hAnsi="Times New Roman" w:cs="Times New Roman"/>
            <w:sz w:val="24"/>
            <w:szCs w:val="24"/>
          </w:rPr>
          <w:delText>)</w:delText>
        </w:r>
        <w:r w:rsidR="00147EF7" w:rsidDel="002B4EB9">
          <w:rPr>
            <w:rFonts w:ascii="Times New Roman" w:hAnsi="Times New Roman" w:cs="Times New Roman"/>
            <w:i/>
            <w:sz w:val="24"/>
            <w:szCs w:val="24"/>
          </w:rPr>
          <w:delText xml:space="preserve"> </w:delText>
        </w:r>
        <w:r w:rsidR="006D6EFC" w:rsidDel="002B4EB9">
          <w:rPr>
            <w:rFonts w:ascii="Times New Roman" w:hAnsi="Times New Roman" w:cs="Times New Roman"/>
            <w:sz w:val="24"/>
            <w:szCs w:val="24"/>
          </w:rPr>
          <w:delText xml:space="preserve">and </w:delText>
        </w:r>
        <w:r w:rsidR="00053DB3" w:rsidDel="002B4EB9">
          <w:rPr>
            <w:rFonts w:ascii="Times New Roman" w:hAnsi="Times New Roman" w:cs="Times New Roman"/>
            <w:sz w:val="24"/>
            <w:szCs w:val="24"/>
          </w:rPr>
          <w:delText>Fowler’s toad (</w:delText>
        </w:r>
        <w:r w:rsidR="006D6EFC" w:rsidDel="002B4EB9">
          <w:rPr>
            <w:rFonts w:ascii="Times New Roman" w:hAnsi="Times New Roman" w:cs="Times New Roman"/>
            <w:i/>
            <w:sz w:val="24"/>
            <w:szCs w:val="24"/>
          </w:rPr>
          <w:delText xml:space="preserve">Bufo </w:delText>
        </w:r>
        <w:r w:rsidR="00053DB3" w:rsidDel="002B4EB9">
          <w:rPr>
            <w:rFonts w:ascii="Times New Roman" w:hAnsi="Times New Roman" w:cs="Times New Roman"/>
            <w:i/>
            <w:sz w:val="24"/>
            <w:szCs w:val="24"/>
          </w:rPr>
          <w:delText xml:space="preserve">woodhousei </w:delText>
        </w:r>
        <w:r w:rsidR="00053DB3" w:rsidRPr="00053DB3" w:rsidDel="002B4EB9">
          <w:rPr>
            <w:rFonts w:ascii="Times New Roman" w:hAnsi="Times New Roman" w:cs="Times New Roman"/>
            <w:i/>
            <w:sz w:val="24"/>
            <w:szCs w:val="24"/>
          </w:rPr>
          <w:delText>fowleri</w:delText>
        </w:r>
        <w:r w:rsidR="00053DB3" w:rsidRPr="00053DB3" w:rsidDel="002B4EB9">
          <w:rPr>
            <w:rFonts w:ascii="Times New Roman" w:hAnsi="Times New Roman" w:cs="Times New Roman"/>
            <w:sz w:val="24"/>
            <w:szCs w:val="24"/>
          </w:rPr>
          <w:delText>)</w:delText>
        </w:r>
        <w:r w:rsidR="00053DB3" w:rsidDel="002B4EB9">
          <w:rPr>
            <w:rFonts w:ascii="Times New Roman" w:hAnsi="Times New Roman" w:cs="Times New Roman"/>
            <w:sz w:val="24"/>
            <w:szCs w:val="24"/>
          </w:rPr>
          <w:delText xml:space="preserve"> </w:delText>
        </w:r>
        <w:r w:rsidR="00147EF7" w:rsidRPr="00053DB3" w:rsidDel="002B4EB9">
          <w:rPr>
            <w:rFonts w:ascii="Times New Roman" w:hAnsi="Times New Roman" w:cs="Times New Roman"/>
            <w:sz w:val="24"/>
            <w:szCs w:val="24"/>
          </w:rPr>
          <w:delText>tadpoles</w:delText>
        </w:r>
        <w:r w:rsidR="00147EF7" w:rsidDel="002B4EB9">
          <w:rPr>
            <w:rFonts w:ascii="Times New Roman" w:hAnsi="Times New Roman" w:cs="Times New Roman"/>
            <w:sz w:val="24"/>
            <w:szCs w:val="24"/>
          </w:rPr>
          <w:delText xml:space="preserve"> </w:delText>
        </w:r>
        <w:r w:rsidR="006D6EFC" w:rsidDel="002B4EB9">
          <w:rPr>
            <w:rFonts w:ascii="Times New Roman" w:hAnsi="Times New Roman" w:cs="Times New Roman"/>
            <w:sz w:val="24"/>
            <w:szCs w:val="24"/>
          </w:rPr>
          <w:delText xml:space="preserve">were </w:delText>
        </w:r>
        <w:r w:rsidR="00053DB3" w:rsidDel="002B4EB9">
          <w:rPr>
            <w:rFonts w:ascii="Times New Roman" w:hAnsi="Times New Roman" w:cs="Times New Roman"/>
            <w:sz w:val="24"/>
            <w:szCs w:val="24"/>
          </w:rPr>
          <w:delText>about 33</w:delText>
        </w:r>
        <w:r w:rsidR="0002091F" w:rsidDel="002B4EB9">
          <w:rPr>
            <w:rFonts w:ascii="Times New Roman" w:hAnsi="Times New Roman" w:cs="Times New Roman"/>
            <w:sz w:val="24"/>
            <w:szCs w:val="24"/>
          </w:rPr>
          <w:delText xml:space="preserve">% </w:delText>
        </w:r>
        <w:r w:rsidR="006D6EFC" w:rsidDel="002B4EB9">
          <w:rPr>
            <w:rFonts w:ascii="Times New Roman" w:hAnsi="Times New Roman" w:cs="Times New Roman"/>
            <w:sz w:val="24"/>
            <w:szCs w:val="24"/>
          </w:rPr>
          <w:delText>smaller</w:delText>
        </w:r>
        <w:r w:rsidR="00053DB3" w:rsidDel="002B4EB9">
          <w:rPr>
            <w:rFonts w:ascii="Times New Roman" w:hAnsi="Times New Roman" w:cs="Times New Roman"/>
            <w:sz w:val="24"/>
            <w:szCs w:val="24"/>
          </w:rPr>
          <w:delText xml:space="preserve"> than when they lived in the absence of insects </w:delText>
        </w:r>
        <w:r w:rsidR="006D6EFC" w:rsidDel="002B4EB9">
          <w:rPr>
            <w:rFonts w:ascii="Times New Roman" w:hAnsi="Times New Roman" w:cs="Times New Roman"/>
            <w:sz w:val="24"/>
            <w:szCs w:val="24"/>
          </w:rPr>
          <w:delText>(Morin, Lawler, Johnson 1988).</w:delText>
        </w:r>
        <w:r w:rsidR="00E52861" w:rsidRPr="00E52861" w:rsidDel="002B4EB9">
          <w:rPr>
            <w:rFonts w:ascii="Times New Roman" w:hAnsi="Times New Roman" w:cs="Times New Roman"/>
            <w:sz w:val="24"/>
            <w:szCs w:val="24"/>
          </w:rPr>
          <w:delText xml:space="preserve"> </w:delText>
        </w:r>
        <w:r w:rsidR="00E52861" w:rsidDel="002B4EB9">
          <w:rPr>
            <w:rFonts w:ascii="Times New Roman" w:hAnsi="Times New Roman" w:cs="Times New Roman"/>
            <w:sz w:val="24"/>
            <w:szCs w:val="24"/>
          </w:rPr>
          <w:delText xml:space="preserve"> Tadpoles may also benefit their neighbors, as bioturbation by tadpoles can remove silt that covers algae, leading to higher abundances of mayfly nymphs in the presence of tadpoles (Ranvestal et al 2004).  Nitrogen excretion by </w:delText>
        </w:r>
        <w:r w:rsidR="00E52861" w:rsidDel="002B4EB9">
          <w:rPr>
            <w:rFonts w:ascii="Times New Roman" w:hAnsi="Times New Roman" w:cs="Times New Roman"/>
            <w:sz w:val="24"/>
            <w:szCs w:val="24"/>
          </w:rPr>
          <w:lastRenderedPageBreak/>
          <w:delText>tadpoles () may also enhance algal growth or diversity (), which could subsidize growth by tadpoles or insect grazers.</w:delText>
        </w:r>
      </w:del>
    </w:p>
    <w:p w:rsidR="009C1BC1" w:rsidRDefault="0012027A" w:rsidP="000D4B7E">
      <w:pPr>
        <w:spacing w:line="480" w:lineRule="auto"/>
        <w:ind w:firstLine="720"/>
        <w:rPr>
          <w:rFonts w:ascii="Times New Roman" w:hAnsi="Times New Roman" w:cs="Times New Roman"/>
          <w:sz w:val="24"/>
          <w:szCs w:val="24"/>
        </w:rPr>
      </w:pPr>
      <w:r>
        <w:rPr>
          <w:rFonts w:ascii="Times New Roman" w:hAnsi="Times New Roman" w:cs="Times New Roman"/>
          <w:sz w:val="24"/>
          <w:szCs w:val="24"/>
        </w:rPr>
        <w:t>This evidence suggests that tadpoles, as a group, have the potential to influence the resources and other consumers in their communities.  Tadpoles of t</w:t>
      </w:r>
      <w:r w:rsidR="003804D2">
        <w:rPr>
          <w:rFonts w:ascii="Times New Roman" w:hAnsi="Times New Roman" w:cs="Times New Roman"/>
          <w:sz w:val="24"/>
          <w:szCs w:val="24"/>
        </w:rPr>
        <w:t>he endangered mountain yellow-legged frogs (</w:t>
      </w:r>
      <w:r w:rsidR="00180491">
        <w:rPr>
          <w:rFonts w:ascii="Times New Roman" w:hAnsi="Times New Roman" w:cs="Times New Roman"/>
          <w:i/>
          <w:sz w:val="24"/>
          <w:szCs w:val="24"/>
        </w:rPr>
        <w:t>Rana muscosa</w:t>
      </w:r>
      <w:r w:rsidR="00180491">
        <w:rPr>
          <w:rFonts w:ascii="Times New Roman" w:hAnsi="Times New Roman" w:cs="Times New Roman"/>
          <w:sz w:val="24"/>
          <w:szCs w:val="24"/>
        </w:rPr>
        <w:t xml:space="preserve"> and </w:t>
      </w:r>
      <w:r w:rsidR="00180491">
        <w:rPr>
          <w:rFonts w:ascii="Times New Roman" w:hAnsi="Times New Roman" w:cs="Times New Roman"/>
          <w:i/>
          <w:sz w:val="24"/>
          <w:szCs w:val="24"/>
        </w:rPr>
        <w:t>R. sierrae</w:t>
      </w:r>
      <w:r w:rsidR="003804D2">
        <w:rPr>
          <w:rFonts w:ascii="Times New Roman" w:hAnsi="Times New Roman" w:cs="Times New Roman"/>
          <w:sz w:val="24"/>
          <w:szCs w:val="24"/>
        </w:rPr>
        <w:t>) of the Sier</w:t>
      </w:r>
      <w:r>
        <w:rPr>
          <w:rFonts w:ascii="Times New Roman" w:hAnsi="Times New Roman" w:cs="Times New Roman"/>
          <w:sz w:val="24"/>
          <w:szCs w:val="24"/>
        </w:rPr>
        <w:t xml:space="preserve">ra Nevada fill ecological roles </w:t>
      </w:r>
      <w:r w:rsidR="003804D2">
        <w:rPr>
          <w:rFonts w:ascii="Times New Roman" w:hAnsi="Times New Roman" w:cs="Times New Roman"/>
          <w:sz w:val="24"/>
          <w:szCs w:val="24"/>
        </w:rPr>
        <w:t xml:space="preserve">the loss </w:t>
      </w:r>
      <w:r w:rsidR="00180491">
        <w:rPr>
          <w:rFonts w:ascii="Times New Roman" w:hAnsi="Times New Roman" w:cs="Times New Roman"/>
          <w:sz w:val="24"/>
          <w:szCs w:val="24"/>
        </w:rPr>
        <w:t xml:space="preserve">of </w:t>
      </w:r>
      <w:r>
        <w:rPr>
          <w:rFonts w:ascii="Times New Roman" w:hAnsi="Times New Roman" w:cs="Times New Roman"/>
          <w:sz w:val="24"/>
          <w:szCs w:val="24"/>
        </w:rPr>
        <w:t xml:space="preserve">which </w:t>
      </w:r>
      <w:ins w:id="157" w:author="Thomas Collier Smith" w:date="2014-10-17T21:43:00Z">
        <w:r w:rsidR="00617E4C">
          <w:rPr>
            <w:rFonts w:ascii="Times New Roman" w:hAnsi="Times New Roman" w:cs="Times New Roman"/>
            <w:sz w:val="24"/>
            <w:szCs w:val="24"/>
          </w:rPr>
          <w:t xml:space="preserve">has the potential to </w:t>
        </w:r>
      </w:ins>
      <w:del w:id="158" w:author="Thomas Collier Smith" w:date="2014-10-17T21:43:00Z">
        <w:r w:rsidR="003804D2" w:rsidDel="00617E4C">
          <w:rPr>
            <w:rFonts w:ascii="Times New Roman" w:hAnsi="Times New Roman" w:cs="Times New Roman"/>
            <w:sz w:val="24"/>
            <w:szCs w:val="24"/>
          </w:rPr>
          <w:delText xml:space="preserve">could </w:delText>
        </w:r>
      </w:del>
      <w:r w:rsidR="003804D2">
        <w:rPr>
          <w:rFonts w:ascii="Times New Roman" w:hAnsi="Times New Roman" w:cs="Times New Roman"/>
          <w:sz w:val="24"/>
          <w:szCs w:val="24"/>
        </w:rPr>
        <w:t>alter whole lake communities.</w:t>
      </w:r>
      <w:r w:rsidR="00180491">
        <w:rPr>
          <w:rFonts w:ascii="Times New Roman" w:hAnsi="Times New Roman" w:cs="Times New Roman"/>
          <w:sz w:val="24"/>
          <w:szCs w:val="24"/>
        </w:rPr>
        <w:t xml:space="preserve">  Mountain yellow-legged frog tadpol</w:t>
      </w:r>
      <w:r w:rsidR="00651497">
        <w:rPr>
          <w:rFonts w:ascii="Times New Roman" w:hAnsi="Times New Roman" w:cs="Times New Roman"/>
          <w:sz w:val="24"/>
          <w:szCs w:val="24"/>
        </w:rPr>
        <w:t xml:space="preserve">es are grazers of benthic algae, </w:t>
      </w:r>
      <w:del w:id="159" w:author="Thomas Collier Smith" w:date="2014-10-17T21:43:00Z">
        <w:r w:rsidR="00180491" w:rsidDel="00617E4C">
          <w:rPr>
            <w:rFonts w:ascii="Times New Roman" w:hAnsi="Times New Roman" w:cs="Times New Roman"/>
            <w:sz w:val="24"/>
            <w:szCs w:val="24"/>
          </w:rPr>
          <w:delText>which makes them</w:delText>
        </w:r>
      </w:del>
      <w:ins w:id="160" w:author="Thomas Collier Smith" w:date="2014-10-17T21:43:00Z">
        <w:r w:rsidR="00617E4C">
          <w:rPr>
            <w:rFonts w:ascii="Times New Roman" w:hAnsi="Times New Roman" w:cs="Times New Roman"/>
            <w:sz w:val="24"/>
            <w:szCs w:val="24"/>
          </w:rPr>
          <w:t>and are</w:t>
        </w:r>
      </w:ins>
      <w:r w:rsidR="00180491">
        <w:rPr>
          <w:rFonts w:ascii="Times New Roman" w:hAnsi="Times New Roman" w:cs="Times New Roman"/>
          <w:sz w:val="24"/>
          <w:szCs w:val="24"/>
        </w:rPr>
        <w:t xml:space="preserve"> potential competitors with mayfly nymphs, caddisfly larvae, </w:t>
      </w:r>
      <w:proofErr w:type="spellStart"/>
      <w:r w:rsidR="00180491">
        <w:rPr>
          <w:rFonts w:ascii="Times New Roman" w:hAnsi="Times New Roman" w:cs="Times New Roman"/>
          <w:sz w:val="24"/>
          <w:szCs w:val="24"/>
        </w:rPr>
        <w:t>diptera</w:t>
      </w:r>
      <w:proofErr w:type="spellEnd"/>
      <w:r w:rsidR="00180491">
        <w:rPr>
          <w:rFonts w:ascii="Times New Roman" w:hAnsi="Times New Roman" w:cs="Times New Roman"/>
          <w:sz w:val="24"/>
          <w:szCs w:val="24"/>
        </w:rPr>
        <w:t xml:space="preserve"> larvae, and other benthic macroinvertebrates.  </w:t>
      </w:r>
      <w:del w:id="161" w:author="Thomas Collier Smith" w:date="2014-10-17T21:44:00Z">
        <w:r w:rsidR="00180491" w:rsidDel="00617E4C">
          <w:rPr>
            <w:rFonts w:ascii="Times New Roman" w:hAnsi="Times New Roman" w:cs="Times New Roman"/>
            <w:sz w:val="24"/>
            <w:szCs w:val="24"/>
          </w:rPr>
          <w:delText>Tadpoles are also prey to large predatory aquatic insects, adult frogs, and birds, via which they form part of an aquatic-terrestrial food web linkage</w:delText>
        </w:r>
        <w:r w:rsidR="00053DB3" w:rsidDel="00617E4C">
          <w:rPr>
            <w:rFonts w:ascii="Times New Roman" w:hAnsi="Times New Roman" w:cs="Times New Roman"/>
            <w:sz w:val="24"/>
            <w:szCs w:val="24"/>
          </w:rPr>
          <w:delText xml:space="preserve"> </w:delText>
        </w:r>
        <w:r w:rsidR="00053DB3" w:rsidDel="00617E4C">
          <w:rPr>
            <w:rFonts w:ascii="Times New Roman" w:hAnsi="Times New Roman" w:cs="Times New Roman"/>
            <w:sz w:val="24"/>
            <w:szCs w:val="24"/>
          </w:rPr>
          <w:fldChar w:fldCharType="begin" w:fldLock="1"/>
        </w:r>
        <w:r w:rsidR="002B4EB9" w:rsidDel="00617E4C">
          <w:rPr>
            <w:rFonts w:ascii="Times New Roman" w:hAnsi="Times New Roman" w:cs="Times New Roman"/>
            <w:sz w:val="24"/>
            <w:szCs w:val="24"/>
          </w:rPr>
          <w:delInstrText>ADDIN CSL_CITATION { "citationItems" : [ { "id" : "ITEM-1", "itemData" : { "ISSN" : "0012-9658", "abstract" : "Trophic linkages between terrestrial and aquatic ecosystems are increasingly recognized as.important yet poorly known features of food webs. Here we describe research to understand the dynamics of lake food webs in relation to a native riparian amphibian and its interaction with introduced trout. The mountain yellow-legged frog Rana muscosa is endemic to alpine watersheds of the Sierra Nevada Mountains and the Transverse Ranges of California, but it has declined to a small fraction of its historical distribution and abundance. Although remaining frogs and introduced trout feed in different habitats of alpine lakes, our stable-isotope analyses clearly show that the same resource base of benthic invertebrates sustains their growth. During one period, insect emergence from naturally fishless lakes was nearly 20-fold higher compared to adjacent lakes with trout, showing that fish reduce availability of aquatic prey to amphibious and terrestrial consumers. Although trout cannot prey on adult frogs due to gape limitation, foraging post-metamorphic frogs are 10 times more abundant in the absence of trout, suggesting an important role for competition for prey by trout in highly unproductive alpine watersheds. Most Sierran lakes contain fish, and those that do not are usually small isolated ponds; in our study, these two lake types supported the lowest densities of post-metamorphic frogs, and these frogs were less reliant on local, benthic sources of productivity. Since Rana muscosa was formerly the most abundant vertebrate in the Sierra Nevada, the reduction in energy flow from lake benthos to this consumer due to fish introductions may have had negative consequences for its numerous terrestrial predators, many of which have also declined. We suggest that disruptions of trophic connections between aquatic and terrestrial food webs are an important but poorly understood consequence of fish introduction to many thousands of montane lakes and streams worldwide and may contribute to declines of native consumers in riparian habitats.", "author" : [ { "dropping-particle" : "", "family" : "Finlay", "given" : "J. C.", "non-dropping-particle" : "", "parse-names" : false, "suffix" : "" }, { "dropping-particle" : "", "family" : "Vredenburg", "given" : "V. T.", "non-dropping-particle" : "", "parse-names" : false, "suffix" : "" } ], "container-title" : "Ecology", "id" : "ITEM-1", "issue" : "9", "issued" : { "date-parts" : [ [ "2007" ] ] }, "note" : "ISI:000249500900005\n----------\nEnglish\n----------\nSep\n----------\n211CCTimes Cited:0Cited References Count:58", "page" : "2187-2198", "title" : "Introduced trout sever trophic connections in watersheds: Consequences for a declining amphibian", "type" : "article-journal", "volume" : "88" }, "uris" : [ "http://www.mendeley.com/documents/?uuid=a743c6a3-56d9-46c6-8474-30e7ce4c2520" ] }, { "id" : "ITEM-2", "itemData" : { "author" : [ { "dropping-particle" : "", "family" : "Harper-Smith", "given" : "S.", "non-dropping-particle" : "", "parse-names" : false, "suffix" : "" }, { "dropping-particle" : "", "family" : "Berlow", "given" : "E. L.", "non-dropping-particle" : "", "parse-names" : false, "suffix" : "" }, { "dropping-particle" : "", "family" : "Knapp", "given" : "R.", "non-dropping-particle" : "", "parse-names" : false, "suffix" : "" }, { "dropping-particle" : "", "family" : "Williams", "given" : "R. J.", "non-dropping-particle" : "", "parse-names" : false, "suffix" : "" }, { "dropping-particle" : "", "family" : "Martinez", "given" : "N.", "non-dropping-particle" : "", "parse-names" : false, "suffix" : "" } ], "container-title" : "Dynamic Food Webs: Multispecies Assemblages, Ecosystem Development and Environmental Change", "editor" : [ { "dropping-particle" : "", "family" : "Ruiter", "given" : "Peter C.", "non-dropping-particle" : "de", "parse-names" : false, "suffix" : "" }, { "dropping-particle" : "", "family" : "Wolters", "given" : "Volkmar", "non-dropping-particle" : "", "parse-names" : false, "suffix" : "" }, { "dropping-particle" : "", "family" : "Moore", "given" : "John C.", "non-dropping-particle" : "", "parse-names" : false, "suffix" : "" } ], "id" : "ITEM-2", "issued" : { "date-parts" : [ [ "2005" ] ] }, "page" : "407\u2013423", "title" : "Communicating ecology through food webs: visualizing and quantifying the effects of stocking alpine lakes with trout", "type" : "chapter" }, "uris" : [ "http://www.mendeley.com/documents/?uuid=2e744c93-d15b-4035-bb37-408aacc04306" ] } ], "mendeley" : { "previouslyFormattedCitation" : "(Harper-Smith et al. 2005, Finlay and Vredenburg 2007)" }, "properties" : { "noteIndex" : 0 }, "schema" : "https://github.com/citation-style-language/schema/raw/master/csl-citation.json" }</w:delInstrText>
        </w:r>
        <w:r w:rsidR="00053DB3" w:rsidDel="00617E4C">
          <w:rPr>
            <w:rFonts w:ascii="Times New Roman" w:hAnsi="Times New Roman" w:cs="Times New Roman"/>
            <w:sz w:val="24"/>
            <w:szCs w:val="24"/>
          </w:rPr>
          <w:fldChar w:fldCharType="separate"/>
        </w:r>
        <w:r w:rsidR="00053DB3" w:rsidRPr="00053DB3" w:rsidDel="00617E4C">
          <w:rPr>
            <w:rFonts w:ascii="Times New Roman" w:hAnsi="Times New Roman" w:cs="Times New Roman"/>
            <w:noProof/>
            <w:sz w:val="24"/>
            <w:szCs w:val="24"/>
          </w:rPr>
          <w:delText>(Harper-Smith et al. 2005, Finlay and Vredenburg 2007)</w:delText>
        </w:r>
        <w:r w:rsidR="00053DB3" w:rsidDel="00617E4C">
          <w:rPr>
            <w:rFonts w:ascii="Times New Roman" w:hAnsi="Times New Roman" w:cs="Times New Roman"/>
            <w:sz w:val="24"/>
            <w:szCs w:val="24"/>
          </w:rPr>
          <w:fldChar w:fldCharType="end"/>
        </w:r>
        <w:r w:rsidR="00180491" w:rsidDel="00617E4C">
          <w:rPr>
            <w:rFonts w:ascii="Times New Roman" w:hAnsi="Times New Roman" w:cs="Times New Roman"/>
            <w:sz w:val="24"/>
            <w:szCs w:val="24"/>
          </w:rPr>
          <w:delText xml:space="preserve">.  Tadpoles also excrete ammonia as a product of metabolism, and thereby contribute to spatial heterogeneity in distribution of dissolved nutrients.  </w:delText>
        </w:r>
        <w:r w:rsidR="009C1BC1" w:rsidDel="00617E4C">
          <w:rPr>
            <w:rFonts w:ascii="Times New Roman" w:hAnsi="Times New Roman" w:cs="Times New Roman"/>
            <w:sz w:val="24"/>
            <w:szCs w:val="24"/>
          </w:rPr>
          <w:delText>This suite of ecological functions may initiate cascades following the extinction mountain yellow legged frogs and tadpoles.</w:delText>
        </w:r>
      </w:del>
    </w:p>
    <w:p w:rsidR="003804D2" w:rsidRPr="009C1BC1" w:rsidRDefault="009C1BC1" w:rsidP="009C1BC1">
      <w:pPr>
        <w:spacing w:line="480" w:lineRule="auto"/>
        <w:ind w:firstLine="720"/>
        <w:rPr>
          <w:rFonts w:ascii="Times New Roman" w:hAnsi="Times New Roman" w:cs="Times New Roman"/>
          <w:sz w:val="24"/>
          <w:szCs w:val="24"/>
        </w:rPr>
      </w:pPr>
      <w:del w:id="162" w:author="Thomas Collier Smith" w:date="2014-10-17T21:44:00Z">
        <w:r w:rsidDel="00617E4C">
          <w:rPr>
            <w:rFonts w:ascii="Times New Roman" w:hAnsi="Times New Roman" w:cs="Times New Roman"/>
            <w:sz w:val="24"/>
            <w:szCs w:val="24"/>
          </w:rPr>
          <w:delText>The m</w:delText>
        </w:r>
      </w:del>
      <w:ins w:id="163" w:author="Thomas Collier Smith" w:date="2014-10-17T21:44:00Z">
        <w:r w:rsidR="00617E4C">
          <w:rPr>
            <w:rFonts w:ascii="Times New Roman" w:hAnsi="Times New Roman" w:cs="Times New Roman"/>
            <w:sz w:val="24"/>
            <w:szCs w:val="24"/>
          </w:rPr>
          <w:t>M</w:t>
        </w:r>
      </w:ins>
      <w:r>
        <w:rPr>
          <w:rFonts w:ascii="Times New Roman" w:hAnsi="Times New Roman" w:cs="Times New Roman"/>
          <w:sz w:val="24"/>
          <w:szCs w:val="24"/>
        </w:rPr>
        <w:t>ountain yellow legged frog</w:t>
      </w:r>
      <w:ins w:id="164" w:author="Thomas Collier Smith" w:date="2014-10-17T21:44:00Z">
        <w:r w:rsidR="00617E4C">
          <w:rPr>
            <w:rFonts w:ascii="Times New Roman" w:hAnsi="Times New Roman" w:cs="Times New Roman"/>
            <w:sz w:val="24"/>
            <w:szCs w:val="24"/>
          </w:rPr>
          <w:t xml:space="preserve"> tadpoles </w:t>
        </w:r>
      </w:ins>
      <w:ins w:id="165" w:author="Thomas Collier Smith" w:date="2014-10-17T21:45:00Z">
        <w:r w:rsidR="00617E4C">
          <w:rPr>
            <w:rFonts w:ascii="Times New Roman" w:hAnsi="Times New Roman" w:cs="Times New Roman"/>
            <w:sz w:val="24"/>
            <w:szCs w:val="24"/>
          </w:rPr>
          <w:t>may also have been ecologically important beca</w:t>
        </w:r>
      </w:ins>
      <w:ins w:id="166" w:author="Thomas Collier Smith" w:date="2014-10-17T21:46:00Z">
        <w:r w:rsidR="00617E4C">
          <w:rPr>
            <w:rFonts w:ascii="Times New Roman" w:hAnsi="Times New Roman" w:cs="Times New Roman"/>
            <w:sz w:val="24"/>
            <w:szCs w:val="24"/>
          </w:rPr>
          <w:t>u</w:t>
        </w:r>
      </w:ins>
      <w:ins w:id="167" w:author="Thomas Collier Smith" w:date="2014-10-17T21:45:00Z">
        <w:r w:rsidR="00617E4C">
          <w:rPr>
            <w:rFonts w:ascii="Times New Roman" w:hAnsi="Times New Roman" w:cs="Times New Roman"/>
            <w:sz w:val="24"/>
            <w:szCs w:val="24"/>
          </w:rPr>
          <w:t xml:space="preserve">se of their abundance and their ubiquity.  They </w:t>
        </w:r>
      </w:ins>
      <w:del w:id="168" w:author="Thomas Collier Smith" w:date="2014-10-17T21:44:00Z">
        <w:r w:rsidDel="00617E4C">
          <w:rPr>
            <w:rFonts w:ascii="Times New Roman" w:hAnsi="Times New Roman" w:cs="Times New Roman"/>
            <w:sz w:val="24"/>
            <w:szCs w:val="24"/>
          </w:rPr>
          <w:delText xml:space="preserve">s </w:delText>
        </w:r>
      </w:del>
      <w:del w:id="169" w:author="Thomas Collier Smith" w:date="2014-10-17T21:45:00Z">
        <w:r w:rsidR="00180491" w:rsidDel="00617E4C">
          <w:rPr>
            <w:rFonts w:ascii="Times New Roman" w:hAnsi="Times New Roman" w:cs="Times New Roman"/>
            <w:sz w:val="24"/>
            <w:szCs w:val="24"/>
          </w:rPr>
          <w:delText xml:space="preserve">were </w:delText>
        </w:r>
      </w:del>
      <w:r w:rsidR="00180491">
        <w:rPr>
          <w:rFonts w:ascii="Times New Roman" w:hAnsi="Times New Roman" w:cs="Times New Roman"/>
          <w:sz w:val="24"/>
          <w:szCs w:val="24"/>
        </w:rPr>
        <w:t xml:space="preserve">once </w:t>
      </w:r>
      <w:del w:id="170" w:author="Thomas Collier Smith" w:date="2014-10-17T21:45:00Z">
        <w:r w:rsidR="00180491" w:rsidDel="00617E4C">
          <w:rPr>
            <w:rFonts w:ascii="Times New Roman" w:hAnsi="Times New Roman" w:cs="Times New Roman"/>
            <w:sz w:val="24"/>
            <w:szCs w:val="24"/>
          </w:rPr>
          <w:delText>extremely abundant,</w:delText>
        </w:r>
        <w:r w:rsidDel="00617E4C">
          <w:rPr>
            <w:rFonts w:ascii="Times New Roman" w:hAnsi="Times New Roman" w:cs="Times New Roman"/>
            <w:sz w:val="24"/>
            <w:szCs w:val="24"/>
          </w:rPr>
          <w:delText xml:space="preserve"> </w:delText>
        </w:r>
        <w:r w:rsidR="00180491" w:rsidDel="00617E4C">
          <w:rPr>
            <w:rFonts w:ascii="Times New Roman" w:hAnsi="Times New Roman" w:cs="Times New Roman"/>
            <w:sz w:val="24"/>
            <w:szCs w:val="24"/>
          </w:rPr>
          <w:delText xml:space="preserve">reaching </w:delText>
        </w:r>
      </w:del>
      <w:ins w:id="171" w:author="Thomas Collier Smith" w:date="2014-10-17T21:45:00Z">
        <w:r w:rsidR="00617E4C">
          <w:rPr>
            <w:rFonts w:ascii="Times New Roman" w:hAnsi="Times New Roman" w:cs="Times New Roman"/>
            <w:sz w:val="24"/>
            <w:szCs w:val="24"/>
          </w:rPr>
          <w:t xml:space="preserve">commonly reached </w:t>
        </w:r>
      </w:ins>
      <w:r w:rsidR="00180491">
        <w:rPr>
          <w:rFonts w:ascii="Times New Roman" w:hAnsi="Times New Roman" w:cs="Times New Roman"/>
          <w:sz w:val="24"/>
          <w:szCs w:val="24"/>
        </w:rPr>
        <w:t>densities of</w:t>
      </w:r>
      <w:r w:rsidR="009A6194">
        <w:rPr>
          <w:rFonts w:ascii="Times New Roman" w:hAnsi="Times New Roman" w:cs="Times New Roman"/>
          <w:sz w:val="24"/>
          <w:szCs w:val="24"/>
        </w:rPr>
        <w:t xml:space="preserve"> 60 tadpoles per meter of shoreline </w:t>
      </w:r>
      <w:r w:rsidR="00C90CED">
        <w:rPr>
          <w:rFonts w:ascii="Times New Roman" w:hAnsi="Times New Roman" w:cs="Times New Roman"/>
          <w:sz w:val="24"/>
          <w:szCs w:val="24"/>
        </w:rPr>
        <w:t xml:space="preserve">in lakes </w:t>
      </w:r>
      <w:r w:rsidR="009A6194">
        <w:rPr>
          <w:rFonts w:ascii="Times New Roman" w:hAnsi="Times New Roman" w:cs="Times New Roman"/>
          <w:sz w:val="24"/>
          <w:szCs w:val="24"/>
        </w:rPr>
        <w:t xml:space="preserve">(Roland A. Knapp, </w:t>
      </w:r>
      <w:r w:rsidR="00651497">
        <w:rPr>
          <w:rFonts w:ascii="Times New Roman" w:hAnsi="Times New Roman" w:cs="Times New Roman"/>
          <w:sz w:val="24"/>
          <w:szCs w:val="24"/>
        </w:rPr>
        <w:t>personal communication</w:t>
      </w:r>
      <w:r w:rsidR="009A6194">
        <w:rPr>
          <w:rFonts w:ascii="Times New Roman" w:hAnsi="Times New Roman" w:cs="Times New Roman"/>
          <w:sz w:val="24"/>
          <w:szCs w:val="24"/>
        </w:rPr>
        <w:t xml:space="preserve">) </w:t>
      </w:r>
      <w:r w:rsidR="00651497">
        <w:rPr>
          <w:rFonts w:ascii="Times New Roman" w:hAnsi="Times New Roman" w:cs="Times New Roman"/>
          <w:sz w:val="24"/>
          <w:szCs w:val="24"/>
        </w:rPr>
        <w:t xml:space="preserve">along both sides of the Sierra Nevada mountains </w:t>
      </w:r>
      <w:r w:rsidR="009A6194">
        <w:rPr>
          <w:rFonts w:ascii="Times New Roman" w:hAnsi="Times New Roman" w:cs="Times New Roman"/>
          <w:sz w:val="24"/>
          <w:szCs w:val="24"/>
        </w:rPr>
        <w:t>a</w:t>
      </w:r>
      <w:r w:rsidR="00180491">
        <w:rPr>
          <w:rFonts w:ascii="Times New Roman" w:hAnsi="Times New Roman" w:cs="Times New Roman"/>
          <w:sz w:val="24"/>
          <w:szCs w:val="24"/>
        </w:rPr>
        <w:t>nd in streams in the Transverse Ranges of southern California</w:t>
      </w:r>
      <w:r w:rsidR="00651497">
        <w:rPr>
          <w:rFonts w:ascii="Times New Roman" w:hAnsi="Times New Roman" w:cs="Times New Roman"/>
          <w:sz w:val="24"/>
          <w:szCs w:val="24"/>
        </w:rPr>
        <w:t xml:space="preserve"> </w:t>
      </w:r>
      <w:r w:rsidR="00651497">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"Vredenburg", "given" : "V. T.", "non-dropping-particle" : "", "parse-names" : false, "suffix" : "" }, { "dropping-particle" : "", "family" : "Bingham", "given" : "R.", "non-dropping-particle" : "", "parse-names" : false, "suffix" : "" }, { "dropping-particle" : "", "family" : "Knapp", "given" : "R.", "non-dropping-particle" : "", "parse-names" : false, "suffix" : "" }, { "dropping-particle" : "", "family" : "Morgan", "given" : "J. A. T.", "non-dropping-particle" : "", "parse-names" : false, "suffix" : "" }, { "dropping-particle" : "", "family" : "Moritz", "given" : "C.", "non-dropping-particle" : "", "parse-names" : false, "suffix" : "" }, { "dropping-particle" : "", "family" : "Wake", "given" : "D.", "non-dropping-particle" : "", "parse-names" : false, "suffix" : "" } ], "container-title" : "Journal of Zoology", "id" : "ITEM-1", "issue" : "4", "issued" : { "date-parts" : [ [ "2007" ] ] }, "page" : "361-374", "title" : "Concordant molecular and phenotypic data delineate new taxonomy and conservation priorities for the endangered mountain yellow-legged frog", "type" : "article-journal", "volume" : "271" }, "uris" : [ "http://www.mendeley.com/documents/?uuid=7f07608c-2fc6-43a8-98e6-e7aefaf55a90" ] } ], "mendeley" : { "previouslyFormattedCitation" : "(Vredenburg et al. 2007)" }, "properties" : { "noteIndex" : 0 }, "schema" : "https://github.com/citation-style-language/schema/raw/master/csl-citation.json" }</w:instrText>
      </w:r>
      <w:r w:rsidR="00651497">
        <w:rPr>
          <w:rFonts w:ascii="Times New Roman" w:hAnsi="Times New Roman" w:cs="Times New Roman"/>
          <w:sz w:val="24"/>
          <w:szCs w:val="24"/>
        </w:rPr>
        <w:fldChar w:fldCharType="separate"/>
      </w:r>
      <w:r w:rsidR="00651497" w:rsidRPr="00651497">
        <w:rPr>
          <w:rFonts w:ascii="Times New Roman" w:hAnsi="Times New Roman" w:cs="Times New Roman"/>
          <w:noProof/>
          <w:sz w:val="24"/>
          <w:szCs w:val="24"/>
        </w:rPr>
        <w:t>(Vredenburg et al. 2007)</w:t>
      </w:r>
      <w:r w:rsidR="00651497">
        <w:rPr>
          <w:rFonts w:ascii="Times New Roman" w:hAnsi="Times New Roman" w:cs="Times New Roman"/>
          <w:sz w:val="24"/>
          <w:szCs w:val="24"/>
        </w:rPr>
        <w:fldChar w:fldCharType="end"/>
      </w:r>
      <w:r w:rsidR="000D4B7E">
        <w:rPr>
          <w:rFonts w:ascii="Times New Roman" w:hAnsi="Times New Roman" w:cs="Times New Roman"/>
          <w:sz w:val="24"/>
          <w:szCs w:val="24"/>
        </w:rPr>
        <w:t>.</w:t>
      </w:r>
      <w:r>
        <w:rPr>
          <w:rFonts w:ascii="Times New Roman" w:hAnsi="Times New Roman" w:cs="Times New Roman"/>
          <w:sz w:val="24"/>
          <w:szCs w:val="24"/>
        </w:rPr>
        <w:t xml:space="preserve">  </w:t>
      </w:r>
      <w:r w:rsidR="000D4B7E">
        <w:rPr>
          <w:rFonts w:ascii="Times New Roman" w:hAnsi="Times New Roman" w:cs="Times New Roman"/>
          <w:sz w:val="24"/>
          <w:szCs w:val="24"/>
        </w:rPr>
        <w:t>Dramatic d</w:t>
      </w:r>
      <w:r>
        <w:rPr>
          <w:rFonts w:ascii="Times New Roman" w:hAnsi="Times New Roman" w:cs="Times New Roman"/>
          <w:sz w:val="24"/>
          <w:szCs w:val="24"/>
        </w:rPr>
        <w:t xml:space="preserve">eclines in the range and abundance of frogs and tadpoles </w:t>
      </w:r>
      <w:r w:rsidR="000D4B7E">
        <w:rPr>
          <w:rFonts w:ascii="Times New Roman" w:hAnsi="Times New Roman" w:cs="Times New Roman"/>
          <w:sz w:val="24"/>
          <w:szCs w:val="24"/>
        </w:rPr>
        <w:t>were</w:t>
      </w:r>
      <w:r>
        <w:rPr>
          <w:rFonts w:ascii="Times New Roman" w:hAnsi="Times New Roman" w:cs="Times New Roman"/>
          <w:sz w:val="24"/>
          <w:szCs w:val="24"/>
        </w:rPr>
        <w:t xml:space="preserve"> driven </w:t>
      </w:r>
      <w:r w:rsidR="000D4B7E">
        <w:rPr>
          <w:rFonts w:ascii="Times New Roman" w:hAnsi="Times New Roman" w:cs="Times New Roman"/>
          <w:sz w:val="24"/>
          <w:szCs w:val="24"/>
        </w:rPr>
        <w:t xml:space="preserve">initially </w:t>
      </w:r>
      <w:r w:rsidR="00651497">
        <w:rPr>
          <w:rFonts w:ascii="Times New Roman" w:hAnsi="Times New Roman" w:cs="Times New Roman"/>
          <w:sz w:val="24"/>
          <w:szCs w:val="24"/>
        </w:rPr>
        <w:t xml:space="preserve">by predation by stocked </w:t>
      </w:r>
      <w:r>
        <w:rPr>
          <w:rFonts w:ascii="Times New Roman" w:hAnsi="Times New Roman" w:cs="Times New Roman"/>
          <w:sz w:val="24"/>
          <w:szCs w:val="24"/>
        </w:rPr>
        <w:t>non-native trout</w:t>
      </w:r>
      <w:ins w:id="172" w:author="Thomas Collier Smith" w:date="2014-10-17T21:47:00Z">
        <w:r w:rsidR="00617E4C">
          <w:rPr>
            <w:rFonts w:ascii="Times New Roman" w:hAnsi="Times New Roman" w:cs="Times New Roman"/>
            <w:sz w:val="24"/>
            <w:szCs w:val="24"/>
          </w:rPr>
          <w:t xml:space="preserve"> </w:t>
        </w:r>
        <w:r w:rsidR="00617E4C">
          <w:rPr>
            <w:rFonts w:ascii="Times New Roman" w:hAnsi="Times New Roman" w:cs="Times New Roman"/>
            <w:sz w:val="24"/>
            <w:szCs w:val="24"/>
          </w:rPr>
          <w:fldChar w:fldCharType="begin" w:fldLock="1"/>
        </w:r>
      </w:ins>
      <w:r w:rsidR="00617E4C">
        <w:rPr>
          <w:rFonts w:ascii="Times New Roman" w:hAnsi="Times New Roman" w:cs="Times New Roman"/>
          <w:sz w:val="24"/>
          <w:szCs w:val="24"/>
        </w:rPr>
        <w:instrText>ADDIN CSL_CITATION { "citationItems" : [ { "id" : "ITEM-1", "itemData" : { "author" : [ { "dropping-particle" : "", "family" : "Knapp", "given" : "R. A.", "non-dropping-particle" : "", "parse-names" : false, "suffix" : "" }, { "dropping-particle" : "", "family" : "Matthews", "given" : "K. R.", "non-dropping-particle" : "", "parse-names" : false, "suffix" : "" } ], "container-title" : "Conservation Biology", "id" : "ITEM-1", "issue" : "2", "issued" : { "date-parts" : [ [ "2000" ] ] }, "page" : "428-438", "title" : "Non-native fish introductions and the decline of the mountain yellow-legged frog from within protected areas", "type" : "article-journal", "volume" : "14" }, "uris" : [ "http://www.mendeley.com/documents/?uuid=cfa2be6e-fd96-4505-aaf7-5f3859598487" ] } ], "mendeley" : { "previouslyFormattedCitation" : "(Knapp and Matthews 2000)" }, "properties" : { "noteIndex" : 0 }, "schema" : "https://github.com/citation-style-language/schema/raw/master/csl-citation.json" }</w:instrText>
      </w:r>
      <w:r w:rsidR="00617E4C">
        <w:rPr>
          <w:rFonts w:ascii="Times New Roman" w:hAnsi="Times New Roman" w:cs="Times New Roman"/>
          <w:sz w:val="24"/>
          <w:szCs w:val="24"/>
        </w:rPr>
        <w:fldChar w:fldCharType="separate"/>
      </w:r>
      <w:r w:rsidR="00617E4C" w:rsidRPr="00617E4C">
        <w:rPr>
          <w:rFonts w:ascii="Times New Roman" w:hAnsi="Times New Roman" w:cs="Times New Roman"/>
          <w:noProof/>
          <w:sz w:val="24"/>
          <w:szCs w:val="24"/>
        </w:rPr>
        <w:t>(Knapp and Matthews 2000)</w:t>
      </w:r>
      <w:ins w:id="173" w:author="Thomas Collier Smith" w:date="2014-10-17T21:47:00Z">
        <w:r w:rsidR="00617E4C">
          <w:rPr>
            <w:rFonts w:ascii="Times New Roman" w:hAnsi="Times New Roman" w:cs="Times New Roman"/>
            <w:sz w:val="24"/>
            <w:szCs w:val="24"/>
          </w:rPr>
          <w:fldChar w:fldCharType="end"/>
        </w:r>
        <w:r w:rsidR="00617E4C">
          <w:rPr>
            <w:rFonts w:ascii="Times New Roman" w:hAnsi="Times New Roman" w:cs="Times New Roman"/>
            <w:sz w:val="24"/>
            <w:szCs w:val="24"/>
          </w:rPr>
          <w:t xml:space="preserve">.  </w:t>
        </w:r>
      </w:ins>
      <w:del w:id="174" w:author="Thomas Collier Smith" w:date="2014-10-17T21:47:00Z">
        <w:r w:rsidDel="00617E4C">
          <w:rPr>
            <w:rFonts w:ascii="Times New Roman" w:hAnsi="Times New Roman" w:cs="Times New Roman"/>
            <w:sz w:val="24"/>
            <w:szCs w:val="24"/>
          </w:rPr>
          <w:delText xml:space="preserve">, </w:delText>
        </w:r>
        <w:r w:rsidR="000D4B7E" w:rsidDel="00617E4C">
          <w:rPr>
            <w:rFonts w:ascii="Times New Roman" w:hAnsi="Times New Roman" w:cs="Times New Roman"/>
            <w:sz w:val="24"/>
            <w:szCs w:val="24"/>
          </w:rPr>
          <w:delText xml:space="preserve">but </w:delText>
        </w:r>
      </w:del>
      <w:ins w:id="175" w:author="Thomas Collier Smith" w:date="2014-10-17T21:47:00Z">
        <w:r w:rsidR="00617E4C">
          <w:rPr>
            <w:rFonts w:ascii="Times New Roman" w:hAnsi="Times New Roman" w:cs="Times New Roman"/>
            <w:sz w:val="24"/>
            <w:szCs w:val="24"/>
          </w:rPr>
          <w:t>D</w:t>
        </w:r>
      </w:ins>
      <w:del w:id="176" w:author="Thomas Collier Smith" w:date="2014-10-17T21:47:00Z">
        <w:r w:rsidR="00651497" w:rsidDel="00617E4C">
          <w:rPr>
            <w:rFonts w:ascii="Times New Roman" w:hAnsi="Times New Roman" w:cs="Times New Roman"/>
            <w:sz w:val="24"/>
            <w:szCs w:val="24"/>
          </w:rPr>
          <w:delText>d</w:delText>
        </w:r>
      </w:del>
      <w:r w:rsidR="00651497">
        <w:rPr>
          <w:rFonts w:ascii="Times New Roman" w:hAnsi="Times New Roman" w:cs="Times New Roman"/>
          <w:sz w:val="24"/>
          <w:szCs w:val="24"/>
        </w:rPr>
        <w:t xml:space="preserve">espite the cessation of stocking, populations continue to be threatened by </w:t>
      </w:r>
      <w:r>
        <w:rPr>
          <w:rFonts w:ascii="Times New Roman" w:hAnsi="Times New Roman" w:cs="Times New Roman"/>
          <w:sz w:val="24"/>
          <w:szCs w:val="24"/>
        </w:rPr>
        <w:t xml:space="preserve">the emergence and spread of the amphibian chytrid fungus, </w:t>
      </w:r>
      <w:r w:rsidRPr="009C1BC1">
        <w:rPr>
          <w:rFonts w:ascii="Times New Roman" w:hAnsi="Times New Roman" w:cs="Times New Roman"/>
          <w:i/>
          <w:sz w:val="24"/>
          <w:szCs w:val="24"/>
        </w:rPr>
        <w:t xml:space="preserve">Batrachochytrium </w:t>
      </w:r>
      <w:r>
        <w:rPr>
          <w:rFonts w:ascii="Times New Roman" w:hAnsi="Times New Roman" w:cs="Times New Roman"/>
          <w:i/>
          <w:sz w:val="24"/>
          <w:szCs w:val="24"/>
        </w:rPr>
        <w:t>dendrobatidis</w:t>
      </w:r>
      <w:ins w:id="177" w:author="Thomas Collier Smith" w:date="2014-10-17T21:47:00Z">
        <w:r w:rsidR="00617E4C">
          <w:rPr>
            <w:rFonts w:ascii="Times New Roman" w:hAnsi="Times New Roman" w:cs="Times New Roman"/>
            <w:i/>
            <w:sz w:val="24"/>
            <w:szCs w:val="24"/>
          </w:rPr>
          <w:t xml:space="preserve"> </w:t>
        </w:r>
      </w:ins>
      <w:ins w:id="178" w:author="Thomas Collier Smith" w:date="2014-10-17T21:48:00Z">
        <w:r w:rsidR="00617E4C">
          <w:rPr>
            <w:rFonts w:ascii="Times New Roman" w:hAnsi="Times New Roman" w:cs="Times New Roman"/>
            <w:sz w:val="24"/>
            <w:szCs w:val="24"/>
          </w:rPr>
          <w:fldChar w:fldCharType="begin" w:fldLock="1"/>
        </w:r>
      </w:ins>
      <w:r w:rsidR="00617E4C">
        <w:rPr>
          <w:rFonts w:ascii="Times New Roman" w:hAnsi="Times New Roman" w:cs="Times New Roman"/>
          <w:sz w:val="24"/>
          <w:szCs w:val="24"/>
        </w:rPr>
        <w:instrText>ADDIN CSL_CITATION { "citationItems" : [ { "id" : "ITEM-1", "itemData" : { "author" : [ { "dropping-particle" : "", "family" : "Briggs", "given" : "C. J.", "non-dropping-particle" : "", "parse-names" : false, "suffix" : "" }, { "dropping-particle" : "", "family" : "Vredenburg", "given" : "V. T.", "non-dropping-particle" : "", "parse-names" : false, "suffix" : "" }, { "dropping-particle" : "", "family" : "Knapp", "given" : "R. A.", "non-dropping-particle" : "", "parse-names" : false, "suffix" : "" }, { "dropping-particle" : "", "family" : "Rachowicz", "given" : "L. J.", "non-dropping-particle" : "", "parse-names" : false, "suffix" : "" } ], "container-title" : "Ecology", "id" : "ITEM-1", "issue" : "12", "issued" : { "date-parts" : [ [ "2005" ] ] }, "page" : "3149-3159", "title" : "Investigating the population-level effects of chytridiomycosis: An emerging infectious disease of amphibians", "type" : "article-journal", "volume" : "86" }, "uris" : [ "http://www.mendeley.com/documents/?uuid=7a289500-f6b0-4d04-9274-bae7b5b0ec56" ] } ], "mendeley" : { "previouslyFormattedCitation" : "(Briggs et al. 2005)" }, "properties" : { "noteIndex" : 0 }, "schema" : "https://github.com/citation-style-language/schema/raw/master/csl-citation.json" }</w:instrText>
      </w:r>
      <w:r w:rsidR="00617E4C">
        <w:rPr>
          <w:rFonts w:ascii="Times New Roman" w:hAnsi="Times New Roman" w:cs="Times New Roman"/>
          <w:sz w:val="24"/>
          <w:szCs w:val="24"/>
        </w:rPr>
        <w:fldChar w:fldCharType="separate"/>
      </w:r>
      <w:r w:rsidR="00617E4C" w:rsidRPr="00617E4C">
        <w:rPr>
          <w:rFonts w:ascii="Times New Roman" w:hAnsi="Times New Roman" w:cs="Times New Roman"/>
          <w:noProof/>
          <w:sz w:val="24"/>
          <w:szCs w:val="24"/>
        </w:rPr>
        <w:t>(Briggs et al. 2005)</w:t>
      </w:r>
      <w:ins w:id="179" w:author="Thomas Collier Smith" w:date="2014-10-17T21:48:00Z">
        <w:r w:rsidR="00617E4C">
          <w:rPr>
            <w:rFonts w:ascii="Times New Roman" w:hAnsi="Times New Roman" w:cs="Times New Roman"/>
            <w:sz w:val="24"/>
            <w:szCs w:val="24"/>
          </w:rPr>
          <w:fldChar w:fldCharType="end"/>
        </w:r>
      </w:ins>
      <w:r>
        <w:rPr>
          <w:rFonts w:ascii="Times New Roman" w:hAnsi="Times New Roman" w:cs="Times New Roman"/>
          <w:sz w:val="24"/>
          <w:szCs w:val="24"/>
        </w:rPr>
        <w:t>.</w:t>
      </w:r>
      <w:r w:rsidR="000D4B7E" w:rsidRPr="000D4B7E">
        <w:rPr>
          <w:rFonts w:ascii="Times New Roman" w:hAnsi="Times New Roman" w:cs="Times New Roman"/>
          <w:sz w:val="24"/>
          <w:szCs w:val="24"/>
        </w:rPr>
        <w:t xml:space="preserve"> </w:t>
      </w:r>
      <w:r w:rsidR="000D4B7E">
        <w:rPr>
          <w:rFonts w:ascii="Times New Roman" w:hAnsi="Times New Roman" w:cs="Times New Roman"/>
          <w:sz w:val="24"/>
          <w:szCs w:val="24"/>
        </w:rPr>
        <w:t xml:space="preserve"> Now, large frog (and tadpole) populations are limited to a handful of populations in extremely high elevation lakes in Yosemite and </w:t>
      </w:r>
      <w:r w:rsidR="000D4B7E">
        <w:rPr>
          <w:rFonts w:ascii="Times New Roman" w:hAnsi="Times New Roman" w:cs="Times New Roman"/>
          <w:sz w:val="24"/>
          <w:szCs w:val="24"/>
        </w:rPr>
        <w:lastRenderedPageBreak/>
        <w:t xml:space="preserve">Sequoia/Kings Canyon National Parks and the adjacent John Muir Wilderness in the southern Sierra.  In most lakes in the Sierra Nevada, </w:t>
      </w:r>
      <w:r w:rsidR="00651497">
        <w:rPr>
          <w:rFonts w:ascii="Times New Roman" w:hAnsi="Times New Roman" w:cs="Times New Roman"/>
          <w:sz w:val="24"/>
          <w:szCs w:val="24"/>
        </w:rPr>
        <w:t xml:space="preserve">mountain yellow-legged frogs and </w:t>
      </w:r>
      <w:r w:rsidR="000D4B7E">
        <w:rPr>
          <w:rFonts w:ascii="Times New Roman" w:hAnsi="Times New Roman" w:cs="Times New Roman"/>
          <w:sz w:val="24"/>
          <w:szCs w:val="24"/>
        </w:rPr>
        <w:t xml:space="preserve">tadpoles are </w:t>
      </w:r>
      <w:r w:rsidR="00651497">
        <w:rPr>
          <w:rFonts w:ascii="Times New Roman" w:hAnsi="Times New Roman" w:cs="Times New Roman"/>
          <w:sz w:val="24"/>
          <w:szCs w:val="24"/>
        </w:rPr>
        <w:t xml:space="preserve">now </w:t>
      </w:r>
      <w:r w:rsidR="000D4B7E">
        <w:rPr>
          <w:rFonts w:ascii="Times New Roman" w:hAnsi="Times New Roman" w:cs="Times New Roman"/>
          <w:sz w:val="24"/>
          <w:szCs w:val="24"/>
        </w:rPr>
        <w:t>locally extinct</w:t>
      </w:r>
      <w:ins w:id="180" w:author="Thomas Collier Smith" w:date="2014-10-17T21:51:00Z">
        <w:r w:rsidR="00617E4C">
          <w:rPr>
            <w:rFonts w:ascii="Times New Roman" w:hAnsi="Times New Roman" w:cs="Times New Roman"/>
            <w:sz w:val="24"/>
            <w:szCs w:val="24"/>
          </w:rPr>
          <w:t xml:space="preserve"> </w:t>
        </w:r>
        <w:r w:rsidR="00617E4C">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"DOI" : "10.1073/pnas.0914111107", "abstract" : "Epidemiological theory generally suggests that pathogens will not cause host extinctions because the pathogen should fade out when the host population is driven below some threshold density. An emerging infectious disease, chytridiomycosis, caused by the fungal pathogen Batrachochytrium dendrobatidis (Bd) is directly linked to the recent extinction or serious decline of hundreds of amphibian species. Despite continued spread of this pathogen into uninfected areas, the dynamics of the host\u2013pathogen interaction remain unknown. We use fine-scale spatiotemporal data to describe (i) the invasion and spread of Bd through three lake basins, each containing multiple populations of the mountain yellow-legged frog, and (ii) the accompanying host\u2013pathogen dynamics. Despite intensive sampling, Bd was not detected on frogs in study basins until just before epidemics began. Following Bd arrival in a basin, the disease spread to neighboring populations at \u2248700 m/yr in a wave-like pattern until all populations were infected. Within a population, infection prevalence rapidly reached 100% and infection intensity on individual frogs increased in parallel. Frog mass mortality began only when infection intensity reached a critical threshold and repeatedly led to extinction of populations. Our results indicate that the high growth rate and virulence of Bd allow the near-simultaneous infection and buildup of high infection intensities in all host individuals; subsequent host population crashes therefore occur before Bd is limited by density-dependent factors. Preventing infection intensities in host populations from reaching this threshold could provide an effective strategy to avoid the extinction of susceptible amphibian species in the wild.", "author" : [ { "dropping-particle" : "", "family" : "Vredenburg", "given" : "Vance T.", "non-dropping-particle" : "", "parse-names" : false, "suffix" : "" }, { "dropping-particle" : "", "family" : "Knapp", "given" : "Roland A.", "non-dropping-particle" : "", "parse-names" : false, "suffix" : "" }, { "dropping-particle" : "", "family" : "Tunstall", "given" : "Tate S.", "non-dropping-particle" : "", "parse-names" : false, "suffix" : "" }, { "dropping-particle" : "", "family" : "Briggs", "given" : "Cheryl J.", "non-dropping-particle" : "", "parse-names" : false, "suffix" : "" } ], "container-title" : "Proceedings of the National Academy of Sciences", "id" : "ITEM-1", "issue" : "21", "issued" : { "date-parts" : [ [ "2010", "5" ] ] }, "page" : "9689 -9694", "title" : "Dynamics of an emerging disease drive large-scale amphibian population extinctions", "type" : "article-journal", "volume" : "107" }, "uris" : [ "http://www.mendeley.com/documents/?uuid=e2993f0f-33a1-4e89-8e3c-24a754dd5530" ] }, { "id" : "ITEM-2", "itemData" : { "DOI" : "10.1073/pnas.0912886107", "abstract" : "Chytridiomycosis, the disease caused by the chytrid fungus, Batrachochytrium dendrobatidis (Bd), has contributed to amphibian population declines and extinctions worldwide. The impact of this pathogen, however, varies markedly among amphibian species and populations. Following invasion into some areas of California's Sierra Nevada, Bd leads to rapid declines and local extinctions of frog populations (Rana muscosa, R. sierrae). In other areas, infected populations of the same frog species have declined but persisted at low host densities for many years. We present results of a 5-year study showing that infected adult frogs in persistent populations have low fungal loads, are surviving between years, and frequently lose and regain the infection. Here we put forward the hypothesis that fungal load dynamics can explain the different population-level outcomes of Bd observed in different areas of the Sierra Nevada and possibly throughout the world. We develop a model that incorporates the biological details of the Bd-host interaction. Importantly, model results suggest that host persistence versus extinction does not require differences in host susceptibility, pathogen virulence, or environmental conditions, and may be just epidemic and endemic population dynamics of the same host\u2013pathogen system. The different disease outcomes seen in natural populations may result solely from density-dependent host\u2013pathogen dynamics. The model also shows that persistence of Bd is enhanced by the long-lived tadpole stage that characterize these two frog species, and by nonhost Bd reservoirs.", "author" : [ { "dropping-particle" : "", "family" : "Briggs", "given" : "Cheryl J.", "non-dropping-particle" : "", "parse-names" : false, "suffix" : "" }, { "dropping-particle" : "", "family" : "Knapp", "given" : "Roland A.", "non-dropping-particle" : "", "parse-names" : false, "suffix" : "" }, { "dropping-particle" : "", "family" : "Vredenburg", "given" : "Vance T.", "non-dropping-particle" : "", "parse-names" : false, "suffix" : "" } ], "container-title" : "Proceedings of the National Academy of Sciences", "id" : "ITEM-2", "issue" : "21", "issued" : { "date-parts" : [ [ "2010", "5" ] ] }, "page" : "9695 -9700", "title" : "Enzootic and epizootic dynamics of the chytrid fungal pathogen of amphibians", "type" : "article-journal", "volume" : "107" }, "uris" : [ "http://www.mendeley.com/documents/?uuid=7518cf8a-5257-4cc6-ae5c-98d005ff32a0" ] } ], "mendeley" : { "previouslyFormattedCitation" : "(Briggs et al. 2010, Vredenburg et al. 2010)" }, "properties" : { "noteIndex" : 0 }, "schema" : "https://github.com/citation-style-language/schema/raw/master/csl-citation.json" }</w:instrText>
        </w:r>
        <w:r w:rsidR="00617E4C">
          <w:rPr>
            <w:rFonts w:ascii="Times New Roman" w:hAnsi="Times New Roman" w:cs="Times New Roman"/>
            <w:sz w:val="24"/>
            <w:szCs w:val="24"/>
          </w:rPr>
          <w:fldChar w:fldCharType="separate"/>
        </w:r>
        <w:r w:rsidR="00617E4C" w:rsidRPr="00617E4C">
          <w:rPr>
            <w:rFonts w:ascii="Times New Roman" w:hAnsi="Times New Roman" w:cs="Times New Roman"/>
            <w:noProof/>
            <w:sz w:val="24"/>
            <w:szCs w:val="24"/>
          </w:rPr>
          <w:t>(Briggs et al. 2010, Vredenburg et al. 2010)</w:t>
        </w:r>
        <w:r w:rsidR="00617E4C">
          <w:rPr>
            <w:rFonts w:ascii="Times New Roman" w:hAnsi="Times New Roman" w:cs="Times New Roman"/>
            <w:sz w:val="24"/>
            <w:szCs w:val="24"/>
          </w:rPr>
          <w:fldChar w:fldCharType="end"/>
        </w:r>
        <w:r w:rsidR="00617E4C">
          <w:rPr>
            <w:rFonts w:ascii="Times New Roman" w:hAnsi="Times New Roman" w:cs="Times New Roman"/>
            <w:sz w:val="24"/>
            <w:szCs w:val="24"/>
          </w:rPr>
          <w:t>.</w:t>
        </w:r>
      </w:ins>
      <w:r w:rsidR="000D4B7E">
        <w:rPr>
          <w:rFonts w:ascii="Times New Roman" w:hAnsi="Times New Roman" w:cs="Times New Roman"/>
          <w:sz w:val="24"/>
          <w:szCs w:val="24"/>
        </w:rPr>
        <w:t>.</w:t>
      </w:r>
    </w:p>
    <w:p w:rsidR="00CB01BD" w:rsidRPr="00CB01BD" w:rsidRDefault="00B815B4" w:rsidP="0088618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explore how </w:t>
      </w:r>
      <w:r w:rsidR="00651497">
        <w:rPr>
          <w:rFonts w:ascii="Times New Roman" w:hAnsi="Times New Roman" w:cs="Times New Roman"/>
          <w:sz w:val="24"/>
          <w:szCs w:val="24"/>
        </w:rPr>
        <w:t>these declines</w:t>
      </w:r>
      <w:r>
        <w:rPr>
          <w:rFonts w:ascii="Times New Roman" w:hAnsi="Times New Roman" w:cs="Times New Roman"/>
          <w:sz w:val="24"/>
          <w:szCs w:val="24"/>
        </w:rPr>
        <w:t xml:space="preserve"> </w:t>
      </w:r>
      <w:ins w:id="181" w:author="Thomas Collier Smith" w:date="2014-10-17T21:52:00Z">
        <w:r w:rsidR="00617E4C">
          <w:rPr>
            <w:rFonts w:ascii="Times New Roman" w:hAnsi="Times New Roman" w:cs="Times New Roman"/>
            <w:sz w:val="24"/>
            <w:szCs w:val="24"/>
          </w:rPr>
          <w:t xml:space="preserve">and local extinctions </w:t>
        </w:r>
      </w:ins>
      <w:r>
        <w:rPr>
          <w:rFonts w:ascii="Times New Roman" w:hAnsi="Times New Roman" w:cs="Times New Roman"/>
          <w:sz w:val="24"/>
          <w:szCs w:val="24"/>
        </w:rPr>
        <w:t xml:space="preserve">might affect Sierra Nevada </w:t>
      </w:r>
      <w:r w:rsidR="00992FBE">
        <w:rPr>
          <w:rFonts w:ascii="Times New Roman" w:hAnsi="Times New Roman" w:cs="Times New Roman"/>
          <w:sz w:val="24"/>
          <w:szCs w:val="24"/>
        </w:rPr>
        <w:t>l</w:t>
      </w:r>
      <w:r>
        <w:rPr>
          <w:rFonts w:ascii="Times New Roman" w:hAnsi="Times New Roman" w:cs="Times New Roman"/>
          <w:sz w:val="24"/>
          <w:szCs w:val="24"/>
        </w:rPr>
        <w:t>ake communities</w:t>
      </w:r>
      <w:r w:rsidR="00992FBE">
        <w:rPr>
          <w:rFonts w:ascii="Times New Roman" w:hAnsi="Times New Roman" w:cs="Times New Roman"/>
          <w:sz w:val="24"/>
          <w:szCs w:val="24"/>
        </w:rPr>
        <w:t>, o</w:t>
      </w:r>
      <w:r>
        <w:rPr>
          <w:rFonts w:ascii="Times New Roman" w:hAnsi="Times New Roman" w:cs="Times New Roman"/>
          <w:sz w:val="24"/>
          <w:szCs w:val="24"/>
        </w:rPr>
        <w:t xml:space="preserve">ur objective was to quantify </w:t>
      </w:r>
      <w:r w:rsidR="00CB01BD">
        <w:rPr>
          <w:rFonts w:ascii="Times New Roman" w:hAnsi="Times New Roman" w:cs="Times New Roman"/>
          <w:sz w:val="24"/>
          <w:szCs w:val="24"/>
        </w:rPr>
        <w:t>tadpoles</w:t>
      </w:r>
      <w:r w:rsidR="000D4B7E">
        <w:rPr>
          <w:rFonts w:ascii="Times New Roman" w:hAnsi="Times New Roman" w:cs="Times New Roman"/>
          <w:sz w:val="24"/>
          <w:szCs w:val="24"/>
        </w:rPr>
        <w:t>’</w:t>
      </w:r>
      <w:r w:rsidR="00CB01BD">
        <w:rPr>
          <w:rFonts w:ascii="Times New Roman" w:hAnsi="Times New Roman" w:cs="Times New Roman"/>
          <w:sz w:val="24"/>
          <w:szCs w:val="24"/>
        </w:rPr>
        <w:t xml:space="preserve"> impacts on their resources and on potential competitors.  </w:t>
      </w:r>
      <w:r w:rsidR="001B06A1">
        <w:rPr>
          <w:rFonts w:ascii="Times New Roman" w:hAnsi="Times New Roman" w:cs="Times New Roman"/>
          <w:sz w:val="24"/>
          <w:szCs w:val="24"/>
        </w:rPr>
        <w:t xml:space="preserve">In Sierra Nevada lakes, </w:t>
      </w:r>
      <w:r>
        <w:rPr>
          <w:rFonts w:ascii="Times New Roman" w:hAnsi="Times New Roman" w:cs="Times New Roman"/>
          <w:sz w:val="24"/>
          <w:szCs w:val="24"/>
        </w:rPr>
        <w:t xml:space="preserve">tadpoles feed on </w:t>
      </w:r>
      <w:r w:rsidR="001B06A1">
        <w:rPr>
          <w:rFonts w:ascii="Times New Roman" w:hAnsi="Times New Roman" w:cs="Times New Roman"/>
          <w:sz w:val="24"/>
          <w:szCs w:val="24"/>
        </w:rPr>
        <w:t xml:space="preserve">algae </w:t>
      </w:r>
      <w:r>
        <w:rPr>
          <w:rFonts w:ascii="Times New Roman" w:hAnsi="Times New Roman" w:cs="Times New Roman"/>
          <w:sz w:val="24"/>
          <w:szCs w:val="24"/>
        </w:rPr>
        <w:t>(epiphyton</w:t>
      </w:r>
      <w:r w:rsidR="001B06A1">
        <w:rPr>
          <w:rFonts w:ascii="Times New Roman" w:hAnsi="Times New Roman" w:cs="Times New Roman"/>
          <w:sz w:val="24"/>
          <w:szCs w:val="24"/>
        </w:rPr>
        <w:t xml:space="preserve"> largely</w:t>
      </w:r>
      <w:r w:rsidR="00992FBE">
        <w:rPr>
          <w:rFonts w:ascii="Times New Roman" w:hAnsi="Times New Roman" w:cs="Times New Roman"/>
          <w:sz w:val="24"/>
          <w:szCs w:val="24"/>
        </w:rPr>
        <w:t xml:space="preserve"> composed of diatoms, </w:t>
      </w:r>
      <w:r>
        <w:rPr>
          <w:rFonts w:ascii="Times New Roman" w:hAnsi="Times New Roman" w:cs="Times New Roman"/>
          <w:sz w:val="24"/>
          <w:szCs w:val="24"/>
        </w:rPr>
        <w:t xml:space="preserve">also </w:t>
      </w:r>
      <w:r w:rsidR="00992FBE">
        <w:rPr>
          <w:rFonts w:ascii="Times New Roman" w:hAnsi="Times New Roman" w:cs="Times New Roman"/>
          <w:sz w:val="24"/>
          <w:szCs w:val="24"/>
        </w:rPr>
        <w:t xml:space="preserve">containing some </w:t>
      </w:r>
      <w:r>
        <w:rPr>
          <w:rFonts w:ascii="Times New Roman" w:hAnsi="Times New Roman" w:cs="Times New Roman"/>
          <w:sz w:val="24"/>
          <w:szCs w:val="24"/>
        </w:rPr>
        <w:t xml:space="preserve">cyanobacteria, green algae, </w:t>
      </w:r>
      <w:proofErr w:type="spellStart"/>
      <w:r>
        <w:rPr>
          <w:rFonts w:ascii="Times New Roman" w:hAnsi="Times New Roman" w:cs="Times New Roman"/>
          <w:sz w:val="24"/>
          <w:szCs w:val="24"/>
        </w:rPr>
        <w:t>chrysophytes</w:t>
      </w:r>
      <w:proofErr w:type="spellEnd"/>
      <w:r>
        <w:rPr>
          <w:rFonts w:ascii="Times New Roman" w:hAnsi="Times New Roman" w:cs="Times New Roman"/>
          <w:sz w:val="24"/>
          <w:szCs w:val="24"/>
        </w:rPr>
        <w:t>, and other microbes)</w:t>
      </w:r>
      <w:r w:rsidR="001B06A1">
        <w:rPr>
          <w:rFonts w:ascii="Times New Roman" w:hAnsi="Times New Roman" w:cs="Times New Roman"/>
          <w:sz w:val="24"/>
          <w:szCs w:val="24"/>
        </w:rPr>
        <w:t xml:space="preserve">.  </w:t>
      </w:r>
      <w:r w:rsidR="00493FCF">
        <w:rPr>
          <w:rFonts w:ascii="Times New Roman" w:hAnsi="Times New Roman" w:cs="Times New Roman"/>
          <w:sz w:val="24"/>
          <w:szCs w:val="24"/>
        </w:rPr>
        <w:t xml:space="preserve">We chose to </w:t>
      </w:r>
      <w:r w:rsidR="001B06A1">
        <w:rPr>
          <w:rFonts w:ascii="Times New Roman" w:hAnsi="Times New Roman" w:cs="Times New Roman"/>
          <w:sz w:val="24"/>
          <w:szCs w:val="24"/>
        </w:rPr>
        <w:t>study</w:t>
      </w:r>
      <w:r w:rsidR="00493FCF">
        <w:rPr>
          <w:rFonts w:ascii="Times New Roman" w:hAnsi="Times New Roman" w:cs="Times New Roman"/>
          <w:sz w:val="24"/>
          <w:szCs w:val="24"/>
        </w:rPr>
        <w:t xml:space="preserve"> mayfly nymphs as potential competitors because they can also suppress algal abundance </w:t>
      </w:r>
      <w:r w:rsidR="00992FBE">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"Morin", "given" : "P. J.", "non-dropping-particle" : "", "parse-names" : false, "suffix" : "" }, { "dropping-particle" : "", "family" : "Lawler", "given" : "S. P.", "non-dropping-particle" : "", "parse-names" : false, "suffix" : "" }, { "dropping-particle" : "", "family" : "Johnson", "given" : "E. A.", "non-dropping-particle" : "", "parse-names" : false, "suffix" : "" } ], "container-title" : "Ecology", "id" : "ITEM-1", "issue" : "5", "issued" : { "date-parts" : [ [ "1988" ] ] }, "page" : "1401-1409", "title" : "Competition between aquatic insects and vertebrates: interaction strength and higher order interactions", "type" : "article-journal", "volume" : "69" }, "uris" : [ "http://www.mendeley.com/documents/?uuid=8e1617e2-a575-4c87-b1c9-5a0643c02df2" ] }, { "id" : "ITEM-2", "itemData" : { "DOI" : "10.1007/s10452-007-9129-8", "ISSN" : "1386-2588", "author" : [ { "dropping-particle" : "", "family" : "Hertonsson", "given" : "Pia", "non-dropping-particle" : "", "parse-names" : false, "suffix" : "" }, { "dropping-particle" : "", "family" : "\u00c5bj\u00f6rnsson", "given" : "Kajsa", "non-dropping-particle" : "", "parse-names" : false, "suffix" : "" }, { "dropping-particle" : "", "family" : "Br\u00f6nmark", "given" : "Christer", "non-dropping-particle" : "", "parse-names" : false, "suffix" : "" } ], "container-title" : "Aquatic Ecology", "id" : "ITEM-2", "issue" : "4", "issued" : { "date-parts" : [ [ "2007", "7", "25" ] ] }, "page" : "669-677", "title" : "Competition and facilitation within and between a snail and a mayfly larva and the effect on the grazing process", "type" : "article-journal", "volume" : "42" }, "uris" : [ "http://www.mendeley.com/documents/?uuid=a247deea-eb81-4102-bd4f-4952e7a0f112" ] }, { "id" : "ITEM-3", "itemData" : { "author" : [ { "dropping-particle" : "", "family" : "Hill", "given" : "Walter R.", "non-dropping-particle" : "", "parse-names" : false, "suffix" : "" }, { "dropping-particle" : "", "family" : "Knight", "given" : "Allen W.", "non-dropping-particle" : "", "parse-names" : false, "suffix" : "" } ], "container-title" : "Ecology", "id" : "ITEM-3", "issue" : "6", "issued" : { "date-parts" : [ [ "1987" ] ] }, "page" : "1955-1965", "title" : "Experimental analysis of the grazing interaction between a mayfly and stream algae", "type" : "article-journal", "volume" : "68" }, "uris" : [ "http://www.mendeley.com/documents/?uuid=03359920-b20e-430c-9c78-bb80da314adb" ] }, { "id" : "ITEM-4", "itemData" : { "author" : [ { "dropping-particle" : "", "family" : "Dudley", "given" : "Tom L.", "non-dropping-particle" : "", "parse-names" : false, "suffix" : "" } ], "container-title" : "Oikos", "id" : "ITEM-4", "issue" : "1", "issued" : { "date-parts" : [ [ "1992" ] ] }, "page" : "121-127", "title" : "Beneficial effects of herbivores on stream macroalgae via epiphyte removal", "type" : "article-journal", "volume" : "65" }, "uris" : [ "http://www.mendeley.com/documents/?uuid=2eccef18-054a-4335-9260-61e77c356422" ] } ], "mendeley" : { "previouslyFormattedCitation" : "(Hill and Knight 1987, Morin et al. 1988, Dudley 1992, Hertonsson et al. 2007)" }, "properties" : { "noteIndex" : 0 }, "schema" : "https://github.com/citation-style-language/schema/raw/master/csl-citation.json" }</w:instrText>
      </w:r>
      <w:r w:rsidR="00992FBE">
        <w:rPr>
          <w:rFonts w:ascii="Times New Roman" w:hAnsi="Times New Roman" w:cs="Times New Roman"/>
          <w:sz w:val="24"/>
          <w:szCs w:val="24"/>
        </w:rPr>
        <w:fldChar w:fldCharType="separate"/>
      </w:r>
      <w:r w:rsidR="00992FBE" w:rsidRPr="00992FBE">
        <w:rPr>
          <w:rFonts w:ascii="Times New Roman" w:hAnsi="Times New Roman" w:cs="Times New Roman"/>
          <w:noProof/>
          <w:sz w:val="24"/>
          <w:szCs w:val="24"/>
        </w:rPr>
        <w:t>(Hill and Knight 1987, Morin et al. 1988, Dudley 1992, Hertonsson et al. 2007)</w:t>
      </w:r>
      <w:r w:rsidR="00992FBE">
        <w:rPr>
          <w:rFonts w:ascii="Times New Roman" w:hAnsi="Times New Roman" w:cs="Times New Roman"/>
          <w:sz w:val="24"/>
          <w:szCs w:val="24"/>
        </w:rPr>
        <w:fldChar w:fldCharType="end"/>
      </w:r>
      <w:r w:rsidR="001B06A1">
        <w:rPr>
          <w:rFonts w:ascii="Times New Roman" w:hAnsi="Times New Roman" w:cs="Times New Roman"/>
          <w:sz w:val="24"/>
          <w:szCs w:val="24"/>
        </w:rPr>
        <w:t xml:space="preserve"> and</w:t>
      </w:r>
      <w:r w:rsidR="001B06A1" w:rsidRPr="001B06A1">
        <w:rPr>
          <w:rFonts w:ascii="Times New Roman" w:hAnsi="Times New Roman" w:cs="Times New Roman"/>
          <w:sz w:val="24"/>
          <w:szCs w:val="24"/>
        </w:rPr>
        <w:t xml:space="preserve"> </w:t>
      </w:r>
      <w:r w:rsidR="001B06A1">
        <w:rPr>
          <w:rFonts w:ascii="Times New Roman" w:hAnsi="Times New Roman" w:cs="Times New Roman"/>
          <w:sz w:val="24"/>
          <w:szCs w:val="24"/>
        </w:rPr>
        <w:t xml:space="preserve">are abundant in Sierra Nevada lakes </w:t>
      </w:r>
      <w:r w:rsidR="00992FBE">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"Bradford", "given" : "D. F.", "non-dropping-particle" : "", "parse-names" : false, "suffix" : "" }, { "dropping-particle" : "", "family" : "Cooper", "given" : "S. D.", "non-dropping-particle" : "", "parse-names" : false, "suffix" : "" }, { "dropping-particle" : "", "family" : "Jenkins Jr", "given" : "T. M.", "non-dropping-particle" : "", "parse-names" : false, "suffix" : "" }, { "dropping-particle" : "", "family" : "Kratz", "given" : "K.", "non-dropping-particle" : "", "parse-names" : false, "suffix" : "" }, { "dropping-particle" : "", "family" : "Sarnelle", "given" : "O.", "non-dropping-particle" : "", "parse-names" : false, "suffix" : "" }, { "dropping-particle" : "", "family" : "Brown", "given" : "A. D.", "non-dropping-particle" : "", "parse-names" : false, "suffix" : "" } ], "container-title" : "Canadian Journal of Fisheries and Aquatic Sciences", "id" : "ITEM-1", "issue" : "11", "issued" : { "date-parts" : [ [ "1998" ] ] }, "page" : "2478-2491", "title" : "Influences of natural acidity and introduced fish on faunal assemblages in California alpine lakes", "type" : "article-journal", "volume" : "55" }, "uris" : [ "http://www.mendeley.com/documents/?uuid=31ed756a-d2a4-400d-b51d-c6b7689f3456" ] }, { "id" : "ITEM-2", "itemData" : { "author" : [ { "dropping-particle" : "", "family" : "Epanchin", "given" : "P.", "non-dropping-particle" : "", "parse-names" : false, "suffix" : "" }, { "dropping-particle" : "", "family" : "Knapp", "given" : "R.", "non-dropping-particle" : "", "parse-names" : false, "suffix" : "" }, { "dropping-particle" : "", "family" : "Lawler", "given" : "S.", "non-dropping-particle" : "", "parse-names" : false, "suffix" : "" } ], "container-title" : "Ecology", "id" : "ITEM-2", "issued" : { "date-parts" : [ [ "2009" ] ] }, "title" : "Nonnative trout impact an alpine-nesting bird by altering aquatic insect subsidies", "type" : "article-journal" }, "uris" : [ "http://www.mendeley.com/documents/?uuid=9eab3312-b541-42d6-bab4-931a5ba3c4e7" ] } ], "mendeley" : { "previouslyFormattedCitation" : "(Bradford et al. 1998, Epanchin et al. 2009)" }, "properties" : { "noteIndex" : 0 }, "schema" : "https://github.com/citation-style-language/schema/raw/master/csl-citation.json" }</w:instrText>
      </w:r>
      <w:r w:rsidR="00992FBE">
        <w:rPr>
          <w:rFonts w:ascii="Times New Roman" w:hAnsi="Times New Roman" w:cs="Times New Roman"/>
          <w:sz w:val="24"/>
          <w:szCs w:val="24"/>
        </w:rPr>
        <w:fldChar w:fldCharType="separate"/>
      </w:r>
      <w:r w:rsidR="00992FBE" w:rsidRPr="00992FBE">
        <w:rPr>
          <w:rFonts w:ascii="Times New Roman" w:hAnsi="Times New Roman" w:cs="Times New Roman"/>
          <w:noProof/>
          <w:sz w:val="24"/>
          <w:szCs w:val="24"/>
        </w:rPr>
        <w:t>(Bradford et al. 1998, Epanchin et al. 2009)</w:t>
      </w:r>
      <w:r w:rsidR="00992FBE">
        <w:rPr>
          <w:rFonts w:ascii="Times New Roman" w:hAnsi="Times New Roman" w:cs="Times New Roman"/>
          <w:sz w:val="24"/>
          <w:szCs w:val="24"/>
        </w:rPr>
        <w:fldChar w:fldCharType="end"/>
      </w:r>
      <w:r w:rsidR="00493FCF">
        <w:rPr>
          <w:rFonts w:ascii="Times New Roman" w:hAnsi="Times New Roman" w:cs="Times New Roman"/>
          <w:sz w:val="24"/>
          <w:szCs w:val="24"/>
        </w:rPr>
        <w:t xml:space="preserve">.  </w:t>
      </w:r>
      <w:r w:rsidR="00CB01BD">
        <w:rPr>
          <w:rFonts w:ascii="Times New Roman" w:hAnsi="Times New Roman" w:cs="Times New Roman"/>
          <w:sz w:val="24"/>
          <w:szCs w:val="24"/>
        </w:rPr>
        <w:t>We predicted that in the presence of tadpoles, algal abundance would be lower, and that higher densities of tadpoles would reduce algal abundance more.  In addition,</w:t>
      </w:r>
      <w:del w:id="182" w:author="Thomas Collier Smith" w:date="2014-10-17T21:52:00Z">
        <w:r w:rsidR="00CB01BD" w:rsidDel="00617E4C">
          <w:rPr>
            <w:rFonts w:ascii="Times New Roman" w:hAnsi="Times New Roman" w:cs="Times New Roman"/>
            <w:sz w:val="24"/>
            <w:szCs w:val="24"/>
          </w:rPr>
          <w:delText xml:space="preserve"> we predicted that</w:delText>
        </w:r>
      </w:del>
      <w:r w:rsidR="00CB01BD">
        <w:rPr>
          <w:rFonts w:ascii="Times New Roman" w:hAnsi="Times New Roman" w:cs="Times New Roman"/>
          <w:sz w:val="24"/>
          <w:szCs w:val="24"/>
        </w:rPr>
        <w:t xml:space="preserve"> mayflies would </w:t>
      </w:r>
      <w:r w:rsidR="003804D2">
        <w:rPr>
          <w:rFonts w:ascii="Times New Roman" w:hAnsi="Times New Roman" w:cs="Times New Roman"/>
          <w:sz w:val="24"/>
          <w:szCs w:val="24"/>
        </w:rPr>
        <w:t xml:space="preserve">also </w:t>
      </w:r>
      <w:r w:rsidR="00CB01BD">
        <w:rPr>
          <w:rFonts w:ascii="Times New Roman" w:hAnsi="Times New Roman" w:cs="Times New Roman"/>
          <w:sz w:val="24"/>
          <w:szCs w:val="24"/>
        </w:rPr>
        <w:t>reduce algal abundance</w:t>
      </w:r>
      <w:r w:rsidR="003804D2">
        <w:rPr>
          <w:rFonts w:ascii="Times New Roman" w:hAnsi="Times New Roman" w:cs="Times New Roman"/>
          <w:sz w:val="24"/>
          <w:szCs w:val="24"/>
        </w:rPr>
        <w:t xml:space="preserve">, and tadpoles and mayflies together would reduce algal abundance additionally.  We also predicted that </w:t>
      </w:r>
      <w:ins w:id="183" w:author="Thomas Collier Smith" w:date="2014-10-17T21:53:00Z">
        <w:r w:rsidR="00617EAC">
          <w:rPr>
            <w:rFonts w:ascii="Times New Roman" w:hAnsi="Times New Roman" w:cs="Times New Roman"/>
            <w:sz w:val="24"/>
            <w:szCs w:val="24"/>
          </w:rPr>
          <w:t xml:space="preserve">average </w:t>
        </w:r>
      </w:ins>
      <w:r w:rsidR="003804D2">
        <w:rPr>
          <w:rFonts w:ascii="Times New Roman" w:hAnsi="Times New Roman" w:cs="Times New Roman"/>
          <w:sz w:val="24"/>
          <w:szCs w:val="24"/>
        </w:rPr>
        <w:t xml:space="preserve">body sizes of each consumer would </w:t>
      </w:r>
      <w:ins w:id="184" w:author="Thomas Collier Smith" w:date="2014-10-17T21:53:00Z">
        <w:r w:rsidR="00617EAC">
          <w:rPr>
            <w:rFonts w:ascii="Times New Roman" w:hAnsi="Times New Roman" w:cs="Times New Roman"/>
            <w:sz w:val="24"/>
            <w:szCs w:val="24"/>
          </w:rPr>
          <w:t xml:space="preserve">decline along with </w:t>
        </w:r>
      </w:ins>
      <w:del w:id="185" w:author="Thomas Collier Smith" w:date="2014-10-17T21:53:00Z">
        <w:r w:rsidR="003804D2" w:rsidDel="00617EAC">
          <w:rPr>
            <w:rFonts w:ascii="Times New Roman" w:hAnsi="Times New Roman" w:cs="Times New Roman"/>
            <w:sz w:val="24"/>
            <w:szCs w:val="24"/>
          </w:rPr>
          <w:delText xml:space="preserve">be reduced by </w:delText>
        </w:r>
      </w:del>
      <w:r w:rsidR="003804D2">
        <w:rPr>
          <w:rFonts w:ascii="Times New Roman" w:hAnsi="Times New Roman" w:cs="Times New Roman"/>
          <w:sz w:val="24"/>
          <w:szCs w:val="24"/>
        </w:rPr>
        <w:t xml:space="preserve">increasing </w:t>
      </w:r>
      <w:del w:id="186" w:author="Thomas Collier Smith" w:date="2014-10-17T21:53:00Z">
        <w:r w:rsidR="003804D2" w:rsidDel="00617EAC">
          <w:rPr>
            <w:rFonts w:ascii="Times New Roman" w:hAnsi="Times New Roman" w:cs="Times New Roman"/>
            <w:sz w:val="24"/>
            <w:szCs w:val="24"/>
          </w:rPr>
          <w:delText xml:space="preserve">intraspecific and interspecific </w:delText>
        </w:r>
      </w:del>
      <w:ins w:id="187" w:author="Thomas Collier Smith" w:date="2014-10-17T21:53:00Z">
        <w:r w:rsidR="00617EAC">
          <w:rPr>
            <w:rFonts w:ascii="Times New Roman" w:hAnsi="Times New Roman" w:cs="Times New Roman"/>
            <w:sz w:val="24"/>
            <w:szCs w:val="24"/>
          </w:rPr>
          <w:t xml:space="preserve">consumer </w:t>
        </w:r>
      </w:ins>
      <w:r w:rsidR="003804D2">
        <w:rPr>
          <w:rFonts w:ascii="Times New Roman" w:hAnsi="Times New Roman" w:cs="Times New Roman"/>
          <w:sz w:val="24"/>
          <w:szCs w:val="24"/>
        </w:rPr>
        <w:t xml:space="preserve">densities.  To investigate these predictions, we performed an </w:t>
      </w:r>
      <w:r w:rsidR="003804D2" w:rsidRPr="003804D2">
        <w:rPr>
          <w:rFonts w:ascii="Times New Roman" w:hAnsi="Times New Roman" w:cs="Times New Roman"/>
          <w:i/>
          <w:sz w:val="24"/>
          <w:szCs w:val="24"/>
        </w:rPr>
        <w:t>in situ</w:t>
      </w:r>
      <w:r w:rsidR="003804D2">
        <w:rPr>
          <w:rFonts w:ascii="Times New Roman" w:hAnsi="Times New Roman" w:cs="Times New Roman"/>
          <w:sz w:val="24"/>
          <w:szCs w:val="24"/>
        </w:rPr>
        <w:t xml:space="preserve"> field enclosure experiment and a mesocosm experiment.  The results of these experiments </w:t>
      </w:r>
      <w:ins w:id="188" w:author="Thomas Collier Smith" w:date="2014-10-17T21:54:00Z">
        <w:r w:rsidR="00617EAC">
          <w:rPr>
            <w:rFonts w:ascii="Times New Roman" w:hAnsi="Times New Roman" w:cs="Times New Roman"/>
            <w:sz w:val="24"/>
            <w:szCs w:val="24"/>
          </w:rPr>
          <w:t xml:space="preserve">clarify the role </w:t>
        </w:r>
      </w:ins>
      <w:del w:id="189" w:author="Thomas Collier Smith" w:date="2014-10-17T21:54:00Z">
        <w:r w:rsidR="003804D2" w:rsidDel="00617EAC">
          <w:rPr>
            <w:rFonts w:ascii="Times New Roman" w:hAnsi="Times New Roman" w:cs="Times New Roman"/>
            <w:sz w:val="24"/>
            <w:szCs w:val="24"/>
          </w:rPr>
          <w:delText xml:space="preserve">should </w:delText>
        </w:r>
        <w:r w:rsidR="0032234D" w:rsidDel="00617EAC">
          <w:rPr>
            <w:rFonts w:ascii="Times New Roman" w:hAnsi="Times New Roman" w:cs="Times New Roman"/>
            <w:sz w:val="24"/>
            <w:szCs w:val="24"/>
          </w:rPr>
          <w:delText xml:space="preserve">highlight the importance </w:delText>
        </w:r>
      </w:del>
      <w:r w:rsidR="0032234D">
        <w:rPr>
          <w:rFonts w:ascii="Times New Roman" w:hAnsi="Times New Roman" w:cs="Times New Roman"/>
          <w:sz w:val="24"/>
          <w:szCs w:val="24"/>
        </w:rPr>
        <w:t xml:space="preserve">of mountain yellow-legged frog tadpoles in Sierra Nevada lakes, and </w:t>
      </w:r>
      <w:ins w:id="190" w:author="Thomas Collier Smith" w:date="2014-10-17T21:54:00Z">
        <w:r w:rsidR="00617EAC">
          <w:rPr>
            <w:rFonts w:ascii="Times New Roman" w:hAnsi="Times New Roman" w:cs="Times New Roman"/>
            <w:sz w:val="24"/>
            <w:szCs w:val="24"/>
          </w:rPr>
          <w:t xml:space="preserve">sheds light on how </w:t>
        </w:r>
      </w:ins>
      <w:del w:id="191" w:author="Thomas Collier Smith" w:date="2014-10-17T21:54:00Z">
        <w:r w:rsidR="0032234D" w:rsidDel="00617EAC">
          <w:rPr>
            <w:rFonts w:ascii="Times New Roman" w:hAnsi="Times New Roman" w:cs="Times New Roman"/>
            <w:sz w:val="24"/>
            <w:szCs w:val="24"/>
          </w:rPr>
          <w:delText xml:space="preserve">indicate how </w:delText>
        </w:r>
      </w:del>
      <w:r w:rsidR="0032234D">
        <w:rPr>
          <w:rFonts w:ascii="Times New Roman" w:hAnsi="Times New Roman" w:cs="Times New Roman"/>
          <w:sz w:val="24"/>
          <w:szCs w:val="24"/>
        </w:rPr>
        <w:t xml:space="preserve">their </w:t>
      </w:r>
      <w:r w:rsidR="003804D2">
        <w:rPr>
          <w:rFonts w:ascii="Times New Roman" w:hAnsi="Times New Roman" w:cs="Times New Roman"/>
          <w:sz w:val="24"/>
          <w:szCs w:val="24"/>
        </w:rPr>
        <w:t>extinction</w:t>
      </w:r>
      <w:r w:rsidR="00147EF7">
        <w:rPr>
          <w:rFonts w:ascii="Times New Roman" w:hAnsi="Times New Roman" w:cs="Times New Roman"/>
          <w:sz w:val="24"/>
          <w:szCs w:val="24"/>
        </w:rPr>
        <w:t>s</w:t>
      </w:r>
      <w:r w:rsidR="003804D2">
        <w:rPr>
          <w:rFonts w:ascii="Times New Roman" w:hAnsi="Times New Roman" w:cs="Times New Roman"/>
          <w:sz w:val="24"/>
          <w:szCs w:val="24"/>
        </w:rPr>
        <w:t xml:space="preserve"> </w:t>
      </w:r>
      <w:r w:rsidR="00147EF7">
        <w:rPr>
          <w:rFonts w:ascii="Times New Roman" w:hAnsi="Times New Roman" w:cs="Times New Roman"/>
          <w:sz w:val="24"/>
          <w:szCs w:val="24"/>
        </w:rPr>
        <w:t>might</w:t>
      </w:r>
      <w:r w:rsidR="003804D2">
        <w:rPr>
          <w:rFonts w:ascii="Times New Roman" w:hAnsi="Times New Roman" w:cs="Times New Roman"/>
          <w:sz w:val="24"/>
          <w:szCs w:val="24"/>
        </w:rPr>
        <w:t xml:space="preserve"> affect </w:t>
      </w:r>
      <w:r w:rsidR="00147EF7">
        <w:rPr>
          <w:rFonts w:ascii="Times New Roman" w:hAnsi="Times New Roman" w:cs="Times New Roman"/>
          <w:sz w:val="24"/>
          <w:szCs w:val="24"/>
        </w:rPr>
        <w:t>communities</w:t>
      </w:r>
      <w:r w:rsidR="003804D2">
        <w:rPr>
          <w:rFonts w:ascii="Times New Roman" w:hAnsi="Times New Roman" w:cs="Times New Roman"/>
          <w:sz w:val="24"/>
          <w:szCs w:val="24"/>
        </w:rPr>
        <w:t>.</w:t>
      </w:r>
      <w:bookmarkStart w:id="192" w:name="_GoBack"/>
      <w:bookmarkEnd w:id="192"/>
    </w:p>
    <w:p w:rsidR="008F41C1" w:rsidRPr="00A26358" w:rsidRDefault="008F41C1" w:rsidP="00F614E9">
      <w:pPr>
        <w:spacing w:line="480" w:lineRule="auto"/>
        <w:rPr>
          <w:rFonts w:ascii="Times New Roman" w:hAnsi="Times New Roman" w:cs="Times New Roman"/>
          <w:sz w:val="24"/>
          <w:szCs w:val="24"/>
        </w:rPr>
      </w:pPr>
    </w:p>
    <w:p w:rsidR="00E82E81" w:rsidRDefault="00E82E81" w:rsidP="00F614E9">
      <w:pPr>
        <w:spacing w:line="480" w:lineRule="auto"/>
        <w:jc w:val="center"/>
        <w:rPr>
          <w:rFonts w:ascii="Times New Roman" w:hAnsi="Times New Roman" w:cs="Times New Roman"/>
          <w:smallCaps/>
          <w:sz w:val="24"/>
          <w:szCs w:val="24"/>
        </w:rPr>
      </w:pPr>
      <w:r w:rsidRPr="00886188">
        <w:rPr>
          <w:rFonts w:ascii="Times New Roman" w:hAnsi="Times New Roman" w:cs="Times New Roman"/>
          <w:smallCaps/>
          <w:sz w:val="24"/>
          <w:szCs w:val="24"/>
        </w:rPr>
        <w:t>Methods</w:t>
      </w:r>
    </w:p>
    <w:p w:rsidR="00A6404C" w:rsidRPr="00A6404C" w:rsidRDefault="00A6404C" w:rsidP="00F614E9">
      <w:pPr>
        <w:spacing w:line="480" w:lineRule="auto"/>
        <w:jc w:val="center"/>
        <w:rPr>
          <w:rFonts w:ascii="Times New Roman" w:hAnsi="Times New Roman" w:cs="Times New Roman"/>
          <w:sz w:val="24"/>
          <w:szCs w:val="24"/>
        </w:rPr>
      </w:pPr>
      <w:r w:rsidRPr="00A6404C">
        <w:rPr>
          <w:rFonts w:ascii="Times New Roman" w:hAnsi="Times New Roman" w:cs="Times New Roman"/>
          <w:sz w:val="24"/>
          <w:szCs w:val="24"/>
        </w:rPr>
        <w:t>Experimental methods</w:t>
      </w:r>
    </w:p>
    <w:p w:rsidR="0048024A" w:rsidRDefault="008F41C1" w:rsidP="00992FBE">
      <w:pPr>
        <w:spacing w:line="480" w:lineRule="auto"/>
        <w:ind w:firstLine="720"/>
        <w:rPr>
          <w:rFonts w:ascii="Times New Roman" w:hAnsi="Times New Roman" w:cs="Times New Roman"/>
          <w:sz w:val="24"/>
          <w:szCs w:val="24"/>
        </w:rPr>
      </w:pPr>
      <w:r w:rsidRPr="00A26358">
        <w:rPr>
          <w:rFonts w:ascii="Times New Roman" w:hAnsi="Times New Roman" w:cs="Times New Roman"/>
          <w:sz w:val="24"/>
          <w:szCs w:val="24"/>
        </w:rPr>
        <w:lastRenderedPageBreak/>
        <w:t xml:space="preserve">We performed two experiments, </w:t>
      </w:r>
      <w:r w:rsidR="0048024A">
        <w:rPr>
          <w:rFonts w:ascii="Times New Roman" w:hAnsi="Times New Roman" w:cs="Times New Roman"/>
          <w:sz w:val="24"/>
          <w:szCs w:val="24"/>
        </w:rPr>
        <w:t>a f</w:t>
      </w:r>
      <w:r w:rsidRPr="00A26358">
        <w:rPr>
          <w:rFonts w:ascii="Times New Roman" w:hAnsi="Times New Roman" w:cs="Times New Roman"/>
          <w:sz w:val="24"/>
          <w:szCs w:val="24"/>
        </w:rPr>
        <w:t>ield experiment</w:t>
      </w:r>
      <w:r w:rsidR="0048024A">
        <w:rPr>
          <w:rFonts w:ascii="Times New Roman" w:hAnsi="Times New Roman" w:cs="Times New Roman"/>
          <w:sz w:val="24"/>
          <w:szCs w:val="24"/>
        </w:rPr>
        <w:t xml:space="preserve"> and a mesocosm experiment.  </w:t>
      </w:r>
      <w:r w:rsidRPr="00A26358">
        <w:rPr>
          <w:rFonts w:ascii="Times New Roman" w:hAnsi="Times New Roman" w:cs="Times New Roman"/>
          <w:sz w:val="24"/>
          <w:szCs w:val="24"/>
        </w:rPr>
        <w:t xml:space="preserve">Our field experiment allowed us to </w:t>
      </w:r>
      <w:r w:rsidR="00BD0A58" w:rsidRPr="00A26358">
        <w:rPr>
          <w:rFonts w:ascii="Times New Roman" w:hAnsi="Times New Roman" w:cs="Times New Roman"/>
          <w:sz w:val="24"/>
          <w:szCs w:val="24"/>
        </w:rPr>
        <w:t>describe, within the natural setting of two remote high elevation lakes, the interactions between two consumers: tadpoles (</w:t>
      </w:r>
      <w:r w:rsidR="00BD0A58" w:rsidRPr="00A26358">
        <w:rPr>
          <w:rFonts w:ascii="Times New Roman" w:hAnsi="Times New Roman" w:cs="Times New Roman"/>
          <w:i/>
          <w:sz w:val="24"/>
          <w:szCs w:val="24"/>
        </w:rPr>
        <w:t>Rana muscosa</w:t>
      </w:r>
      <w:r w:rsidR="00BD0A58" w:rsidRPr="00A26358">
        <w:rPr>
          <w:rFonts w:ascii="Times New Roman" w:hAnsi="Times New Roman" w:cs="Times New Roman"/>
          <w:sz w:val="24"/>
          <w:szCs w:val="24"/>
        </w:rPr>
        <w:t xml:space="preserve"> and </w:t>
      </w:r>
      <w:r w:rsidR="00BD0A58" w:rsidRPr="00A26358">
        <w:rPr>
          <w:rFonts w:ascii="Times New Roman" w:hAnsi="Times New Roman" w:cs="Times New Roman"/>
          <w:i/>
          <w:sz w:val="24"/>
          <w:szCs w:val="24"/>
        </w:rPr>
        <w:t>Rana sierrae</w:t>
      </w:r>
      <w:r w:rsidR="0048024A">
        <w:rPr>
          <w:rFonts w:ascii="Times New Roman" w:hAnsi="Times New Roman" w:cs="Times New Roman"/>
          <w:sz w:val="24"/>
          <w:szCs w:val="24"/>
        </w:rPr>
        <w:t xml:space="preserve">) and mayfly nymphs </w:t>
      </w:r>
      <w:r w:rsidR="00BD0A58" w:rsidRPr="00A26358">
        <w:rPr>
          <w:rFonts w:ascii="Times New Roman" w:hAnsi="Times New Roman" w:cs="Times New Roman"/>
          <w:sz w:val="24"/>
          <w:szCs w:val="24"/>
        </w:rPr>
        <w:t>(</w:t>
      </w:r>
      <w:proofErr w:type="spellStart"/>
      <w:r w:rsidR="00BD0A58" w:rsidRPr="00A26358">
        <w:rPr>
          <w:rFonts w:ascii="Times New Roman" w:hAnsi="Times New Roman" w:cs="Times New Roman"/>
          <w:sz w:val="24"/>
          <w:szCs w:val="24"/>
        </w:rPr>
        <w:t>Eph</w:t>
      </w:r>
      <w:r w:rsidR="0048024A">
        <w:rPr>
          <w:rFonts w:ascii="Times New Roman" w:hAnsi="Times New Roman" w:cs="Times New Roman"/>
          <w:sz w:val="24"/>
          <w:szCs w:val="24"/>
        </w:rPr>
        <w:t>e</w:t>
      </w:r>
      <w:r w:rsidR="00BD0A58" w:rsidRPr="00A26358">
        <w:rPr>
          <w:rFonts w:ascii="Times New Roman" w:hAnsi="Times New Roman" w:cs="Times New Roman"/>
          <w:sz w:val="24"/>
          <w:szCs w:val="24"/>
        </w:rPr>
        <w:t>meroptera</w:t>
      </w:r>
      <w:proofErr w:type="spellEnd"/>
      <w:r w:rsidR="00BD0A58" w:rsidRPr="00A26358">
        <w:rPr>
          <w:rFonts w:ascii="Times New Roman" w:hAnsi="Times New Roman" w:cs="Times New Roman"/>
          <w:sz w:val="24"/>
          <w:szCs w:val="24"/>
        </w:rPr>
        <w:t xml:space="preserve">, </w:t>
      </w:r>
      <w:r w:rsidR="00BD0A58" w:rsidRPr="00A26358">
        <w:rPr>
          <w:rFonts w:ascii="Times New Roman" w:hAnsi="Times New Roman" w:cs="Times New Roman"/>
          <w:i/>
          <w:sz w:val="24"/>
          <w:szCs w:val="24"/>
        </w:rPr>
        <w:t>Callibaetis ferrugineus</w:t>
      </w:r>
      <w:r w:rsidR="00BD0A58" w:rsidRPr="00A26358">
        <w:rPr>
          <w:rFonts w:ascii="Times New Roman" w:hAnsi="Times New Roman" w:cs="Times New Roman"/>
          <w:sz w:val="24"/>
          <w:szCs w:val="24"/>
        </w:rPr>
        <w:t xml:space="preserve"> </w:t>
      </w:r>
      <w:r w:rsidR="0048024A">
        <w:rPr>
          <w:rFonts w:ascii="Times New Roman" w:hAnsi="Times New Roman" w:cs="Times New Roman"/>
          <w:sz w:val="24"/>
          <w:szCs w:val="24"/>
        </w:rPr>
        <w:t xml:space="preserve">and </w:t>
      </w:r>
      <w:r w:rsidR="00BD0A58" w:rsidRPr="00A26358">
        <w:rPr>
          <w:rFonts w:ascii="Times New Roman" w:hAnsi="Times New Roman" w:cs="Times New Roman"/>
          <w:i/>
          <w:sz w:val="24"/>
          <w:szCs w:val="24"/>
        </w:rPr>
        <w:t>Ameletus spp.</w:t>
      </w:r>
      <w:r w:rsidR="00BD0A58" w:rsidRPr="00A26358">
        <w:rPr>
          <w:rFonts w:ascii="Times New Roman" w:hAnsi="Times New Roman" w:cs="Times New Roman"/>
          <w:sz w:val="24"/>
          <w:szCs w:val="24"/>
        </w:rPr>
        <w:t>), and their shared resource, benthic organic matter</w:t>
      </w:r>
      <w:r w:rsidR="00F167AC">
        <w:rPr>
          <w:rFonts w:ascii="Times New Roman" w:hAnsi="Times New Roman" w:cs="Times New Roman"/>
          <w:sz w:val="24"/>
          <w:szCs w:val="24"/>
        </w:rPr>
        <w:t xml:space="preserve">. </w:t>
      </w:r>
      <w:r w:rsidR="00BD0A58" w:rsidRPr="00A26358">
        <w:rPr>
          <w:rFonts w:ascii="Times New Roman" w:hAnsi="Times New Roman" w:cs="Times New Roman"/>
          <w:sz w:val="24"/>
          <w:szCs w:val="24"/>
        </w:rPr>
        <w:t xml:space="preserve"> </w:t>
      </w:r>
      <w:r w:rsidR="00F167AC">
        <w:rPr>
          <w:rFonts w:ascii="Times New Roman" w:hAnsi="Times New Roman" w:cs="Times New Roman"/>
          <w:sz w:val="24"/>
          <w:szCs w:val="24"/>
        </w:rPr>
        <w:t xml:space="preserve">This </w:t>
      </w:r>
      <w:r w:rsidR="00BD0A58" w:rsidRPr="00A26358">
        <w:rPr>
          <w:rFonts w:ascii="Times New Roman" w:hAnsi="Times New Roman" w:cs="Times New Roman"/>
          <w:sz w:val="24"/>
          <w:szCs w:val="24"/>
        </w:rPr>
        <w:t>consists largely of diatoms</w:t>
      </w:r>
      <w:r w:rsidR="006A5CDE">
        <w:rPr>
          <w:rFonts w:ascii="Times New Roman" w:hAnsi="Times New Roman" w:cs="Times New Roman"/>
          <w:sz w:val="24"/>
          <w:szCs w:val="24"/>
        </w:rPr>
        <w:t xml:space="preserve"> </w:t>
      </w:r>
      <w:r w:rsidR="00F167AC">
        <w:rPr>
          <w:rFonts w:ascii="Times New Roman" w:hAnsi="Times New Roman" w:cs="Times New Roman"/>
          <w:sz w:val="24"/>
          <w:szCs w:val="24"/>
        </w:rPr>
        <w:t xml:space="preserve">but can also include green algae, cyanobacteria, </w:t>
      </w:r>
      <w:proofErr w:type="spellStart"/>
      <w:r w:rsidR="00F167AC">
        <w:rPr>
          <w:rFonts w:ascii="Times New Roman" w:hAnsi="Times New Roman" w:cs="Times New Roman"/>
          <w:sz w:val="24"/>
          <w:szCs w:val="24"/>
        </w:rPr>
        <w:t>chrysophytes</w:t>
      </w:r>
      <w:proofErr w:type="spellEnd"/>
      <w:r w:rsidR="00F167AC">
        <w:rPr>
          <w:rFonts w:ascii="Times New Roman" w:hAnsi="Times New Roman" w:cs="Times New Roman"/>
          <w:sz w:val="24"/>
          <w:szCs w:val="24"/>
        </w:rPr>
        <w:t xml:space="preserve">, detritus, bacteria and other microbes; because of the dominance of diatoms and producers, we refer to it </w:t>
      </w:r>
      <w:r w:rsidR="006A5CDE">
        <w:rPr>
          <w:rFonts w:ascii="Times New Roman" w:hAnsi="Times New Roman" w:cs="Times New Roman"/>
          <w:sz w:val="24"/>
          <w:szCs w:val="24"/>
        </w:rPr>
        <w:t>hereafter</w:t>
      </w:r>
      <w:r w:rsidR="00F167AC">
        <w:rPr>
          <w:rFonts w:ascii="Times New Roman" w:hAnsi="Times New Roman" w:cs="Times New Roman"/>
          <w:sz w:val="24"/>
          <w:szCs w:val="24"/>
        </w:rPr>
        <w:t xml:space="preserve"> as </w:t>
      </w:r>
      <w:r w:rsidR="006A5CDE">
        <w:rPr>
          <w:rFonts w:ascii="Times New Roman" w:hAnsi="Times New Roman" w:cs="Times New Roman"/>
          <w:sz w:val="24"/>
          <w:szCs w:val="24"/>
        </w:rPr>
        <w:t>algae</w:t>
      </w:r>
      <w:r w:rsidR="00BD0A58" w:rsidRPr="00A26358">
        <w:rPr>
          <w:rFonts w:ascii="Times New Roman" w:hAnsi="Times New Roman" w:cs="Times New Roman"/>
          <w:sz w:val="24"/>
          <w:szCs w:val="24"/>
        </w:rPr>
        <w:t xml:space="preserve">.  </w:t>
      </w:r>
      <w:r w:rsidR="0048024A">
        <w:rPr>
          <w:rFonts w:ascii="Times New Roman" w:hAnsi="Times New Roman" w:cs="Times New Roman"/>
          <w:sz w:val="24"/>
          <w:szCs w:val="24"/>
        </w:rPr>
        <w:t>In the mesocosm experiment, we tested the effects of the same grazer</w:t>
      </w:r>
      <w:r w:rsidR="00D63F83">
        <w:rPr>
          <w:rFonts w:ascii="Times New Roman" w:hAnsi="Times New Roman" w:cs="Times New Roman"/>
          <w:sz w:val="24"/>
          <w:szCs w:val="24"/>
        </w:rPr>
        <w:t>s</w:t>
      </w:r>
      <w:r w:rsidR="0048024A">
        <w:rPr>
          <w:rFonts w:ascii="Times New Roman" w:hAnsi="Times New Roman" w:cs="Times New Roman"/>
          <w:sz w:val="24"/>
          <w:szCs w:val="24"/>
        </w:rPr>
        <w:t xml:space="preserve"> </w:t>
      </w:r>
      <w:r w:rsidR="00F167AC">
        <w:rPr>
          <w:rFonts w:ascii="Times New Roman" w:hAnsi="Times New Roman" w:cs="Times New Roman"/>
          <w:sz w:val="24"/>
          <w:szCs w:val="24"/>
        </w:rPr>
        <w:t>(</w:t>
      </w:r>
      <w:r w:rsidR="00F167AC" w:rsidRPr="00A26358">
        <w:rPr>
          <w:rFonts w:ascii="Times New Roman" w:hAnsi="Times New Roman" w:cs="Times New Roman"/>
          <w:i/>
          <w:sz w:val="24"/>
          <w:szCs w:val="24"/>
        </w:rPr>
        <w:t>Rana sierrae</w:t>
      </w:r>
      <w:r w:rsidR="00F167AC">
        <w:rPr>
          <w:rFonts w:ascii="Times New Roman" w:hAnsi="Times New Roman" w:cs="Times New Roman"/>
          <w:sz w:val="24"/>
          <w:szCs w:val="24"/>
        </w:rPr>
        <w:t xml:space="preserve"> and </w:t>
      </w:r>
      <w:r w:rsidR="00F167AC" w:rsidRPr="00A26358">
        <w:rPr>
          <w:rFonts w:ascii="Times New Roman" w:hAnsi="Times New Roman" w:cs="Times New Roman"/>
          <w:i/>
          <w:sz w:val="24"/>
          <w:szCs w:val="24"/>
        </w:rPr>
        <w:t>Callibaetis ferrugineus</w:t>
      </w:r>
      <w:r w:rsidR="00F167AC">
        <w:rPr>
          <w:rFonts w:ascii="Times New Roman" w:hAnsi="Times New Roman" w:cs="Times New Roman"/>
          <w:sz w:val="24"/>
          <w:szCs w:val="24"/>
        </w:rPr>
        <w:t xml:space="preserve">) on algal resources, </w:t>
      </w:r>
      <w:r w:rsidR="0048024A">
        <w:rPr>
          <w:rFonts w:ascii="Times New Roman" w:hAnsi="Times New Roman" w:cs="Times New Roman"/>
          <w:sz w:val="24"/>
          <w:szCs w:val="24"/>
        </w:rPr>
        <w:t>in artificia</w:t>
      </w:r>
      <w:r w:rsidR="00F167AC">
        <w:rPr>
          <w:rFonts w:ascii="Times New Roman" w:hAnsi="Times New Roman" w:cs="Times New Roman"/>
          <w:sz w:val="24"/>
          <w:szCs w:val="24"/>
        </w:rPr>
        <w:t xml:space="preserve">l habitats which eliminated the </w:t>
      </w:r>
      <w:r w:rsidR="0048024A">
        <w:rPr>
          <w:rFonts w:ascii="Times New Roman" w:hAnsi="Times New Roman" w:cs="Times New Roman"/>
          <w:sz w:val="24"/>
          <w:szCs w:val="24"/>
        </w:rPr>
        <w:t xml:space="preserve">natural nutrient, temperature, </w:t>
      </w:r>
      <w:r w:rsidR="00D63F83">
        <w:rPr>
          <w:rFonts w:ascii="Times New Roman" w:hAnsi="Times New Roman" w:cs="Times New Roman"/>
          <w:sz w:val="24"/>
          <w:szCs w:val="24"/>
        </w:rPr>
        <w:t xml:space="preserve">and </w:t>
      </w:r>
      <w:r w:rsidR="0048024A">
        <w:rPr>
          <w:rFonts w:ascii="Times New Roman" w:hAnsi="Times New Roman" w:cs="Times New Roman"/>
          <w:sz w:val="24"/>
          <w:szCs w:val="24"/>
        </w:rPr>
        <w:t xml:space="preserve">substrate </w:t>
      </w:r>
      <w:r w:rsidR="0088064A">
        <w:rPr>
          <w:rFonts w:ascii="Times New Roman" w:hAnsi="Times New Roman" w:cs="Times New Roman"/>
          <w:sz w:val="24"/>
          <w:szCs w:val="24"/>
        </w:rPr>
        <w:t>heterogeneity found within most lakes</w:t>
      </w:r>
      <w:r w:rsidR="0048024A">
        <w:rPr>
          <w:rFonts w:ascii="Times New Roman" w:hAnsi="Times New Roman" w:cs="Times New Roman"/>
          <w:sz w:val="24"/>
          <w:szCs w:val="24"/>
        </w:rPr>
        <w:t>.</w:t>
      </w:r>
    </w:p>
    <w:p w:rsidR="00871B22" w:rsidRPr="00A26358" w:rsidRDefault="00F167AC" w:rsidP="00F167AC">
      <w:pPr>
        <w:spacing w:line="480" w:lineRule="auto"/>
        <w:rPr>
          <w:rFonts w:ascii="Times New Roman" w:hAnsi="Times New Roman" w:cs="Times New Roman"/>
          <w:sz w:val="24"/>
          <w:szCs w:val="24"/>
        </w:rPr>
      </w:pPr>
      <w:proofErr w:type="gramStart"/>
      <w:r w:rsidRPr="00F167AC">
        <w:rPr>
          <w:rFonts w:ascii="Times New Roman" w:hAnsi="Times New Roman" w:cs="Times New Roman"/>
          <w:i/>
          <w:sz w:val="24"/>
          <w:szCs w:val="24"/>
        </w:rPr>
        <w:t>Field enclosure experiment.</w:t>
      </w:r>
      <w:proofErr w:type="gramEnd"/>
      <w:r w:rsidRPr="00F167AC">
        <w:rPr>
          <w:rFonts w:ascii="Times New Roman" w:hAnsi="Times New Roman" w:cs="Times New Roman"/>
          <w:i/>
          <w:sz w:val="24"/>
          <w:szCs w:val="24"/>
        </w:rPr>
        <w:t xml:space="preserve"> – </w:t>
      </w:r>
      <w:r w:rsidR="0048024A">
        <w:rPr>
          <w:rFonts w:ascii="Times New Roman" w:hAnsi="Times New Roman" w:cs="Times New Roman"/>
          <w:sz w:val="24"/>
          <w:szCs w:val="24"/>
        </w:rPr>
        <w:t>In the field enclosure experiment, we use</w:t>
      </w:r>
      <w:r w:rsidR="00D63F83">
        <w:rPr>
          <w:rFonts w:ascii="Times New Roman" w:hAnsi="Times New Roman" w:cs="Times New Roman"/>
          <w:sz w:val="24"/>
          <w:szCs w:val="24"/>
        </w:rPr>
        <w:t>d</w:t>
      </w:r>
      <w:r w:rsidR="0048024A">
        <w:rPr>
          <w:rFonts w:ascii="Times New Roman" w:hAnsi="Times New Roman" w:cs="Times New Roman"/>
          <w:sz w:val="24"/>
          <w:szCs w:val="24"/>
        </w:rPr>
        <w:t xml:space="preserve"> a response surface design </w:t>
      </w:r>
      <w:r w:rsidR="00992FBE">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"Inouye", "given" : "B. D.", "non-dropping-particle" : "", "parse-names" : false, "suffix" : "" } ], "container-title" : "Ecology", "id" : "ITEM-1", "issue" : "10", "issued" : { "date-parts" : [ [ "2001" ] ] }, "page" : "2696-2706", "title" : "Response surface experimental designs for investigating interspecific competition", "type" : "article-journal", "volume" : "82" }, "uris" : [ "http://www.mendeley.com/documents/?uuid=3fef4809-2e4b-4328-b40e-f5d25bd5fc9f" ] } ], "mendeley" : { "previouslyFormattedCitation" : "(Inouye 2001)" }, "properties" : { "noteIndex" : 0 }, "schema" : "https://github.com/citation-style-language/schema/raw/master/csl-citation.json" }</w:instrText>
      </w:r>
      <w:r w:rsidR="00992FBE">
        <w:rPr>
          <w:rFonts w:ascii="Times New Roman" w:hAnsi="Times New Roman" w:cs="Times New Roman"/>
          <w:sz w:val="24"/>
          <w:szCs w:val="24"/>
        </w:rPr>
        <w:fldChar w:fldCharType="separate"/>
      </w:r>
      <w:r w:rsidR="00992FBE" w:rsidRPr="00992FBE">
        <w:rPr>
          <w:rFonts w:ascii="Times New Roman" w:hAnsi="Times New Roman" w:cs="Times New Roman"/>
          <w:noProof/>
          <w:sz w:val="24"/>
          <w:szCs w:val="24"/>
        </w:rPr>
        <w:t>(Inouye 2001)</w:t>
      </w:r>
      <w:r w:rsidR="00992FBE">
        <w:rPr>
          <w:rFonts w:ascii="Times New Roman" w:hAnsi="Times New Roman" w:cs="Times New Roman"/>
          <w:sz w:val="24"/>
          <w:szCs w:val="24"/>
        </w:rPr>
        <w:fldChar w:fldCharType="end"/>
      </w:r>
      <w:r w:rsidR="0048024A">
        <w:rPr>
          <w:rFonts w:ascii="Times New Roman" w:hAnsi="Times New Roman" w:cs="Times New Roman"/>
          <w:sz w:val="24"/>
          <w:szCs w:val="24"/>
        </w:rPr>
        <w:t xml:space="preserve"> to </w:t>
      </w:r>
      <w:r w:rsidR="00BD0A58" w:rsidRPr="00A26358">
        <w:rPr>
          <w:rFonts w:ascii="Times New Roman" w:hAnsi="Times New Roman" w:cs="Times New Roman"/>
          <w:sz w:val="24"/>
          <w:szCs w:val="24"/>
        </w:rPr>
        <w:t xml:space="preserve">characterize the independent and interactive effects of grazers.  Response surface designs facilitate description of intra- and interspecific interactions, as they allow two </w:t>
      </w:r>
      <w:r w:rsidR="00871B22" w:rsidRPr="00A26358">
        <w:rPr>
          <w:rFonts w:ascii="Times New Roman" w:hAnsi="Times New Roman" w:cs="Times New Roman"/>
          <w:sz w:val="24"/>
          <w:szCs w:val="24"/>
        </w:rPr>
        <w:t xml:space="preserve">factors to vary </w:t>
      </w:r>
      <w:r w:rsidR="00BD0A58" w:rsidRPr="00A26358">
        <w:rPr>
          <w:rFonts w:ascii="Times New Roman" w:hAnsi="Times New Roman" w:cs="Times New Roman"/>
          <w:sz w:val="24"/>
          <w:szCs w:val="24"/>
        </w:rPr>
        <w:t xml:space="preserve">alone and </w:t>
      </w:r>
      <w:r w:rsidR="00871B22" w:rsidRPr="00A26358">
        <w:rPr>
          <w:rFonts w:ascii="Times New Roman" w:hAnsi="Times New Roman" w:cs="Times New Roman"/>
          <w:sz w:val="24"/>
          <w:szCs w:val="24"/>
        </w:rPr>
        <w:t>together</w:t>
      </w:r>
      <w:r w:rsidR="00BD0A58" w:rsidRPr="00A26358">
        <w:rPr>
          <w:rFonts w:ascii="Times New Roman" w:hAnsi="Times New Roman" w:cs="Times New Roman"/>
          <w:sz w:val="24"/>
          <w:szCs w:val="24"/>
        </w:rPr>
        <w:t xml:space="preserve">.  </w:t>
      </w:r>
      <w:r w:rsidR="00871B22" w:rsidRPr="00A26358">
        <w:rPr>
          <w:rFonts w:ascii="Times New Roman" w:hAnsi="Times New Roman" w:cs="Times New Roman"/>
          <w:sz w:val="24"/>
          <w:szCs w:val="24"/>
        </w:rPr>
        <w:t>For each of our two consumers, w</w:t>
      </w:r>
      <w:r w:rsidR="00BD0A58" w:rsidRPr="00A26358">
        <w:rPr>
          <w:rFonts w:ascii="Times New Roman" w:hAnsi="Times New Roman" w:cs="Times New Roman"/>
          <w:sz w:val="24"/>
          <w:szCs w:val="24"/>
        </w:rPr>
        <w:t xml:space="preserve">e established four </w:t>
      </w:r>
      <w:r w:rsidR="00871B22" w:rsidRPr="00A26358">
        <w:rPr>
          <w:rFonts w:ascii="Times New Roman" w:hAnsi="Times New Roman" w:cs="Times New Roman"/>
          <w:sz w:val="24"/>
          <w:szCs w:val="24"/>
        </w:rPr>
        <w:t>treatment levels</w:t>
      </w:r>
      <w:r w:rsidR="00BD0A58" w:rsidRPr="00A26358">
        <w:rPr>
          <w:rFonts w:ascii="Times New Roman" w:hAnsi="Times New Roman" w:cs="Times New Roman"/>
          <w:sz w:val="24"/>
          <w:szCs w:val="24"/>
        </w:rPr>
        <w:t xml:space="preserve">, including the absence </w:t>
      </w:r>
      <w:r w:rsidR="009B2A10">
        <w:rPr>
          <w:rFonts w:ascii="Times New Roman" w:hAnsi="Times New Roman" w:cs="Times New Roman"/>
          <w:sz w:val="24"/>
          <w:szCs w:val="24"/>
        </w:rPr>
        <w:t xml:space="preserve">of </w:t>
      </w:r>
      <w:r w:rsidR="00BD0A58" w:rsidRPr="00A26358">
        <w:rPr>
          <w:rFonts w:ascii="Times New Roman" w:hAnsi="Times New Roman" w:cs="Times New Roman"/>
          <w:sz w:val="24"/>
          <w:szCs w:val="24"/>
        </w:rPr>
        <w:t xml:space="preserve">and three density levels of each, the highest of which was set by the highest densities of these two consumers we have observed in </w:t>
      </w:r>
      <w:r w:rsidR="00D63F83">
        <w:rPr>
          <w:rFonts w:ascii="Times New Roman" w:hAnsi="Times New Roman" w:cs="Times New Roman"/>
          <w:sz w:val="24"/>
          <w:szCs w:val="24"/>
        </w:rPr>
        <w:t xml:space="preserve">amphibian </w:t>
      </w:r>
      <w:r w:rsidR="00BD0A58" w:rsidRPr="00A26358">
        <w:rPr>
          <w:rFonts w:ascii="Times New Roman" w:hAnsi="Times New Roman" w:cs="Times New Roman"/>
          <w:sz w:val="24"/>
          <w:szCs w:val="24"/>
        </w:rPr>
        <w:t xml:space="preserve">surveys </w:t>
      </w:r>
      <w:r w:rsidR="00D63F83">
        <w:rPr>
          <w:rFonts w:ascii="Times New Roman" w:hAnsi="Times New Roman" w:cs="Times New Roman"/>
          <w:sz w:val="24"/>
          <w:szCs w:val="24"/>
        </w:rPr>
        <w:t xml:space="preserve">and invertebrate community surveys </w:t>
      </w:r>
      <w:r w:rsidR="00BD0A58" w:rsidRPr="00A26358">
        <w:rPr>
          <w:rFonts w:ascii="Times New Roman" w:hAnsi="Times New Roman" w:cs="Times New Roman"/>
          <w:sz w:val="24"/>
          <w:szCs w:val="24"/>
        </w:rPr>
        <w:t xml:space="preserve">(Roland A. Knapp, </w:t>
      </w:r>
      <w:r w:rsidR="00992FBE">
        <w:rPr>
          <w:rFonts w:ascii="Times New Roman" w:hAnsi="Times New Roman" w:cs="Times New Roman"/>
          <w:sz w:val="24"/>
          <w:szCs w:val="24"/>
        </w:rPr>
        <w:t>personal communication</w:t>
      </w:r>
      <w:r w:rsidR="00BD0A58" w:rsidRPr="00A26358">
        <w:rPr>
          <w:rFonts w:ascii="Times New Roman" w:hAnsi="Times New Roman" w:cs="Times New Roman"/>
          <w:sz w:val="24"/>
          <w:szCs w:val="24"/>
        </w:rPr>
        <w:t>, and Smith et al., in review).  Tadpole treatment levels were 0, 2, 10, and 20 individuals</w:t>
      </w:r>
      <w:r w:rsidR="00F8438D" w:rsidRPr="00A26358">
        <w:rPr>
          <w:rFonts w:ascii="Times New Roman" w:hAnsi="Times New Roman" w:cs="Times New Roman"/>
          <w:sz w:val="24"/>
          <w:szCs w:val="24"/>
        </w:rPr>
        <w:t xml:space="preserve">, while mayfly treatment levels were 0, 25, 125, and 250 individual mayflies.  Each treatment was a </w:t>
      </w:r>
      <w:r w:rsidR="00D63F83">
        <w:rPr>
          <w:rFonts w:ascii="Times New Roman" w:hAnsi="Times New Roman" w:cs="Times New Roman"/>
          <w:sz w:val="24"/>
          <w:szCs w:val="24"/>
        </w:rPr>
        <w:t xml:space="preserve">combination </w:t>
      </w:r>
      <w:r w:rsidR="00F8438D" w:rsidRPr="00A26358">
        <w:rPr>
          <w:rFonts w:ascii="Times New Roman" w:hAnsi="Times New Roman" w:cs="Times New Roman"/>
          <w:sz w:val="24"/>
          <w:szCs w:val="24"/>
        </w:rPr>
        <w:t xml:space="preserve">of two of these treatment levels, and </w:t>
      </w:r>
      <w:r w:rsidR="00871B22" w:rsidRPr="00A26358">
        <w:rPr>
          <w:rFonts w:ascii="Times New Roman" w:hAnsi="Times New Roman" w:cs="Times New Roman"/>
          <w:sz w:val="24"/>
          <w:szCs w:val="24"/>
        </w:rPr>
        <w:t xml:space="preserve">was </w:t>
      </w:r>
      <w:r w:rsidR="00F8438D" w:rsidRPr="00A26358">
        <w:rPr>
          <w:rFonts w:ascii="Times New Roman" w:hAnsi="Times New Roman" w:cs="Times New Roman"/>
          <w:sz w:val="24"/>
          <w:szCs w:val="24"/>
        </w:rPr>
        <w:t>replicated once in each of two la</w:t>
      </w:r>
      <w:r w:rsidR="00871B22" w:rsidRPr="00A26358">
        <w:rPr>
          <w:rFonts w:ascii="Times New Roman" w:hAnsi="Times New Roman" w:cs="Times New Roman"/>
          <w:sz w:val="24"/>
          <w:szCs w:val="24"/>
        </w:rPr>
        <w:t>kes, except the zero-tadpole/</w:t>
      </w:r>
      <w:r w:rsidR="00F8438D" w:rsidRPr="00A26358">
        <w:rPr>
          <w:rFonts w:ascii="Times New Roman" w:hAnsi="Times New Roman" w:cs="Times New Roman"/>
          <w:sz w:val="24"/>
          <w:szCs w:val="24"/>
        </w:rPr>
        <w:t xml:space="preserve">zero-mayfly treatment which was </w:t>
      </w:r>
      <w:r w:rsidR="00F614E9" w:rsidRPr="00A26358">
        <w:rPr>
          <w:rFonts w:ascii="Times New Roman" w:hAnsi="Times New Roman" w:cs="Times New Roman"/>
          <w:sz w:val="24"/>
          <w:szCs w:val="24"/>
        </w:rPr>
        <w:t>replicated twice in each lake (total n = 34).</w:t>
      </w:r>
      <w:r w:rsidR="00D63F83">
        <w:rPr>
          <w:rFonts w:ascii="Times New Roman" w:hAnsi="Times New Roman" w:cs="Times New Roman"/>
          <w:sz w:val="24"/>
          <w:szCs w:val="24"/>
        </w:rPr>
        <w:t xml:space="preserve">  </w:t>
      </w:r>
      <w:r>
        <w:rPr>
          <w:rFonts w:ascii="Times New Roman" w:hAnsi="Times New Roman" w:cs="Times New Roman"/>
          <w:sz w:val="24"/>
          <w:szCs w:val="24"/>
        </w:rPr>
        <w:t xml:space="preserve">Because we could not replicate treatments physically, we </w:t>
      </w:r>
      <w:r w:rsidR="008E5FEE">
        <w:rPr>
          <w:rFonts w:ascii="Times New Roman" w:hAnsi="Times New Roman" w:cs="Times New Roman"/>
          <w:sz w:val="24"/>
          <w:szCs w:val="24"/>
        </w:rPr>
        <w:t xml:space="preserve">replicated the experiment in time in three </w:t>
      </w:r>
      <w:r w:rsidR="00D63F83">
        <w:rPr>
          <w:rFonts w:ascii="Times New Roman" w:hAnsi="Times New Roman" w:cs="Times New Roman"/>
          <w:sz w:val="24"/>
          <w:szCs w:val="24"/>
        </w:rPr>
        <w:t>blocks.</w:t>
      </w:r>
    </w:p>
    <w:p w:rsidR="00F614E9" w:rsidRPr="00A26358" w:rsidRDefault="00F614E9" w:rsidP="0048024A">
      <w:pPr>
        <w:spacing w:line="480" w:lineRule="auto"/>
        <w:ind w:firstLine="720"/>
        <w:rPr>
          <w:rFonts w:ascii="Times New Roman" w:hAnsi="Times New Roman" w:cs="Times New Roman"/>
          <w:sz w:val="24"/>
          <w:szCs w:val="24"/>
        </w:rPr>
      </w:pPr>
      <w:r w:rsidRPr="00A26358">
        <w:rPr>
          <w:rFonts w:ascii="Times New Roman" w:hAnsi="Times New Roman" w:cs="Times New Roman"/>
          <w:sz w:val="24"/>
          <w:szCs w:val="24"/>
        </w:rPr>
        <w:lastRenderedPageBreak/>
        <w:t>The two</w:t>
      </w:r>
      <w:r w:rsidR="00A26358">
        <w:rPr>
          <w:rFonts w:ascii="Times New Roman" w:hAnsi="Times New Roman" w:cs="Times New Roman"/>
          <w:sz w:val="24"/>
          <w:szCs w:val="24"/>
        </w:rPr>
        <w:t xml:space="preserve"> study</w:t>
      </w:r>
      <w:r w:rsidRPr="00A26358">
        <w:rPr>
          <w:rFonts w:ascii="Times New Roman" w:hAnsi="Times New Roman" w:cs="Times New Roman"/>
          <w:sz w:val="24"/>
          <w:szCs w:val="24"/>
        </w:rPr>
        <w:t xml:space="preserve"> lakes were remote h</w:t>
      </w:r>
      <w:r w:rsidR="008E5FEE">
        <w:rPr>
          <w:rFonts w:ascii="Times New Roman" w:hAnsi="Times New Roman" w:cs="Times New Roman"/>
          <w:sz w:val="24"/>
          <w:szCs w:val="24"/>
        </w:rPr>
        <w:t>igh elevation lakes in the King</w:t>
      </w:r>
      <w:r w:rsidRPr="00A26358">
        <w:rPr>
          <w:rFonts w:ascii="Times New Roman" w:hAnsi="Times New Roman" w:cs="Times New Roman"/>
          <w:sz w:val="24"/>
          <w:szCs w:val="24"/>
        </w:rPr>
        <w:t>s Canyon National Park backcountry</w:t>
      </w:r>
      <w:r w:rsidR="009B2A10">
        <w:rPr>
          <w:rFonts w:ascii="Times New Roman" w:hAnsi="Times New Roman" w:cs="Times New Roman"/>
          <w:sz w:val="24"/>
          <w:szCs w:val="24"/>
        </w:rPr>
        <w:t xml:space="preserve">, referred to as </w:t>
      </w:r>
      <w:r w:rsidR="00A26358">
        <w:rPr>
          <w:rFonts w:ascii="Times New Roman" w:hAnsi="Times New Roman" w:cs="Times New Roman"/>
          <w:sz w:val="24"/>
          <w:szCs w:val="24"/>
        </w:rPr>
        <w:t xml:space="preserve">LeConte </w:t>
      </w:r>
      <w:r w:rsidR="00F443AF">
        <w:rPr>
          <w:rFonts w:ascii="Times New Roman" w:hAnsi="Times New Roman" w:cs="Times New Roman"/>
          <w:sz w:val="24"/>
          <w:szCs w:val="24"/>
        </w:rPr>
        <w:t xml:space="preserve">(3221 m elevation, </w:t>
      </w:r>
      <w:r w:rsidR="00F443AF" w:rsidRPr="00F443AF">
        <w:rPr>
          <w:rFonts w:ascii="Times New Roman" w:hAnsi="Times New Roman" w:cs="Times New Roman"/>
          <w:sz w:val="24"/>
          <w:szCs w:val="24"/>
        </w:rPr>
        <w:t>37°06'58.78" N 118°38'40.16" W</w:t>
      </w:r>
      <w:r w:rsidR="00F443AF">
        <w:rPr>
          <w:rFonts w:ascii="Times New Roman" w:hAnsi="Times New Roman" w:cs="Times New Roman"/>
          <w:sz w:val="24"/>
          <w:szCs w:val="24"/>
        </w:rPr>
        <w:t xml:space="preserve">) </w:t>
      </w:r>
      <w:r w:rsidR="00A26358">
        <w:rPr>
          <w:rFonts w:ascii="Times New Roman" w:hAnsi="Times New Roman" w:cs="Times New Roman"/>
          <w:sz w:val="24"/>
          <w:szCs w:val="24"/>
        </w:rPr>
        <w:t xml:space="preserve">and </w:t>
      </w:r>
      <w:r w:rsidRPr="00A26358">
        <w:rPr>
          <w:rFonts w:ascii="Times New Roman" w:hAnsi="Times New Roman" w:cs="Times New Roman"/>
          <w:sz w:val="24"/>
          <w:szCs w:val="24"/>
        </w:rPr>
        <w:t xml:space="preserve">Spur </w:t>
      </w:r>
      <w:r w:rsidR="00BF5A63">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"URL" : "https://github.com/TomCSmith/manuscript-support-files/blob/master/ThomasCSmith_LeConteSpur_map.kmz", "accessed" : { "date-parts" : [ [ "2014", "8", "20" ] ] }, "author" : [ { "dropping-particle" : "", "family" : "Google Earth", "given" : "", "non-dropping-particle" : "", "parse-names" : false, "suffix" : "" } ], "id" : "ITEM-1", "issued" : { "date-parts" : [ [ "2014" ] ] }, "title" : "ThomasCSmith_LeConteSpur_map.kmz", "type" : "webpage" }, "uris" : [ "http://www.mendeley.com/documents/?uuid=c0e99da1-7bbd-48d9-a1f3-feea0769ca61" ] } ], "mendeley" : { "manualFormatting" : "(48 km to the southeast of LeConte, 3518 m elevation, 36\u00b043'47.49\" N 118\u00b023'38.33\" W, Google Earth 2014)", "previouslyFormattedCitation" : "(Google Earth 2014)" }, "properties" : { "noteIndex" : 0 }, "schema" : "https://github.com/citation-style-language/schema/raw/master/csl-citation.json" }</w:instrText>
      </w:r>
      <w:r w:rsidR="00BF5A63">
        <w:rPr>
          <w:rFonts w:ascii="Times New Roman" w:hAnsi="Times New Roman" w:cs="Times New Roman"/>
          <w:sz w:val="24"/>
          <w:szCs w:val="24"/>
        </w:rPr>
        <w:fldChar w:fldCharType="separate"/>
      </w:r>
      <w:r w:rsidR="00041F0F" w:rsidRPr="00041F0F">
        <w:rPr>
          <w:rFonts w:ascii="Times New Roman" w:hAnsi="Times New Roman" w:cs="Times New Roman"/>
          <w:noProof/>
          <w:sz w:val="24"/>
          <w:szCs w:val="24"/>
        </w:rPr>
        <w:t>(</w:t>
      </w:r>
      <w:r w:rsidR="008E5FEE">
        <w:rPr>
          <w:rFonts w:ascii="Times New Roman" w:hAnsi="Times New Roman" w:cs="Times New Roman"/>
          <w:noProof/>
          <w:sz w:val="24"/>
          <w:szCs w:val="24"/>
        </w:rPr>
        <w:t xml:space="preserve">48 km to the southeast of LeConte, 3518 m elevation, </w:t>
      </w:r>
      <w:r w:rsidR="008E5FEE" w:rsidRPr="00F443AF">
        <w:rPr>
          <w:rFonts w:ascii="Times New Roman" w:hAnsi="Times New Roman" w:cs="Times New Roman"/>
          <w:noProof/>
          <w:sz w:val="24"/>
          <w:szCs w:val="24"/>
        </w:rPr>
        <w:t>36°43'47.49" N 118°23'38.33" W</w:t>
      </w:r>
      <w:r w:rsidR="008E5FEE">
        <w:rPr>
          <w:rFonts w:ascii="Times New Roman" w:hAnsi="Times New Roman" w:cs="Times New Roman"/>
          <w:noProof/>
          <w:sz w:val="24"/>
          <w:szCs w:val="24"/>
        </w:rPr>
        <w:t xml:space="preserve">, </w:t>
      </w:r>
      <w:r w:rsidR="00041F0F" w:rsidRPr="00041F0F">
        <w:rPr>
          <w:rFonts w:ascii="Times New Roman" w:hAnsi="Times New Roman" w:cs="Times New Roman"/>
          <w:noProof/>
          <w:sz w:val="24"/>
          <w:szCs w:val="24"/>
        </w:rPr>
        <w:t>Google Earth 2014)</w:t>
      </w:r>
      <w:r w:rsidR="00BF5A63">
        <w:rPr>
          <w:rFonts w:ascii="Times New Roman" w:hAnsi="Times New Roman" w:cs="Times New Roman"/>
          <w:sz w:val="24"/>
          <w:szCs w:val="24"/>
        </w:rPr>
        <w:fldChar w:fldCharType="end"/>
      </w:r>
      <w:r w:rsidR="00BF5A63">
        <w:rPr>
          <w:rFonts w:ascii="Times New Roman" w:hAnsi="Times New Roman" w:cs="Times New Roman"/>
          <w:sz w:val="24"/>
          <w:szCs w:val="24"/>
        </w:rPr>
        <w:t xml:space="preserve">. </w:t>
      </w:r>
      <w:r w:rsidRPr="00A26358">
        <w:rPr>
          <w:rFonts w:ascii="Times New Roman" w:hAnsi="Times New Roman" w:cs="Times New Roman"/>
          <w:sz w:val="24"/>
          <w:szCs w:val="24"/>
        </w:rPr>
        <w:t xml:space="preserve">Both lakes lie close to and </w:t>
      </w:r>
      <w:r w:rsidR="00F443AF">
        <w:rPr>
          <w:rFonts w:ascii="Times New Roman" w:hAnsi="Times New Roman" w:cs="Times New Roman"/>
          <w:sz w:val="24"/>
          <w:szCs w:val="24"/>
        </w:rPr>
        <w:t>west of the Sierra Nevada crest</w:t>
      </w:r>
      <w:r w:rsidR="009B2A10">
        <w:rPr>
          <w:rFonts w:ascii="Times New Roman" w:hAnsi="Times New Roman" w:cs="Times New Roman"/>
          <w:sz w:val="24"/>
          <w:szCs w:val="24"/>
        </w:rPr>
        <w:t xml:space="preserve">.  </w:t>
      </w:r>
      <w:r w:rsidR="00A26358">
        <w:rPr>
          <w:rFonts w:ascii="Times New Roman" w:hAnsi="Times New Roman" w:cs="Times New Roman"/>
          <w:sz w:val="24"/>
          <w:szCs w:val="24"/>
        </w:rPr>
        <w:t>They are</w:t>
      </w:r>
      <w:r w:rsidRPr="00A26358">
        <w:rPr>
          <w:rFonts w:ascii="Times New Roman" w:hAnsi="Times New Roman" w:cs="Times New Roman"/>
          <w:sz w:val="24"/>
          <w:szCs w:val="24"/>
        </w:rPr>
        <w:t xml:space="preserve"> small </w:t>
      </w:r>
      <w:r w:rsidR="00A26358">
        <w:rPr>
          <w:rFonts w:ascii="Times New Roman" w:hAnsi="Times New Roman" w:cs="Times New Roman"/>
          <w:sz w:val="24"/>
          <w:szCs w:val="24"/>
        </w:rPr>
        <w:t xml:space="preserve">alpine </w:t>
      </w:r>
      <w:r w:rsidRPr="00A26358">
        <w:rPr>
          <w:rFonts w:ascii="Times New Roman" w:hAnsi="Times New Roman" w:cs="Times New Roman"/>
          <w:sz w:val="24"/>
          <w:szCs w:val="24"/>
        </w:rPr>
        <w:t>lakes</w:t>
      </w:r>
      <w:r w:rsidR="009B2A10">
        <w:rPr>
          <w:rFonts w:ascii="Times New Roman" w:hAnsi="Times New Roman" w:cs="Times New Roman"/>
          <w:sz w:val="24"/>
          <w:szCs w:val="24"/>
        </w:rPr>
        <w:t xml:space="preserve">, </w:t>
      </w:r>
      <w:r w:rsidR="00BF5A63">
        <w:rPr>
          <w:rFonts w:ascii="Times New Roman" w:hAnsi="Times New Roman" w:cs="Times New Roman"/>
          <w:sz w:val="24"/>
          <w:szCs w:val="24"/>
        </w:rPr>
        <w:t xml:space="preserve">however </w:t>
      </w:r>
      <w:r w:rsidR="009B2A10">
        <w:rPr>
          <w:rFonts w:ascii="Times New Roman" w:hAnsi="Times New Roman" w:cs="Times New Roman"/>
          <w:sz w:val="24"/>
          <w:szCs w:val="24"/>
        </w:rPr>
        <w:t xml:space="preserve">while </w:t>
      </w:r>
      <w:r w:rsidR="00A26358">
        <w:rPr>
          <w:rFonts w:ascii="Times New Roman" w:hAnsi="Times New Roman" w:cs="Times New Roman"/>
          <w:sz w:val="24"/>
          <w:szCs w:val="24"/>
        </w:rPr>
        <w:t>LeConte is</w:t>
      </w:r>
      <w:r w:rsidRPr="00A26358">
        <w:rPr>
          <w:rFonts w:ascii="Times New Roman" w:hAnsi="Times New Roman" w:cs="Times New Roman"/>
          <w:sz w:val="24"/>
          <w:szCs w:val="24"/>
        </w:rPr>
        <w:t xml:space="preserve"> surrounded by small meadows, </w:t>
      </w:r>
      <w:r w:rsidR="00BF5A63">
        <w:rPr>
          <w:rFonts w:ascii="Times New Roman" w:hAnsi="Times New Roman" w:cs="Times New Roman"/>
          <w:sz w:val="24"/>
          <w:szCs w:val="24"/>
        </w:rPr>
        <w:t>white bark pine and willow</w:t>
      </w:r>
      <w:r w:rsidRPr="00A26358">
        <w:rPr>
          <w:rFonts w:ascii="Times New Roman" w:hAnsi="Times New Roman" w:cs="Times New Roman"/>
          <w:sz w:val="24"/>
          <w:szCs w:val="24"/>
        </w:rPr>
        <w:t>,</w:t>
      </w:r>
      <w:r w:rsidR="00D63F83">
        <w:rPr>
          <w:rFonts w:ascii="Times New Roman" w:hAnsi="Times New Roman" w:cs="Times New Roman"/>
          <w:sz w:val="24"/>
          <w:szCs w:val="24"/>
        </w:rPr>
        <w:t xml:space="preserve"> talus,</w:t>
      </w:r>
      <w:r w:rsidRPr="00A26358">
        <w:rPr>
          <w:rFonts w:ascii="Times New Roman" w:hAnsi="Times New Roman" w:cs="Times New Roman"/>
          <w:sz w:val="24"/>
          <w:szCs w:val="24"/>
        </w:rPr>
        <w:t xml:space="preserve"> and bare </w:t>
      </w:r>
      <w:r w:rsidR="00D63F83">
        <w:rPr>
          <w:rFonts w:ascii="Times New Roman" w:hAnsi="Times New Roman" w:cs="Times New Roman"/>
          <w:sz w:val="24"/>
          <w:szCs w:val="24"/>
        </w:rPr>
        <w:t>bed</w:t>
      </w:r>
      <w:r w:rsidRPr="00A26358">
        <w:rPr>
          <w:rFonts w:ascii="Times New Roman" w:hAnsi="Times New Roman" w:cs="Times New Roman"/>
          <w:sz w:val="24"/>
          <w:szCs w:val="24"/>
        </w:rPr>
        <w:t>rock</w:t>
      </w:r>
      <w:r w:rsidR="009B2A10">
        <w:rPr>
          <w:rFonts w:ascii="Times New Roman" w:hAnsi="Times New Roman" w:cs="Times New Roman"/>
          <w:sz w:val="24"/>
          <w:szCs w:val="24"/>
        </w:rPr>
        <w:t xml:space="preserve">, </w:t>
      </w:r>
      <w:r w:rsidR="00A26358">
        <w:rPr>
          <w:rFonts w:ascii="Times New Roman" w:hAnsi="Times New Roman" w:cs="Times New Roman"/>
          <w:sz w:val="24"/>
          <w:szCs w:val="24"/>
        </w:rPr>
        <w:t xml:space="preserve">Spur is in a basin </w:t>
      </w:r>
      <w:r w:rsidR="00BF5A63">
        <w:rPr>
          <w:rFonts w:ascii="Times New Roman" w:hAnsi="Times New Roman" w:cs="Times New Roman"/>
          <w:sz w:val="24"/>
          <w:szCs w:val="24"/>
        </w:rPr>
        <w:t>devoid of</w:t>
      </w:r>
      <w:r w:rsidR="00A26358">
        <w:rPr>
          <w:rFonts w:ascii="Times New Roman" w:hAnsi="Times New Roman" w:cs="Times New Roman"/>
          <w:sz w:val="24"/>
          <w:szCs w:val="24"/>
        </w:rPr>
        <w:t xml:space="preserve"> vegetation</w:t>
      </w:r>
      <w:r w:rsidR="00D63F83">
        <w:rPr>
          <w:rFonts w:ascii="Times New Roman" w:hAnsi="Times New Roman" w:cs="Times New Roman"/>
          <w:sz w:val="24"/>
          <w:szCs w:val="24"/>
        </w:rPr>
        <w:t xml:space="preserve"> and is surrounded by </w:t>
      </w:r>
      <w:r w:rsidR="008E5FEE">
        <w:rPr>
          <w:rFonts w:ascii="Times New Roman" w:hAnsi="Times New Roman" w:cs="Times New Roman"/>
          <w:sz w:val="24"/>
          <w:szCs w:val="24"/>
        </w:rPr>
        <w:t xml:space="preserve">mostly </w:t>
      </w:r>
      <w:r w:rsidR="00D63F83">
        <w:rPr>
          <w:rFonts w:ascii="Times New Roman" w:hAnsi="Times New Roman" w:cs="Times New Roman"/>
          <w:sz w:val="24"/>
          <w:szCs w:val="24"/>
        </w:rPr>
        <w:t xml:space="preserve">talus and </w:t>
      </w:r>
      <w:r w:rsidR="008E5FEE">
        <w:rPr>
          <w:rFonts w:ascii="Times New Roman" w:hAnsi="Times New Roman" w:cs="Times New Roman"/>
          <w:sz w:val="24"/>
          <w:szCs w:val="24"/>
        </w:rPr>
        <w:t xml:space="preserve">minimal </w:t>
      </w:r>
      <w:r w:rsidR="00D63F83">
        <w:rPr>
          <w:rFonts w:ascii="Times New Roman" w:hAnsi="Times New Roman" w:cs="Times New Roman"/>
          <w:sz w:val="24"/>
          <w:szCs w:val="24"/>
        </w:rPr>
        <w:t>bare bedrock</w:t>
      </w:r>
      <w:r w:rsidRPr="00A26358">
        <w:rPr>
          <w:rFonts w:ascii="Times New Roman" w:hAnsi="Times New Roman" w:cs="Times New Roman"/>
          <w:sz w:val="24"/>
          <w:szCs w:val="24"/>
        </w:rPr>
        <w:t>. The water in these lakes has low nutrient concentrations and circumneutral pH:  nitrate 0 – 10 μmol L</w:t>
      </w:r>
      <w:r w:rsidRPr="00A26358">
        <w:rPr>
          <w:rFonts w:ascii="Times New Roman" w:hAnsi="Times New Roman" w:cs="Times New Roman"/>
          <w:sz w:val="24"/>
          <w:szCs w:val="24"/>
          <w:vertAlign w:val="superscript"/>
        </w:rPr>
        <w:t>-1</w:t>
      </w:r>
      <w:r w:rsidRPr="00A26358">
        <w:rPr>
          <w:rFonts w:ascii="Times New Roman" w:hAnsi="Times New Roman" w:cs="Times New Roman"/>
          <w:sz w:val="24"/>
          <w:szCs w:val="24"/>
        </w:rPr>
        <w:t>, total phosphorus 0 – 1 μmol L</w:t>
      </w:r>
      <w:r w:rsidRPr="00A26358">
        <w:rPr>
          <w:rFonts w:ascii="Times New Roman" w:hAnsi="Times New Roman" w:cs="Times New Roman"/>
          <w:sz w:val="24"/>
          <w:szCs w:val="24"/>
          <w:vertAlign w:val="superscript"/>
        </w:rPr>
        <w:t>-1</w:t>
      </w:r>
      <w:r w:rsidRPr="00A26358">
        <w:rPr>
          <w:rFonts w:ascii="Times New Roman" w:hAnsi="Times New Roman" w:cs="Times New Roman"/>
          <w:sz w:val="24"/>
          <w:szCs w:val="24"/>
        </w:rPr>
        <w:t xml:space="preserve"> </w:t>
      </w:r>
      <w:r w:rsidRPr="00A26358">
        <w:rPr>
          <w:rFonts w:ascii="Times New Roman" w:hAnsi="Times New Roman" w:cs="Times New Roman"/>
          <w:noProof/>
          <w:sz w:val="24"/>
          <w:szCs w:val="24"/>
        </w:rPr>
        <w:t>(Sickman et al. 2003)</w:t>
      </w:r>
      <w:r w:rsidRPr="00A26358">
        <w:rPr>
          <w:rFonts w:ascii="Times New Roman" w:hAnsi="Times New Roman" w:cs="Times New Roman"/>
          <w:sz w:val="24"/>
          <w:szCs w:val="24"/>
        </w:rPr>
        <w:t xml:space="preserve">; median pH </w:t>
      </w:r>
      <w:r w:rsidRPr="00A26358">
        <w:rPr>
          <w:rFonts w:ascii="Times New Roman" w:hAnsi="Times New Roman" w:cs="Times New Roman"/>
          <w:sz w:val="24"/>
          <w:szCs w:val="24"/>
        </w:rPr>
        <w:sym w:font="Symbol" w:char="F040"/>
      </w:r>
      <w:r w:rsidRPr="00A26358">
        <w:rPr>
          <w:rFonts w:ascii="Times New Roman" w:hAnsi="Times New Roman" w:cs="Times New Roman"/>
          <w:sz w:val="24"/>
          <w:szCs w:val="24"/>
        </w:rPr>
        <w:t xml:space="preserve"> 7 </w:t>
      </w:r>
      <w:r w:rsidRPr="00A26358">
        <w:rPr>
          <w:rFonts w:ascii="Times New Roman" w:hAnsi="Times New Roman" w:cs="Times New Roman"/>
          <w:noProof/>
          <w:sz w:val="24"/>
          <w:szCs w:val="24"/>
        </w:rPr>
        <w:t>(Bradford et al. 1998)</w:t>
      </w:r>
      <w:r w:rsidRPr="00A26358">
        <w:rPr>
          <w:rFonts w:ascii="Times New Roman" w:hAnsi="Times New Roman" w:cs="Times New Roman"/>
          <w:sz w:val="24"/>
          <w:szCs w:val="24"/>
        </w:rPr>
        <w:t xml:space="preserve">.  We selected </w:t>
      </w:r>
      <w:r w:rsidR="00A26358" w:rsidRPr="00A26358">
        <w:rPr>
          <w:rFonts w:ascii="Times New Roman" w:hAnsi="Times New Roman" w:cs="Times New Roman"/>
          <w:sz w:val="24"/>
          <w:szCs w:val="24"/>
        </w:rPr>
        <w:t xml:space="preserve">these two </w:t>
      </w:r>
      <w:r w:rsidRPr="00A26358">
        <w:rPr>
          <w:rFonts w:ascii="Times New Roman" w:hAnsi="Times New Roman" w:cs="Times New Roman"/>
          <w:sz w:val="24"/>
          <w:szCs w:val="24"/>
        </w:rPr>
        <w:t xml:space="preserve">lakes </w:t>
      </w:r>
      <w:r w:rsidR="009B2A10">
        <w:rPr>
          <w:rFonts w:ascii="Times New Roman" w:hAnsi="Times New Roman" w:cs="Times New Roman"/>
          <w:sz w:val="24"/>
          <w:szCs w:val="24"/>
        </w:rPr>
        <w:t xml:space="preserve">because both had </w:t>
      </w:r>
      <w:r w:rsidR="00A26358" w:rsidRPr="00A26358">
        <w:rPr>
          <w:rFonts w:ascii="Times New Roman" w:hAnsi="Times New Roman" w:cs="Times New Roman"/>
          <w:sz w:val="24"/>
          <w:szCs w:val="24"/>
        </w:rPr>
        <w:t>large</w:t>
      </w:r>
      <w:r w:rsidR="00872EC5">
        <w:rPr>
          <w:rFonts w:ascii="Times New Roman" w:hAnsi="Times New Roman" w:cs="Times New Roman"/>
          <w:sz w:val="24"/>
          <w:szCs w:val="24"/>
        </w:rPr>
        <w:t>, disease free</w:t>
      </w:r>
      <w:r w:rsidR="00A26358" w:rsidRPr="00A26358">
        <w:rPr>
          <w:rFonts w:ascii="Times New Roman" w:hAnsi="Times New Roman" w:cs="Times New Roman"/>
          <w:sz w:val="24"/>
          <w:szCs w:val="24"/>
        </w:rPr>
        <w:t xml:space="preserve"> cohorts of mountain yellow-legged frog tadpoles</w:t>
      </w:r>
      <w:r w:rsidR="00D94528">
        <w:rPr>
          <w:rFonts w:ascii="Times New Roman" w:hAnsi="Times New Roman" w:cs="Times New Roman"/>
          <w:sz w:val="24"/>
          <w:szCs w:val="24"/>
        </w:rPr>
        <w:t xml:space="preserve"> (R.A. Knapp, personal communication)</w:t>
      </w:r>
      <w:r w:rsidR="00D63F83">
        <w:rPr>
          <w:rFonts w:ascii="Times New Roman" w:hAnsi="Times New Roman" w:cs="Times New Roman"/>
          <w:sz w:val="24"/>
          <w:szCs w:val="24"/>
        </w:rPr>
        <w:t xml:space="preserve"> and large mayfly nymph populations</w:t>
      </w:r>
      <w:r w:rsidR="00872EC5">
        <w:rPr>
          <w:rFonts w:ascii="Times New Roman" w:hAnsi="Times New Roman" w:cs="Times New Roman"/>
          <w:sz w:val="24"/>
          <w:szCs w:val="24"/>
        </w:rPr>
        <w:t>, were relatively accessible, and not in areas frequently used by backpackers</w:t>
      </w:r>
      <w:r w:rsidR="00D94528">
        <w:rPr>
          <w:rFonts w:ascii="Times New Roman" w:hAnsi="Times New Roman" w:cs="Times New Roman"/>
          <w:sz w:val="24"/>
          <w:szCs w:val="24"/>
        </w:rPr>
        <w:t>.</w:t>
      </w:r>
    </w:p>
    <w:p w:rsidR="00F8438D" w:rsidRPr="00A26358" w:rsidRDefault="008E5FEE" w:rsidP="0048024A">
      <w:pPr>
        <w:spacing w:line="480" w:lineRule="auto"/>
        <w:ind w:firstLine="720"/>
        <w:rPr>
          <w:rFonts w:ascii="Times New Roman" w:hAnsi="Times New Roman" w:cs="Times New Roman"/>
          <w:sz w:val="24"/>
          <w:szCs w:val="24"/>
        </w:rPr>
      </w:pPr>
      <w:r>
        <w:rPr>
          <w:rFonts w:ascii="Times New Roman" w:hAnsi="Times New Roman" w:cs="Times New Roman"/>
          <w:sz w:val="24"/>
          <w:szCs w:val="24"/>
        </w:rPr>
        <w:t>Seventeen</w:t>
      </w:r>
      <w:r w:rsidR="00F91046">
        <w:rPr>
          <w:rFonts w:ascii="Times New Roman" w:hAnsi="Times New Roman" w:cs="Times New Roman"/>
          <w:sz w:val="24"/>
          <w:szCs w:val="24"/>
        </w:rPr>
        <w:t xml:space="preserve"> enclosures were placed </w:t>
      </w:r>
      <w:r>
        <w:rPr>
          <w:rFonts w:ascii="Times New Roman" w:hAnsi="Times New Roman" w:cs="Times New Roman"/>
          <w:sz w:val="24"/>
          <w:szCs w:val="24"/>
        </w:rPr>
        <w:t xml:space="preserve">in each lake, </w:t>
      </w:r>
      <w:r w:rsidR="00F91046">
        <w:rPr>
          <w:rFonts w:ascii="Times New Roman" w:hAnsi="Times New Roman" w:cs="Times New Roman"/>
          <w:sz w:val="24"/>
          <w:szCs w:val="24"/>
        </w:rPr>
        <w:t xml:space="preserve">along the shoreline in the littoral zone where tadpoles </w:t>
      </w:r>
      <w:r w:rsidR="00872EC5">
        <w:rPr>
          <w:rFonts w:ascii="Times New Roman" w:hAnsi="Times New Roman" w:cs="Times New Roman"/>
          <w:sz w:val="24"/>
          <w:szCs w:val="24"/>
        </w:rPr>
        <w:t>feed</w:t>
      </w:r>
      <w:r w:rsidR="00F91046">
        <w:rPr>
          <w:rFonts w:ascii="Times New Roman" w:hAnsi="Times New Roman" w:cs="Times New Roman"/>
          <w:sz w:val="24"/>
          <w:szCs w:val="24"/>
        </w:rPr>
        <w:t xml:space="preserve"> during the day.  </w:t>
      </w:r>
      <w:r w:rsidR="00F8438D" w:rsidRPr="00A26358">
        <w:rPr>
          <w:rFonts w:ascii="Times New Roman" w:hAnsi="Times New Roman" w:cs="Times New Roman"/>
          <w:sz w:val="24"/>
          <w:szCs w:val="24"/>
        </w:rPr>
        <w:t xml:space="preserve">Enclosures were 0.5 </w:t>
      </w:r>
      <w:r w:rsidR="00872EC5">
        <w:rPr>
          <w:rFonts w:ascii="Times New Roman" w:hAnsi="Times New Roman" w:cs="Times New Roman"/>
          <w:sz w:val="24"/>
          <w:szCs w:val="24"/>
        </w:rPr>
        <w:t xml:space="preserve">m </w:t>
      </w:r>
      <w:r w:rsidR="00F8438D" w:rsidRPr="00A26358">
        <w:rPr>
          <w:rFonts w:ascii="Times New Roman" w:hAnsi="Times New Roman" w:cs="Times New Roman"/>
          <w:sz w:val="24"/>
          <w:szCs w:val="24"/>
        </w:rPr>
        <w:t xml:space="preserve">wide x 0.5 </w:t>
      </w:r>
      <w:r w:rsidR="00872EC5">
        <w:rPr>
          <w:rFonts w:ascii="Times New Roman" w:hAnsi="Times New Roman" w:cs="Times New Roman"/>
          <w:sz w:val="24"/>
          <w:szCs w:val="24"/>
        </w:rPr>
        <w:t xml:space="preserve">m </w:t>
      </w:r>
      <w:r w:rsidR="00F8438D" w:rsidRPr="00A26358">
        <w:rPr>
          <w:rFonts w:ascii="Times New Roman" w:hAnsi="Times New Roman" w:cs="Times New Roman"/>
          <w:sz w:val="24"/>
          <w:szCs w:val="24"/>
        </w:rPr>
        <w:t xml:space="preserve">tall at one end and 0.5 m wide </w:t>
      </w:r>
      <w:r w:rsidR="00D63F83">
        <w:rPr>
          <w:rFonts w:ascii="Times New Roman" w:hAnsi="Times New Roman" w:cs="Times New Roman"/>
          <w:sz w:val="24"/>
          <w:szCs w:val="24"/>
        </w:rPr>
        <w:t xml:space="preserve">x </w:t>
      </w:r>
      <w:r w:rsidR="00F8438D" w:rsidRPr="00A26358">
        <w:rPr>
          <w:rFonts w:ascii="Times New Roman" w:hAnsi="Times New Roman" w:cs="Times New Roman"/>
          <w:sz w:val="24"/>
          <w:szCs w:val="24"/>
        </w:rPr>
        <w:t>1.5 m tall at the opposite end, and were 2 m long</w:t>
      </w:r>
      <w:r w:rsidR="00F91046">
        <w:rPr>
          <w:rFonts w:ascii="Times New Roman" w:hAnsi="Times New Roman" w:cs="Times New Roman"/>
          <w:sz w:val="24"/>
          <w:szCs w:val="24"/>
        </w:rPr>
        <w:t xml:space="preserve"> (</w:t>
      </w:r>
      <w:r w:rsidR="00F91046" w:rsidRPr="00A26358">
        <w:rPr>
          <w:rFonts w:ascii="Times New Roman" w:hAnsi="Times New Roman" w:cs="Times New Roman"/>
          <w:sz w:val="24"/>
          <w:szCs w:val="24"/>
        </w:rPr>
        <w:t>1 m</w:t>
      </w:r>
      <w:r w:rsidR="00F91046" w:rsidRPr="00A26358">
        <w:rPr>
          <w:rFonts w:ascii="Times New Roman" w:hAnsi="Times New Roman" w:cs="Times New Roman"/>
          <w:sz w:val="24"/>
          <w:szCs w:val="24"/>
          <w:vertAlign w:val="superscript"/>
        </w:rPr>
        <w:t>2</w:t>
      </w:r>
      <w:r w:rsidR="00F91046">
        <w:rPr>
          <w:rFonts w:ascii="Times New Roman" w:hAnsi="Times New Roman" w:cs="Times New Roman"/>
          <w:sz w:val="24"/>
          <w:szCs w:val="24"/>
        </w:rPr>
        <w:t xml:space="preserve"> on the bottom)</w:t>
      </w:r>
      <w:r w:rsidR="00F8438D" w:rsidRPr="00A26358">
        <w:rPr>
          <w:rFonts w:ascii="Times New Roman" w:hAnsi="Times New Roman" w:cs="Times New Roman"/>
          <w:sz w:val="24"/>
          <w:szCs w:val="24"/>
        </w:rPr>
        <w:t xml:space="preserve">.  Each was oriented perpendicular to the shoreline, so that the tall end sat in deep water, and the short end sat </w:t>
      </w:r>
      <w:r w:rsidR="00871B22" w:rsidRPr="00A26358">
        <w:rPr>
          <w:rFonts w:ascii="Times New Roman" w:hAnsi="Times New Roman" w:cs="Times New Roman"/>
          <w:sz w:val="24"/>
          <w:szCs w:val="24"/>
        </w:rPr>
        <w:t>along the shoreline</w:t>
      </w:r>
      <w:r w:rsidR="00F614E9" w:rsidRPr="00A26358">
        <w:rPr>
          <w:rFonts w:ascii="Times New Roman" w:hAnsi="Times New Roman" w:cs="Times New Roman"/>
          <w:sz w:val="24"/>
          <w:szCs w:val="24"/>
        </w:rPr>
        <w:t xml:space="preserve"> (Fig. 1)</w:t>
      </w:r>
      <w:r w:rsidR="00871B22" w:rsidRPr="00A26358">
        <w:rPr>
          <w:rFonts w:ascii="Times New Roman" w:hAnsi="Times New Roman" w:cs="Times New Roman"/>
          <w:sz w:val="24"/>
          <w:szCs w:val="24"/>
        </w:rPr>
        <w:t xml:space="preserve">.  </w:t>
      </w:r>
      <w:r>
        <w:rPr>
          <w:rFonts w:ascii="Times New Roman" w:hAnsi="Times New Roman" w:cs="Times New Roman"/>
          <w:sz w:val="24"/>
          <w:szCs w:val="24"/>
        </w:rPr>
        <w:t>This wedge shape allowed tadpoles to use deep and shallow water.  Enclosures</w:t>
      </w:r>
      <w:r w:rsidR="00D63F83">
        <w:rPr>
          <w:rFonts w:ascii="Times New Roman" w:hAnsi="Times New Roman" w:cs="Times New Roman"/>
          <w:sz w:val="24"/>
          <w:szCs w:val="24"/>
        </w:rPr>
        <w:t xml:space="preserve"> were partially submerged so an air </w:t>
      </w:r>
      <w:r w:rsidR="00F8438D" w:rsidRPr="00A26358">
        <w:rPr>
          <w:rFonts w:ascii="Times New Roman" w:hAnsi="Times New Roman" w:cs="Times New Roman"/>
          <w:sz w:val="24"/>
          <w:szCs w:val="24"/>
        </w:rPr>
        <w:t xml:space="preserve">space </w:t>
      </w:r>
      <w:r w:rsidR="00D63F83">
        <w:rPr>
          <w:rFonts w:ascii="Times New Roman" w:hAnsi="Times New Roman" w:cs="Times New Roman"/>
          <w:sz w:val="24"/>
          <w:szCs w:val="24"/>
        </w:rPr>
        <w:t xml:space="preserve">remained </w:t>
      </w:r>
      <w:r w:rsidR="00F8438D" w:rsidRPr="00A26358">
        <w:rPr>
          <w:rFonts w:ascii="Times New Roman" w:hAnsi="Times New Roman" w:cs="Times New Roman"/>
          <w:sz w:val="24"/>
          <w:szCs w:val="24"/>
        </w:rPr>
        <w:t xml:space="preserve">in the top of each enclosure to accommodate emerging mayflies, and one rock </w:t>
      </w:r>
      <w:r w:rsidR="00D63F83">
        <w:rPr>
          <w:rFonts w:ascii="Times New Roman" w:hAnsi="Times New Roman" w:cs="Times New Roman"/>
          <w:sz w:val="24"/>
          <w:szCs w:val="24"/>
        </w:rPr>
        <w:t xml:space="preserve">from outside the lake </w:t>
      </w:r>
      <w:r w:rsidR="00F8438D" w:rsidRPr="00A26358">
        <w:rPr>
          <w:rFonts w:ascii="Times New Roman" w:hAnsi="Times New Roman" w:cs="Times New Roman"/>
          <w:sz w:val="24"/>
          <w:szCs w:val="24"/>
        </w:rPr>
        <w:t xml:space="preserve">was placed inside </w:t>
      </w:r>
      <w:r w:rsidR="00871B22" w:rsidRPr="00A26358">
        <w:rPr>
          <w:rFonts w:ascii="Times New Roman" w:hAnsi="Times New Roman" w:cs="Times New Roman"/>
          <w:sz w:val="24"/>
          <w:szCs w:val="24"/>
        </w:rPr>
        <w:t xml:space="preserve">each </w:t>
      </w:r>
      <w:r w:rsidR="00F8438D" w:rsidRPr="00A26358">
        <w:rPr>
          <w:rFonts w:ascii="Times New Roman" w:hAnsi="Times New Roman" w:cs="Times New Roman"/>
          <w:sz w:val="24"/>
          <w:szCs w:val="24"/>
        </w:rPr>
        <w:t>enclosure to accommodate metamorphosing tadpoles.  Enclosures were supported by a light weight steel frame</w:t>
      </w:r>
      <w:r>
        <w:rPr>
          <w:rFonts w:ascii="Times New Roman" w:hAnsi="Times New Roman" w:cs="Times New Roman"/>
          <w:sz w:val="24"/>
          <w:szCs w:val="24"/>
        </w:rPr>
        <w:t xml:space="preserve"> (Sturdy Stake #ST6 www.homedepot.com)</w:t>
      </w:r>
      <w:r w:rsidR="00F8438D" w:rsidRPr="00A26358">
        <w:rPr>
          <w:rFonts w:ascii="Times New Roman" w:hAnsi="Times New Roman" w:cs="Times New Roman"/>
          <w:sz w:val="24"/>
          <w:szCs w:val="24"/>
        </w:rPr>
        <w:t xml:space="preserve"> and guy-lines, and were constructed from</w:t>
      </w:r>
      <w:r w:rsidR="00D63F83">
        <w:rPr>
          <w:rFonts w:ascii="Times New Roman" w:hAnsi="Times New Roman" w:cs="Times New Roman"/>
          <w:sz w:val="24"/>
          <w:szCs w:val="24"/>
        </w:rPr>
        <w:t xml:space="preserve"> </w:t>
      </w:r>
      <w:r w:rsidR="00817FF4">
        <w:rPr>
          <w:rFonts w:ascii="Times New Roman" w:hAnsi="Times New Roman" w:cs="Times New Roman"/>
          <w:sz w:val="24"/>
          <w:szCs w:val="24"/>
        </w:rPr>
        <w:t xml:space="preserve">plastic </w:t>
      </w:r>
      <w:r w:rsidR="00817FF4" w:rsidRPr="00A26358">
        <w:rPr>
          <w:rFonts w:ascii="Times New Roman" w:hAnsi="Times New Roman" w:cs="Times New Roman"/>
          <w:sz w:val="24"/>
          <w:szCs w:val="24"/>
        </w:rPr>
        <w:t>mesh</w:t>
      </w:r>
      <w:r w:rsidR="00817FF4">
        <w:rPr>
          <w:rFonts w:ascii="Times New Roman" w:hAnsi="Times New Roman" w:cs="Times New Roman"/>
          <w:sz w:val="24"/>
          <w:szCs w:val="24"/>
        </w:rPr>
        <w:t xml:space="preserve"> fabric, with pore </w:t>
      </w:r>
      <w:r w:rsidR="00817FF4" w:rsidRPr="00A26358">
        <w:rPr>
          <w:rFonts w:ascii="Times New Roman" w:hAnsi="Times New Roman" w:cs="Times New Roman"/>
          <w:sz w:val="24"/>
          <w:szCs w:val="24"/>
        </w:rPr>
        <w:t xml:space="preserve">size approximately 250 </w:t>
      </w:r>
      <w:proofErr w:type="spellStart"/>
      <w:r w:rsidR="00817FF4" w:rsidRPr="00A26358">
        <w:rPr>
          <w:rFonts w:ascii="Times New Roman" w:hAnsi="Times New Roman" w:cs="Times New Roman"/>
          <w:sz w:val="24"/>
          <w:szCs w:val="24"/>
        </w:rPr>
        <w:t>μm</w:t>
      </w:r>
      <w:proofErr w:type="spellEnd"/>
      <w:r w:rsidR="00817FF4">
        <w:rPr>
          <w:rFonts w:ascii="Times New Roman" w:hAnsi="Times New Roman" w:cs="Times New Roman"/>
          <w:sz w:val="24"/>
          <w:szCs w:val="24"/>
        </w:rPr>
        <w:t xml:space="preserve"> (</w:t>
      </w:r>
      <w:proofErr w:type="spellStart"/>
      <w:r w:rsidR="00D63F83">
        <w:rPr>
          <w:rFonts w:ascii="Times New Roman" w:hAnsi="Times New Roman" w:cs="Times New Roman"/>
          <w:sz w:val="24"/>
          <w:szCs w:val="24"/>
        </w:rPr>
        <w:t>Nitex</w:t>
      </w:r>
      <w:proofErr w:type="spellEnd"/>
      <w:r w:rsidR="00817FF4">
        <w:rPr>
          <w:rFonts w:ascii="Times New Roman" w:hAnsi="Times New Roman" w:cs="Times New Roman"/>
          <w:sz w:val="24"/>
          <w:szCs w:val="24"/>
        </w:rPr>
        <w:t>:</w:t>
      </w:r>
      <w:r w:rsidR="00F8438D" w:rsidRPr="00A26358">
        <w:rPr>
          <w:rFonts w:ascii="Times New Roman" w:hAnsi="Times New Roman" w:cs="Times New Roman"/>
          <w:sz w:val="24"/>
          <w:szCs w:val="24"/>
        </w:rPr>
        <w:t xml:space="preserve"> </w:t>
      </w:r>
      <w:r>
        <w:rPr>
          <w:rFonts w:ascii="Times New Roman" w:hAnsi="Times New Roman" w:cs="Times New Roman"/>
          <w:sz w:val="24"/>
          <w:szCs w:val="24"/>
        </w:rPr>
        <w:t xml:space="preserve">e.g. SKU 24-C44 </w:t>
      </w:r>
      <w:r w:rsidR="00817FF4" w:rsidRPr="00817FF4">
        <w:rPr>
          <w:rFonts w:ascii="Times New Roman" w:hAnsi="Times New Roman" w:cs="Times New Roman"/>
          <w:sz w:val="24"/>
          <w:szCs w:val="24"/>
        </w:rPr>
        <w:t>www.wildco.com</w:t>
      </w:r>
      <w:r w:rsidR="00817FF4">
        <w:rPr>
          <w:rFonts w:ascii="Times New Roman" w:hAnsi="Times New Roman" w:cs="Times New Roman"/>
          <w:sz w:val="24"/>
          <w:szCs w:val="24"/>
        </w:rPr>
        <w:t xml:space="preserve">; </w:t>
      </w:r>
      <w:r w:rsidR="00B10A49">
        <w:rPr>
          <w:rFonts w:ascii="Times New Roman" w:hAnsi="Times New Roman" w:cs="Times New Roman"/>
          <w:sz w:val="24"/>
          <w:szCs w:val="24"/>
        </w:rPr>
        <w:t xml:space="preserve">polyester </w:t>
      </w:r>
      <w:r w:rsidR="00F8438D" w:rsidRPr="00A26358">
        <w:rPr>
          <w:rFonts w:ascii="Times New Roman" w:hAnsi="Times New Roman" w:cs="Times New Roman"/>
          <w:sz w:val="24"/>
          <w:szCs w:val="24"/>
        </w:rPr>
        <w:t>organza</w:t>
      </w:r>
      <w:r w:rsidR="00817FF4">
        <w:rPr>
          <w:rFonts w:ascii="Times New Roman" w:hAnsi="Times New Roman" w:cs="Times New Roman"/>
          <w:sz w:val="24"/>
          <w:szCs w:val="24"/>
        </w:rPr>
        <w:t xml:space="preserve">, </w:t>
      </w:r>
      <w:r>
        <w:rPr>
          <w:rFonts w:ascii="Times New Roman" w:hAnsi="Times New Roman" w:cs="Times New Roman"/>
          <w:sz w:val="24"/>
          <w:szCs w:val="24"/>
        </w:rPr>
        <w:t>various sources)</w:t>
      </w:r>
      <w:r w:rsidR="005320B1" w:rsidRPr="00A26358">
        <w:rPr>
          <w:rFonts w:ascii="Times New Roman" w:hAnsi="Times New Roman" w:cs="Times New Roman"/>
          <w:sz w:val="24"/>
          <w:szCs w:val="24"/>
        </w:rPr>
        <w:t>.  This</w:t>
      </w:r>
      <w:r w:rsidR="00F91046">
        <w:rPr>
          <w:rFonts w:ascii="Times New Roman" w:hAnsi="Times New Roman" w:cs="Times New Roman"/>
          <w:sz w:val="24"/>
          <w:szCs w:val="24"/>
        </w:rPr>
        <w:t xml:space="preserve"> mesh size prevented escape of </w:t>
      </w:r>
      <w:r w:rsidR="00F91046">
        <w:rPr>
          <w:rFonts w:ascii="Times New Roman" w:hAnsi="Times New Roman" w:cs="Times New Roman"/>
          <w:sz w:val="24"/>
          <w:szCs w:val="24"/>
        </w:rPr>
        <w:lastRenderedPageBreak/>
        <w:t>mayflies and tadpoles, and prevented invasion</w:t>
      </w:r>
      <w:r w:rsidR="005320B1" w:rsidRPr="00A26358">
        <w:rPr>
          <w:rFonts w:ascii="Times New Roman" w:hAnsi="Times New Roman" w:cs="Times New Roman"/>
          <w:sz w:val="24"/>
          <w:szCs w:val="24"/>
        </w:rPr>
        <w:t xml:space="preserve"> </w:t>
      </w:r>
      <w:r w:rsidR="00F91046">
        <w:rPr>
          <w:rFonts w:ascii="Times New Roman" w:hAnsi="Times New Roman" w:cs="Times New Roman"/>
          <w:sz w:val="24"/>
          <w:szCs w:val="24"/>
        </w:rPr>
        <w:t>by other benthic macroinvertebrates, but allowed movement of</w:t>
      </w:r>
      <w:r w:rsidR="00B10A49">
        <w:rPr>
          <w:rFonts w:ascii="Times New Roman" w:hAnsi="Times New Roman" w:cs="Times New Roman"/>
          <w:sz w:val="24"/>
          <w:szCs w:val="24"/>
        </w:rPr>
        <w:t xml:space="preserve"> water,</w:t>
      </w:r>
      <w:r w:rsidR="00F91046">
        <w:rPr>
          <w:rFonts w:ascii="Times New Roman" w:hAnsi="Times New Roman" w:cs="Times New Roman"/>
          <w:sz w:val="24"/>
          <w:szCs w:val="24"/>
        </w:rPr>
        <w:t xml:space="preserve"> sediment, phytoplankton, and small zooplankton</w:t>
      </w:r>
      <w:r w:rsidR="00872EC5">
        <w:rPr>
          <w:rFonts w:ascii="Times New Roman" w:hAnsi="Times New Roman" w:cs="Times New Roman"/>
          <w:sz w:val="24"/>
          <w:szCs w:val="24"/>
        </w:rPr>
        <w:t xml:space="preserve"> (mostly </w:t>
      </w:r>
      <w:proofErr w:type="spellStart"/>
      <w:r w:rsidR="00872EC5">
        <w:rPr>
          <w:rFonts w:ascii="Times New Roman" w:hAnsi="Times New Roman" w:cs="Times New Roman"/>
          <w:sz w:val="24"/>
          <w:szCs w:val="24"/>
        </w:rPr>
        <w:t>Copepoda</w:t>
      </w:r>
      <w:proofErr w:type="spellEnd"/>
      <w:r w:rsidR="00872EC5">
        <w:rPr>
          <w:rFonts w:ascii="Times New Roman" w:hAnsi="Times New Roman" w:cs="Times New Roman"/>
          <w:sz w:val="24"/>
          <w:szCs w:val="24"/>
        </w:rPr>
        <w:t>)</w:t>
      </w:r>
      <w:r w:rsidR="005320B1" w:rsidRPr="00A26358">
        <w:rPr>
          <w:rFonts w:ascii="Times New Roman" w:hAnsi="Times New Roman" w:cs="Times New Roman"/>
          <w:sz w:val="24"/>
          <w:szCs w:val="24"/>
        </w:rPr>
        <w:t>.</w:t>
      </w:r>
    </w:p>
    <w:p w:rsidR="00CE3207" w:rsidRDefault="0048024A" w:rsidP="0048024A">
      <w:pPr>
        <w:spacing w:line="480" w:lineRule="auto"/>
        <w:ind w:firstLine="720"/>
        <w:rPr>
          <w:rFonts w:ascii="Times New Roman" w:hAnsi="Times New Roman" w:cs="Times New Roman"/>
          <w:sz w:val="24"/>
          <w:szCs w:val="24"/>
        </w:rPr>
      </w:pPr>
      <w:r>
        <w:rPr>
          <w:rFonts w:ascii="Times New Roman" w:hAnsi="Times New Roman" w:cs="Times New Roman"/>
          <w:sz w:val="24"/>
          <w:szCs w:val="24"/>
        </w:rPr>
        <w:t>We captured</w:t>
      </w:r>
      <w:r w:rsidR="00872EC5">
        <w:rPr>
          <w:rFonts w:ascii="Times New Roman" w:hAnsi="Times New Roman" w:cs="Times New Roman"/>
          <w:sz w:val="24"/>
          <w:szCs w:val="24"/>
        </w:rPr>
        <w:t xml:space="preserve"> t</w:t>
      </w:r>
      <w:r w:rsidR="00871B22" w:rsidRPr="00A26358">
        <w:rPr>
          <w:rFonts w:ascii="Times New Roman" w:hAnsi="Times New Roman" w:cs="Times New Roman"/>
          <w:sz w:val="24"/>
          <w:szCs w:val="24"/>
        </w:rPr>
        <w:t xml:space="preserve">adpoles and mayflies in each </w:t>
      </w:r>
      <w:r w:rsidR="00B10A49">
        <w:rPr>
          <w:rFonts w:ascii="Times New Roman" w:hAnsi="Times New Roman" w:cs="Times New Roman"/>
          <w:sz w:val="24"/>
          <w:szCs w:val="24"/>
        </w:rPr>
        <w:t xml:space="preserve">study </w:t>
      </w:r>
      <w:r w:rsidR="00871B22" w:rsidRPr="00A26358">
        <w:rPr>
          <w:rFonts w:ascii="Times New Roman" w:hAnsi="Times New Roman" w:cs="Times New Roman"/>
          <w:sz w:val="24"/>
          <w:szCs w:val="24"/>
        </w:rPr>
        <w:t xml:space="preserve">lake.  </w:t>
      </w:r>
      <w:r w:rsidR="00BD1420">
        <w:rPr>
          <w:rFonts w:ascii="Times New Roman" w:hAnsi="Times New Roman" w:cs="Times New Roman"/>
          <w:sz w:val="24"/>
          <w:szCs w:val="24"/>
        </w:rPr>
        <w:t xml:space="preserve">We captured tadpoles throughout both lakes and after weighing and staging them </w:t>
      </w:r>
      <w:r w:rsidR="00BD1420" w:rsidRPr="00A26358">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"Gosner", "given" : "K. L.", "non-dropping-particle" : "", "parse-names" : false, "suffix" : "" } ], "container-title" : "Herpetologica", "id" : "ITEM-1", "issue" : "2", "issued" : { "date-parts" : [ [ "1960" ] ] }, "page" : "183-190", "title" : "A simplified table for staging anuran embryos and larvae with notes on identification", "type" : "article-journal", "volume" : "16" }, "uris" : [ "http://www.mendeley.com/documents/?uuid=0aece270-c728-4963-af15-9a84b89d5d17" ] } ], "mendeley" : { "previouslyFormattedCitation" : "(Gosner 1960)" }, "properties" : { "noteIndex" : 0 }, "schema" : "https://github.com/citation-style-language/schema/raw/master/csl-citation.json" }</w:instrText>
      </w:r>
      <w:r w:rsidR="00BD1420" w:rsidRPr="00A26358">
        <w:rPr>
          <w:rFonts w:ascii="Times New Roman" w:hAnsi="Times New Roman" w:cs="Times New Roman"/>
          <w:sz w:val="24"/>
          <w:szCs w:val="24"/>
        </w:rPr>
        <w:fldChar w:fldCharType="separate"/>
      </w:r>
      <w:r w:rsidR="00041F0F" w:rsidRPr="00041F0F">
        <w:rPr>
          <w:rFonts w:ascii="Times New Roman" w:hAnsi="Times New Roman" w:cs="Times New Roman"/>
          <w:noProof/>
          <w:sz w:val="24"/>
          <w:szCs w:val="24"/>
        </w:rPr>
        <w:t>(Gosner 1960)</w:t>
      </w:r>
      <w:r w:rsidR="00BD1420" w:rsidRPr="00A26358">
        <w:rPr>
          <w:rFonts w:ascii="Times New Roman" w:hAnsi="Times New Roman" w:cs="Times New Roman"/>
          <w:sz w:val="24"/>
          <w:szCs w:val="24"/>
        </w:rPr>
        <w:fldChar w:fldCharType="end"/>
      </w:r>
      <w:r w:rsidR="00BD1420">
        <w:rPr>
          <w:rFonts w:ascii="Times New Roman" w:hAnsi="Times New Roman" w:cs="Times New Roman"/>
          <w:sz w:val="24"/>
          <w:szCs w:val="24"/>
        </w:rPr>
        <w:t xml:space="preserve">, included those </w:t>
      </w:r>
      <w:r w:rsidR="00F91046">
        <w:rPr>
          <w:rFonts w:ascii="Times New Roman" w:hAnsi="Times New Roman" w:cs="Times New Roman"/>
          <w:sz w:val="24"/>
          <w:szCs w:val="24"/>
        </w:rPr>
        <w:t>between</w:t>
      </w:r>
      <w:r w:rsidR="00871B22" w:rsidRPr="00A26358">
        <w:rPr>
          <w:rFonts w:ascii="Times New Roman" w:hAnsi="Times New Roman" w:cs="Times New Roman"/>
          <w:sz w:val="24"/>
          <w:szCs w:val="24"/>
        </w:rPr>
        <w:t xml:space="preserve"> </w:t>
      </w:r>
      <w:proofErr w:type="spellStart"/>
      <w:r w:rsidR="00871B22" w:rsidRPr="00A26358">
        <w:rPr>
          <w:rFonts w:ascii="Times New Roman" w:hAnsi="Times New Roman" w:cs="Times New Roman"/>
          <w:sz w:val="24"/>
          <w:szCs w:val="24"/>
        </w:rPr>
        <w:t>Gosner</w:t>
      </w:r>
      <w:proofErr w:type="spellEnd"/>
      <w:r w:rsidR="00871B22" w:rsidRPr="00A26358">
        <w:rPr>
          <w:rFonts w:ascii="Times New Roman" w:hAnsi="Times New Roman" w:cs="Times New Roman"/>
          <w:sz w:val="24"/>
          <w:szCs w:val="24"/>
        </w:rPr>
        <w:t xml:space="preserve"> stage</w:t>
      </w:r>
      <w:r w:rsidR="00F614E9" w:rsidRPr="00A26358">
        <w:rPr>
          <w:rFonts w:ascii="Times New Roman" w:hAnsi="Times New Roman" w:cs="Times New Roman"/>
          <w:sz w:val="24"/>
          <w:szCs w:val="24"/>
        </w:rPr>
        <w:t xml:space="preserve"> </w:t>
      </w:r>
      <w:r w:rsidR="00F91046">
        <w:rPr>
          <w:rFonts w:ascii="Times New Roman" w:hAnsi="Times New Roman" w:cs="Times New Roman"/>
          <w:sz w:val="24"/>
          <w:szCs w:val="24"/>
        </w:rPr>
        <w:t xml:space="preserve">26 and 41.  </w:t>
      </w:r>
      <w:r w:rsidR="00BD1420">
        <w:rPr>
          <w:rFonts w:ascii="Times New Roman" w:hAnsi="Times New Roman" w:cs="Times New Roman"/>
          <w:sz w:val="24"/>
          <w:szCs w:val="24"/>
        </w:rPr>
        <w:t xml:space="preserve">In LeConte, tadpoles were </w:t>
      </w:r>
      <w:r w:rsidR="00BD1420" w:rsidRPr="00BD1420">
        <w:rPr>
          <w:rFonts w:ascii="Times New Roman" w:hAnsi="Times New Roman" w:cs="Times New Roman"/>
          <w:i/>
          <w:sz w:val="24"/>
          <w:szCs w:val="24"/>
        </w:rPr>
        <w:t>Rana sierrae</w:t>
      </w:r>
      <w:r w:rsidR="00BD1420">
        <w:rPr>
          <w:rFonts w:ascii="Times New Roman" w:hAnsi="Times New Roman" w:cs="Times New Roman"/>
          <w:sz w:val="24"/>
          <w:szCs w:val="24"/>
        </w:rPr>
        <w:t xml:space="preserve">; in Spur tadpoles were </w:t>
      </w:r>
      <w:r w:rsidR="00BD1420" w:rsidRPr="00BD1420">
        <w:rPr>
          <w:rFonts w:ascii="Times New Roman" w:hAnsi="Times New Roman" w:cs="Times New Roman"/>
          <w:i/>
          <w:sz w:val="24"/>
          <w:szCs w:val="24"/>
        </w:rPr>
        <w:t>Rana muscosa</w:t>
      </w:r>
      <w:r w:rsidR="00BD1420">
        <w:rPr>
          <w:rFonts w:ascii="Times New Roman" w:hAnsi="Times New Roman" w:cs="Times New Roman"/>
          <w:sz w:val="24"/>
          <w:szCs w:val="24"/>
        </w:rPr>
        <w:t xml:space="preserve"> </w:t>
      </w:r>
      <w:r w:rsidR="00BD1420">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"Vredenburg", "given" : "V. T.", "non-dropping-particle" : "", "parse-names" : false, "suffix" : "" }, { "dropping-particle" : "", "family" : "Bingham", "given" : "R.", "non-dropping-particle" : "", "parse-names" : false, "suffix" : "" }, { "dropping-particle" : "", "family" : "Knapp", "given" : "R.", "non-dropping-particle" : "", "parse-names" : false, "suffix" : "" }, { "dropping-particle" : "", "family" : "Morgan", "given" : "J. A. T.", "non-dropping-particle" : "", "parse-names" : false, "suffix" : "" }, { "dropping-particle" : "", "family" : "Moritz", "given" : "C.", "non-dropping-particle" : "", "parse-names" : false, "suffix" : "" }, { "dropping-particle" : "", "family" : "Wake", "given" : "D.", "non-dropping-particle" : "", "parse-names" : false, "suffix" : "" } ], "container-title" : "Journal of Zoology", "id" : "ITEM-1", "issue" : "4", "issued" : { "date-parts" : [ [ "2007" ] ] }, "page" : "361-374", "title" : "Concordant molecular and phenotypic data delineate new taxonomy and conservation priorities for the endangered mountain yellow-legged frog", "type" : "article-journal", "volume" : "271" }, "uris" : [ "http://www.mendeley.com/documents/?uuid=7f07608c-2fc6-43a8-98e6-e7aefaf55a90" ] } ], "mendeley" : { "previouslyFormattedCitation" : "(Vredenburg et al. 2007)" }, "properties" : { "noteIndex" : 0 }, "schema" : "https://github.com/citation-style-language/schema/raw/master/csl-citation.json" }</w:instrText>
      </w:r>
      <w:r w:rsidR="00BD1420">
        <w:rPr>
          <w:rFonts w:ascii="Times New Roman" w:hAnsi="Times New Roman" w:cs="Times New Roman"/>
          <w:sz w:val="24"/>
          <w:szCs w:val="24"/>
        </w:rPr>
        <w:fldChar w:fldCharType="separate"/>
      </w:r>
      <w:r w:rsidR="00041F0F" w:rsidRPr="00041F0F">
        <w:rPr>
          <w:rFonts w:ascii="Times New Roman" w:hAnsi="Times New Roman" w:cs="Times New Roman"/>
          <w:noProof/>
          <w:sz w:val="24"/>
          <w:szCs w:val="24"/>
        </w:rPr>
        <w:t>(Vredenburg et al. 2007)</w:t>
      </w:r>
      <w:r w:rsidR="00BD1420">
        <w:rPr>
          <w:rFonts w:ascii="Times New Roman" w:hAnsi="Times New Roman" w:cs="Times New Roman"/>
          <w:sz w:val="24"/>
          <w:szCs w:val="24"/>
        </w:rPr>
        <w:fldChar w:fldCharType="end"/>
      </w:r>
      <w:r w:rsidR="00BD1420">
        <w:rPr>
          <w:rFonts w:ascii="Times New Roman" w:hAnsi="Times New Roman" w:cs="Times New Roman"/>
          <w:sz w:val="24"/>
          <w:szCs w:val="24"/>
        </w:rPr>
        <w:t>.  We captured m</w:t>
      </w:r>
      <w:r w:rsidR="00F91046">
        <w:rPr>
          <w:rFonts w:ascii="Times New Roman" w:hAnsi="Times New Roman" w:cs="Times New Roman"/>
          <w:sz w:val="24"/>
          <w:szCs w:val="24"/>
        </w:rPr>
        <w:t xml:space="preserve">ayflies </w:t>
      </w:r>
      <w:r w:rsidR="00BD1420">
        <w:rPr>
          <w:rFonts w:ascii="Times New Roman" w:hAnsi="Times New Roman" w:cs="Times New Roman"/>
          <w:sz w:val="24"/>
          <w:szCs w:val="24"/>
        </w:rPr>
        <w:t xml:space="preserve">in the littoral zone of the lakes using benthic sweeps of a standard D-net (mesh size 250 </w:t>
      </w:r>
      <w:proofErr w:type="spellStart"/>
      <w:r w:rsidR="00BD1420">
        <w:rPr>
          <w:rFonts w:ascii="Calibri" w:hAnsi="Calibri" w:cs="Times New Roman"/>
          <w:sz w:val="24"/>
          <w:szCs w:val="24"/>
        </w:rPr>
        <w:t>μ</w:t>
      </w:r>
      <w:r w:rsidR="00BD1420">
        <w:rPr>
          <w:rFonts w:ascii="Times New Roman" w:hAnsi="Times New Roman" w:cs="Times New Roman"/>
          <w:sz w:val="24"/>
          <w:szCs w:val="24"/>
        </w:rPr>
        <w:t>m</w:t>
      </w:r>
      <w:proofErr w:type="spellEnd"/>
      <w:r w:rsidR="00BD1420">
        <w:rPr>
          <w:rFonts w:ascii="Times New Roman" w:hAnsi="Times New Roman" w:cs="Times New Roman"/>
          <w:sz w:val="24"/>
          <w:szCs w:val="24"/>
        </w:rPr>
        <w:t xml:space="preserve">), and separated mayflies from other invertebrates in a sorting pan using </w:t>
      </w:r>
      <w:r w:rsidR="00872EC5">
        <w:rPr>
          <w:rFonts w:ascii="Times New Roman" w:hAnsi="Times New Roman" w:cs="Times New Roman"/>
          <w:sz w:val="24"/>
          <w:szCs w:val="24"/>
        </w:rPr>
        <w:t xml:space="preserve">flexible forceps and </w:t>
      </w:r>
      <w:r w:rsidR="00BD1420">
        <w:rPr>
          <w:rFonts w:ascii="Times New Roman" w:hAnsi="Times New Roman" w:cs="Times New Roman"/>
          <w:sz w:val="24"/>
          <w:szCs w:val="24"/>
        </w:rPr>
        <w:t xml:space="preserve">a turkey baster.  While mayflies were </w:t>
      </w:r>
      <w:r w:rsidR="00F91046">
        <w:rPr>
          <w:rFonts w:ascii="Times New Roman" w:hAnsi="Times New Roman" w:cs="Times New Roman"/>
          <w:sz w:val="24"/>
          <w:szCs w:val="24"/>
        </w:rPr>
        <w:t xml:space="preserve">not chosen based </w:t>
      </w:r>
      <w:r w:rsidR="00BD1420">
        <w:rPr>
          <w:rFonts w:ascii="Times New Roman" w:hAnsi="Times New Roman" w:cs="Times New Roman"/>
          <w:sz w:val="24"/>
          <w:szCs w:val="24"/>
        </w:rPr>
        <w:t xml:space="preserve">on </w:t>
      </w:r>
      <w:r w:rsidR="00F91046">
        <w:rPr>
          <w:rFonts w:ascii="Times New Roman" w:hAnsi="Times New Roman" w:cs="Times New Roman"/>
          <w:sz w:val="24"/>
          <w:szCs w:val="24"/>
        </w:rPr>
        <w:t xml:space="preserve">instar, </w:t>
      </w:r>
      <w:r w:rsidR="00817FF4">
        <w:rPr>
          <w:rFonts w:ascii="Times New Roman" w:hAnsi="Times New Roman" w:cs="Times New Roman"/>
          <w:sz w:val="24"/>
          <w:szCs w:val="24"/>
        </w:rPr>
        <w:t xml:space="preserve">we included only those without wing-pads </w:t>
      </w:r>
      <w:r w:rsidR="00F91046">
        <w:rPr>
          <w:rFonts w:ascii="Times New Roman" w:hAnsi="Times New Roman" w:cs="Times New Roman"/>
          <w:sz w:val="24"/>
          <w:szCs w:val="24"/>
        </w:rPr>
        <w:t>when possible</w:t>
      </w:r>
      <w:r w:rsidR="00BD1420">
        <w:rPr>
          <w:rFonts w:ascii="Times New Roman" w:hAnsi="Times New Roman" w:cs="Times New Roman"/>
          <w:sz w:val="24"/>
          <w:szCs w:val="24"/>
        </w:rPr>
        <w:t>.  In LeConte, mayflies wer</w:t>
      </w:r>
      <w:r w:rsidR="002D4AE8">
        <w:rPr>
          <w:rFonts w:ascii="Times New Roman" w:hAnsi="Times New Roman" w:cs="Times New Roman"/>
          <w:sz w:val="24"/>
          <w:szCs w:val="24"/>
        </w:rPr>
        <w:t xml:space="preserve">e virtually all </w:t>
      </w:r>
      <w:r w:rsidR="002D4AE8">
        <w:rPr>
          <w:rFonts w:ascii="Times New Roman" w:hAnsi="Times New Roman" w:cs="Times New Roman"/>
          <w:i/>
          <w:sz w:val="24"/>
          <w:szCs w:val="24"/>
        </w:rPr>
        <w:t>Ameletus spp.</w:t>
      </w:r>
      <w:r w:rsidR="002D4AE8">
        <w:rPr>
          <w:rFonts w:ascii="Times New Roman" w:hAnsi="Times New Roman" w:cs="Times New Roman"/>
          <w:sz w:val="24"/>
          <w:szCs w:val="24"/>
        </w:rPr>
        <w:t>, but i</w:t>
      </w:r>
      <w:r w:rsidR="00BD1420">
        <w:rPr>
          <w:rFonts w:ascii="Times New Roman" w:hAnsi="Times New Roman" w:cs="Times New Roman"/>
          <w:sz w:val="24"/>
          <w:szCs w:val="24"/>
        </w:rPr>
        <w:t xml:space="preserve">n Spur, </w:t>
      </w:r>
      <w:r w:rsidR="002D4AE8" w:rsidRPr="002D4AE8">
        <w:rPr>
          <w:rFonts w:ascii="Times New Roman" w:hAnsi="Times New Roman" w:cs="Times New Roman"/>
          <w:i/>
          <w:sz w:val="24"/>
          <w:szCs w:val="24"/>
        </w:rPr>
        <w:t>Ameletus spp.</w:t>
      </w:r>
      <w:r w:rsidR="002D4AE8">
        <w:rPr>
          <w:rFonts w:ascii="Times New Roman" w:hAnsi="Times New Roman" w:cs="Times New Roman"/>
          <w:sz w:val="24"/>
          <w:szCs w:val="24"/>
        </w:rPr>
        <w:t xml:space="preserve"> and </w:t>
      </w:r>
      <w:r w:rsidR="002D4AE8" w:rsidRPr="002D4AE8">
        <w:rPr>
          <w:rFonts w:ascii="Times New Roman" w:hAnsi="Times New Roman" w:cs="Times New Roman"/>
          <w:i/>
          <w:sz w:val="24"/>
          <w:szCs w:val="24"/>
        </w:rPr>
        <w:t>Callibaetis ferrugineus</w:t>
      </w:r>
      <w:r w:rsidR="002D4AE8">
        <w:rPr>
          <w:rFonts w:ascii="Times New Roman" w:hAnsi="Times New Roman" w:cs="Times New Roman"/>
          <w:sz w:val="24"/>
          <w:szCs w:val="24"/>
        </w:rPr>
        <w:t xml:space="preserve"> were present in equal proportions.</w:t>
      </w:r>
      <w:r w:rsidR="006A5CDE">
        <w:rPr>
          <w:rFonts w:ascii="Times New Roman" w:hAnsi="Times New Roman" w:cs="Times New Roman"/>
          <w:sz w:val="24"/>
          <w:szCs w:val="24"/>
        </w:rPr>
        <w:t xml:space="preserve">  </w:t>
      </w:r>
      <w:r w:rsidR="00363983">
        <w:rPr>
          <w:rFonts w:ascii="Times New Roman" w:hAnsi="Times New Roman" w:cs="Times New Roman"/>
          <w:sz w:val="24"/>
          <w:szCs w:val="24"/>
        </w:rPr>
        <w:t>When tadpoles were older than stage 38 at one visit, they were removed to prevent metamorphosis prior to the next visit; each removed individual was replaced with a younger tadpole.  Similarly, adult mayflies which emerged from the nymph stage were replaced by younger individuals.</w:t>
      </w:r>
    </w:p>
    <w:p w:rsidR="00892879" w:rsidRDefault="000C7FAB" w:rsidP="00816DF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Algal growth </w:t>
      </w:r>
      <w:r w:rsidR="00CE3207">
        <w:rPr>
          <w:rFonts w:ascii="Times New Roman" w:hAnsi="Times New Roman" w:cs="Times New Roman"/>
          <w:sz w:val="24"/>
          <w:szCs w:val="24"/>
        </w:rPr>
        <w:t xml:space="preserve">in each enclosure </w:t>
      </w:r>
      <w:r>
        <w:rPr>
          <w:rFonts w:ascii="Times New Roman" w:hAnsi="Times New Roman" w:cs="Times New Roman"/>
          <w:sz w:val="24"/>
          <w:szCs w:val="24"/>
        </w:rPr>
        <w:t xml:space="preserve">was measured from </w:t>
      </w:r>
      <w:r w:rsidR="00817FF4">
        <w:rPr>
          <w:rFonts w:ascii="Times New Roman" w:hAnsi="Times New Roman" w:cs="Times New Roman"/>
          <w:sz w:val="24"/>
          <w:szCs w:val="24"/>
        </w:rPr>
        <w:t xml:space="preserve">unglazed </w:t>
      </w:r>
      <w:r>
        <w:rPr>
          <w:rFonts w:ascii="Times New Roman" w:hAnsi="Times New Roman" w:cs="Times New Roman"/>
          <w:sz w:val="24"/>
          <w:szCs w:val="24"/>
        </w:rPr>
        <w:t xml:space="preserve">porcelain tiles placed on the bottom of each </w:t>
      </w:r>
      <w:r w:rsidR="00892879">
        <w:rPr>
          <w:rFonts w:ascii="Times New Roman" w:hAnsi="Times New Roman" w:cs="Times New Roman"/>
          <w:sz w:val="24"/>
          <w:szCs w:val="24"/>
        </w:rPr>
        <w:t xml:space="preserve">enclosure </w:t>
      </w:r>
      <w:r>
        <w:rPr>
          <w:rFonts w:ascii="Times New Roman" w:hAnsi="Times New Roman" w:cs="Times New Roman"/>
          <w:sz w:val="24"/>
          <w:szCs w:val="24"/>
        </w:rPr>
        <w:t>(</w:t>
      </w:r>
      <w:r w:rsidR="00892879">
        <w:rPr>
          <w:rFonts w:ascii="Times New Roman" w:hAnsi="Times New Roman" w:cs="Times New Roman"/>
          <w:sz w:val="24"/>
          <w:szCs w:val="24"/>
        </w:rPr>
        <w:t xml:space="preserve">two sets of </w:t>
      </w:r>
      <w:r w:rsidR="00EB3B69">
        <w:rPr>
          <w:rFonts w:ascii="Times New Roman" w:hAnsi="Times New Roman" w:cs="Times New Roman"/>
          <w:sz w:val="24"/>
          <w:szCs w:val="24"/>
        </w:rPr>
        <w:t xml:space="preserve">12 </w:t>
      </w:r>
      <w:r w:rsidR="00892879">
        <w:rPr>
          <w:rFonts w:ascii="Times New Roman" w:hAnsi="Times New Roman" w:cs="Times New Roman"/>
          <w:sz w:val="24"/>
          <w:szCs w:val="24"/>
        </w:rPr>
        <w:t>porcelain tiles</w:t>
      </w:r>
      <w:r>
        <w:rPr>
          <w:rFonts w:ascii="Times New Roman" w:hAnsi="Times New Roman" w:cs="Times New Roman"/>
          <w:sz w:val="24"/>
          <w:szCs w:val="24"/>
        </w:rPr>
        <w:t>, each 2.4 cm x 2.4 cm,</w:t>
      </w:r>
      <w:r w:rsidR="006A5CDE">
        <w:rPr>
          <w:rFonts w:ascii="Times New Roman" w:hAnsi="Times New Roman" w:cs="Times New Roman"/>
          <w:sz w:val="24"/>
          <w:szCs w:val="24"/>
        </w:rPr>
        <w:t xml:space="preserve"> </w:t>
      </w:r>
      <w:r>
        <w:rPr>
          <w:rFonts w:ascii="Times New Roman" w:hAnsi="Times New Roman" w:cs="Times New Roman"/>
          <w:sz w:val="24"/>
          <w:szCs w:val="24"/>
        </w:rPr>
        <w:t>140</w:t>
      </w:r>
      <w:r w:rsidR="006A5CDE">
        <w:rPr>
          <w:rFonts w:ascii="Times New Roman" w:hAnsi="Times New Roman" w:cs="Times New Roman"/>
          <w:sz w:val="24"/>
          <w:szCs w:val="24"/>
        </w:rPr>
        <w:t xml:space="preserve"> cm</w:t>
      </w:r>
      <w:r w:rsidR="006A5CDE">
        <w:rPr>
          <w:rFonts w:ascii="Times New Roman" w:hAnsi="Times New Roman" w:cs="Times New Roman"/>
          <w:sz w:val="24"/>
          <w:szCs w:val="24"/>
          <w:vertAlign w:val="superscript"/>
        </w:rPr>
        <w:t>2</w:t>
      </w:r>
      <w:r w:rsidR="007C00D6">
        <w:rPr>
          <w:rFonts w:ascii="Times New Roman" w:hAnsi="Times New Roman" w:cs="Times New Roman"/>
          <w:sz w:val="24"/>
          <w:szCs w:val="24"/>
        </w:rPr>
        <w:t xml:space="preserve"> total area per enclosure</w:t>
      </w:r>
      <w:r>
        <w:rPr>
          <w:rFonts w:ascii="Times New Roman" w:hAnsi="Times New Roman" w:cs="Times New Roman"/>
          <w:sz w:val="24"/>
          <w:szCs w:val="24"/>
        </w:rPr>
        <w:t>)</w:t>
      </w:r>
      <w:r w:rsidR="006A5CDE">
        <w:rPr>
          <w:rFonts w:ascii="Times New Roman" w:hAnsi="Times New Roman" w:cs="Times New Roman"/>
          <w:sz w:val="24"/>
          <w:szCs w:val="24"/>
        </w:rPr>
        <w:t xml:space="preserve">.  </w:t>
      </w:r>
      <w:r w:rsidR="00816DF7">
        <w:rPr>
          <w:rFonts w:ascii="Times New Roman" w:hAnsi="Times New Roman" w:cs="Times New Roman"/>
          <w:sz w:val="24"/>
          <w:szCs w:val="24"/>
        </w:rPr>
        <w:t xml:space="preserve">To account for potential variation in algal growth due to </w:t>
      </w:r>
      <w:r w:rsidR="00CE3207">
        <w:rPr>
          <w:rFonts w:ascii="Times New Roman" w:hAnsi="Times New Roman" w:cs="Times New Roman"/>
          <w:sz w:val="24"/>
          <w:szCs w:val="24"/>
        </w:rPr>
        <w:t xml:space="preserve">unquantified </w:t>
      </w:r>
      <w:r w:rsidR="00816DF7">
        <w:rPr>
          <w:rFonts w:ascii="Times New Roman" w:hAnsi="Times New Roman" w:cs="Times New Roman"/>
          <w:sz w:val="24"/>
          <w:szCs w:val="24"/>
        </w:rPr>
        <w:t>within lake variation in</w:t>
      </w:r>
      <w:r w:rsidR="00CE3207">
        <w:rPr>
          <w:rFonts w:ascii="Times New Roman" w:hAnsi="Times New Roman" w:cs="Times New Roman"/>
          <w:sz w:val="24"/>
          <w:szCs w:val="24"/>
        </w:rPr>
        <w:t xml:space="preserve"> </w:t>
      </w:r>
      <w:r w:rsidR="00816DF7">
        <w:rPr>
          <w:rFonts w:ascii="Times New Roman" w:hAnsi="Times New Roman" w:cs="Times New Roman"/>
          <w:sz w:val="24"/>
          <w:szCs w:val="24"/>
        </w:rPr>
        <w:t>nutrient concentrations, temperature, currents, or aspect</w:t>
      </w:r>
      <w:r w:rsidR="00CE3207">
        <w:rPr>
          <w:rFonts w:ascii="Times New Roman" w:hAnsi="Times New Roman" w:cs="Times New Roman"/>
          <w:sz w:val="24"/>
          <w:szCs w:val="24"/>
        </w:rPr>
        <w:t>, w</w:t>
      </w:r>
      <w:r w:rsidR="00873550">
        <w:rPr>
          <w:rFonts w:ascii="Times New Roman" w:hAnsi="Times New Roman" w:cs="Times New Roman"/>
          <w:sz w:val="24"/>
          <w:szCs w:val="24"/>
        </w:rPr>
        <w:t xml:space="preserve">e </w:t>
      </w:r>
      <w:r w:rsidR="008F14E5">
        <w:rPr>
          <w:rFonts w:ascii="Times New Roman" w:hAnsi="Times New Roman" w:cs="Times New Roman"/>
          <w:sz w:val="24"/>
          <w:szCs w:val="24"/>
        </w:rPr>
        <w:t>established</w:t>
      </w:r>
      <w:r w:rsidR="00873550">
        <w:rPr>
          <w:rFonts w:ascii="Times New Roman" w:hAnsi="Times New Roman" w:cs="Times New Roman"/>
          <w:sz w:val="24"/>
          <w:szCs w:val="24"/>
        </w:rPr>
        <w:t xml:space="preserve"> a no-consumer </w:t>
      </w:r>
      <w:r w:rsidR="00B10A49">
        <w:rPr>
          <w:rFonts w:ascii="Times New Roman" w:hAnsi="Times New Roman" w:cs="Times New Roman"/>
          <w:sz w:val="24"/>
          <w:szCs w:val="24"/>
        </w:rPr>
        <w:t>within-lake-location control</w:t>
      </w:r>
      <w:r w:rsidR="00873550">
        <w:rPr>
          <w:rFonts w:ascii="Times New Roman" w:hAnsi="Times New Roman" w:cs="Times New Roman"/>
          <w:sz w:val="24"/>
          <w:szCs w:val="24"/>
        </w:rPr>
        <w:t xml:space="preserve"> for each enclosure by placing a set of tiles in a small bag made of the same mesh as enclosures, and setting it in the littoral zone next to each enclosure</w:t>
      </w:r>
      <w:r w:rsidR="00817FF4">
        <w:rPr>
          <w:rFonts w:ascii="Times New Roman" w:hAnsi="Times New Roman" w:cs="Times New Roman"/>
          <w:sz w:val="24"/>
          <w:szCs w:val="24"/>
        </w:rPr>
        <w:t xml:space="preserve"> (Figure 1)</w:t>
      </w:r>
      <w:r w:rsidR="00816DF7">
        <w:rPr>
          <w:rFonts w:ascii="Times New Roman" w:hAnsi="Times New Roman" w:cs="Times New Roman"/>
          <w:sz w:val="24"/>
          <w:szCs w:val="24"/>
        </w:rPr>
        <w:t>.  W</w:t>
      </w:r>
      <w:r w:rsidR="008F14E5">
        <w:rPr>
          <w:rFonts w:ascii="Times New Roman" w:hAnsi="Times New Roman" w:cs="Times New Roman"/>
          <w:sz w:val="24"/>
          <w:szCs w:val="24"/>
        </w:rPr>
        <w:t xml:space="preserve">e </w:t>
      </w:r>
      <w:r w:rsidR="00816DF7">
        <w:rPr>
          <w:rFonts w:ascii="Times New Roman" w:hAnsi="Times New Roman" w:cs="Times New Roman"/>
          <w:sz w:val="24"/>
          <w:szCs w:val="24"/>
        </w:rPr>
        <w:t xml:space="preserve">also </w:t>
      </w:r>
      <w:r w:rsidR="008F14E5">
        <w:rPr>
          <w:rFonts w:ascii="Times New Roman" w:hAnsi="Times New Roman" w:cs="Times New Roman"/>
          <w:sz w:val="24"/>
          <w:szCs w:val="24"/>
        </w:rPr>
        <w:t xml:space="preserve">recorded </w:t>
      </w:r>
      <w:r w:rsidR="00E809B1">
        <w:rPr>
          <w:rFonts w:ascii="Times New Roman" w:hAnsi="Times New Roman" w:cs="Times New Roman"/>
          <w:sz w:val="24"/>
          <w:szCs w:val="24"/>
        </w:rPr>
        <w:t xml:space="preserve">substrate type </w:t>
      </w:r>
      <w:r w:rsidR="00816DF7">
        <w:rPr>
          <w:rFonts w:ascii="Times New Roman" w:hAnsi="Times New Roman" w:cs="Times New Roman"/>
          <w:sz w:val="24"/>
          <w:szCs w:val="24"/>
        </w:rPr>
        <w:t xml:space="preserve">below </w:t>
      </w:r>
      <w:r w:rsidR="00E809B1">
        <w:rPr>
          <w:rFonts w:ascii="Times New Roman" w:hAnsi="Times New Roman" w:cs="Times New Roman"/>
          <w:sz w:val="24"/>
          <w:szCs w:val="24"/>
        </w:rPr>
        <w:t xml:space="preserve">and </w:t>
      </w:r>
      <w:r w:rsidR="00817FF4">
        <w:rPr>
          <w:rFonts w:ascii="Times New Roman" w:hAnsi="Times New Roman" w:cs="Times New Roman"/>
          <w:sz w:val="24"/>
          <w:szCs w:val="24"/>
        </w:rPr>
        <w:t>light</w:t>
      </w:r>
      <w:r w:rsidR="00E809B1">
        <w:rPr>
          <w:rFonts w:ascii="Times New Roman" w:hAnsi="Times New Roman" w:cs="Times New Roman"/>
          <w:sz w:val="24"/>
          <w:szCs w:val="24"/>
        </w:rPr>
        <w:t xml:space="preserve"> within each </w:t>
      </w:r>
      <w:r w:rsidR="00816DF7">
        <w:rPr>
          <w:rFonts w:ascii="Times New Roman" w:hAnsi="Times New Roman" w:cs="Times New Roman"/>
          <w:sz w:val="24"/>
          <w:szCs w:val="24"/>
        </w:rPr>
        <w:t>en</w:t>
      </w:r>
      <w:r w:rsidR="00CE3207">
        <w:rPr>
          <w:rFonts w:ascii="Times New Roman" w:hAnsi="Times New Roman" w:cs="Times New Roman"/>
          <w:sz w:val="24"/>
          <w:szCs w:val="24"/>
        </w:rPr>
        <w:t>c</w:t>
      </w:r>
      <w:r w:rsidR="00816DF7">
        <w:rPr>
          <w:rFonts w:ascii="Times New Roman" w:hAnsi="Times New Roman" w:cs="Times New Roman"/>
          <w:sz w:val="24"/>
          <w:szCs w:val="24"/>
        </w:rPr>
        <w:t>losure</w:t>
      </w:r>
      <w:r w:rsidR="00E809B1">
        <w:rPr>
          <w:rFonts w:ascii="Times New Roman" w:hAnsi="Times New Roman" w:cs="Times New Roman"/>
          <w:sz w:val="24"/>
          <w:szCs w:val="24"/>
        </w:rPr>
        <w:t xml:space="preserve">.  Substrate was described as percent of the substrate below each enclosure which was composed of silt </w:t>
      </w:r>
      <w:r w:rsidR="00817FF4">
        <w:rPr>
          <w:rFonts w:ascii="Times New Roman" w:hAnsi="Times New Roman"/>
          <w:sz w:val="24"/>
          <w:szCs w:val="24"/>
        </w:rPr>
        <w:fldChar w:fldCharType="begin" w:fldLock="1"/>
      </w:r>
      <w:r w:rsidR="00617E4C">
        <w:rPr>
          <w:rFonts w:ascii="Times New Roman" w:hAnsi="Times New Roman"/>
          <w:sz w:val="24"/>
          <w:szCs w:val="24"/>
        </w:rPr>
        <w:instrText>ADDIN CSL_CITATION { "citationItems" : [ { "id" : "ITEM-1", "itemData" : { "author" : [ { "dropping-particle" : "", "family" : "Knapp", "given" : "R. A.", "non-dropping-particle" : "", "parse-names" : false, "suffix" : "" }, { "dropping-particle" : "", "family" : "Matthews", "given" : "K. R.", "non-dropping-particle" : "", "parse-names" : false, "suffix" : "" } ], "container-title" : "Conservation Biology", "id" : "ITEM-1", "issue" : "2", "issued" : { "date-parts" : [ [ "2000" ] ] }, "page" : "428-438", "title" : "Non-native fish introductions and the decline of the mountain yellow-legged frog from within protected areas", "type" : "article-journal", "volume" : "14" }, "uris" : [ "http://www.mendeley.com/documents/?uuid=cfa2be6e-fd96-4505-aaf7-5f3859598487" ] } ], "mendeley" : { "manualFormatting" : "(defined as particles ", "previouslyFormattedCitation" : "(Knapp and Matthews 2000)" }, "properties" : { "noteIndex" : 0 }, "schema" : "https://github.com/citation-style-language/schema/raw/master/csl-citation.json" }</w:instrText>
      </w:r>
      <w:r w:rsidR="00817FF4">
        <w:rPr>
          <w:rFonts w:ascii="Times New Roman" w:hAnsi="Times New Roman"/>
          <w:sz w:val="24"/>
          <w:szCs w:val="24"/>
        </w:rPr>
        <w:fldChar w:fldCharType="separate"/>
      </w:r>
      <w:r w:rsidR="00817FF4" w:rsidRPr="00817FF4">
        <w:rPr>
          <w:rFonts w:ascii="Times New Roman" w:hAnsi="Times New Roman"/>
          <w:noProof/>
          <w:sz w:val="24"/>
          <w:szCs w:val="24"/>
        </w:rPr>
        <w:t>(</w:t>
      </w:r>
      <w:r w:rsidR="00817FF4">
        <w:rPr>
          <w:rFonts w:ascii="Times New Roman" w:hAnsi="Times New Roman" w:cs="Times New Roman"/>
          <w:noProof/>
          <w:sz w:val="24"/>
          <w:szCs w:val="24"/>
        </w:rPr>
        <w:t xml:space="preserve">defined as particles </w:t>
      </w:r>
      <w:r w:rsidR="00817FF4" w:rsidRPr="00932E21">
        <w:rPr>
          <w:rFonts w:ascii="Times New Roman" w:hAnsi="Times New Roman"/>
          <w:noProof/>
          <w:sz w:val="24"/>
          <w:szCs w:val="24"/>
        </w:rPr>
        <w:t>&lt;</w:t>
      </w:r>
      <w:r w:rsidR="00817FF4">
        <w:rPr>
          <w:rFonts w:ascii="Times New Roman" w:hAnsi="Times New Roman"/>
          <w:noProof/>
          <w:sz w:val="24"/>
          <w:szCs w:val="24"/>
        </w:rPr>
        <w:t xml:space="preserve"> </w:t>
      </w:r>
      <w:r w:rsidR="00817FF4" w:rsidRPr="00932E21">
        <w:rPr>
          <w:rFonts w:ascii="Times New Roman" w:hAnsi="Times New Roman"/>
          <w:noProof/>
          <w:sz w:val="24"/>
          <w:szCs w:val="24"/>
        </w:rPr>
        <w:t>0.5mm</w:t>
      </w:r>
      <w:r w:rsidR="00817FF4">
        <w:rPr>
          <w:rFonts w:ascii="Times New Roman" w:hAnsi="Times New Roman"/>
          <w:noProof/>
          <w:sz w:val="24"/>
          <w:szCs w:val="24"/>
        </w:rPr>
        <w:t xml:space="preserve">, as in </w:t>
      </w:r>
      <w:r w:rsidR="00817FF4" w:rsidRPr="00817FF4">
        <w:rPr>
          <w:rFonts w:ascii="Times New Roman" w:hAnsi="Times New Roman"/>
          <w:noProof/>
          <w:sz w:val="24"/>
          <w:szCs w:val="24"/>
        </w:rPr>
        <w:t>Knapp and Matthews 2000)</w:t>
      </w:r>
      <w:r w:rsidR="00817FF4">
        <w:rPr>
          <w:rFonts w:ascii="Times New Roman" w:hAnsi="Times New Roman"/>
          <w:sz w:val="24"/>
          <w:szCs w:val="24"/>
        </w:rPr>
        <w:fldChar w:fldCharType="end"/>
      </w:r>
      <w:r w:rsidR="00817FF4">
        <w:rPr>
          <w:rFonts w:ascii="Times New Roman" w:hAnsi="Times New Roman" w:cs="Times New Roman"/>
          <w:sz w:val="24"/>
          <w:szCs w:val="24"/>
        </w:rPr>
        <w:t>.  Solar radiation (p</w:t>
      </w:r>
      <w:r w:rsidR="006950AB">
        <w:rPr>
          <w:rFonts w:ascii="Times New Roman" w:hAnsi="Times New Roman" w:cs="Times New Roman"/>
          <w:sz w:val="24"/>
          <w:szCs w:val="24"/>
        </w:rPr>
        <w:t xml:space="preserve">hotosynthetic </w:t>
      </w:r>
      <w:r w:rsidR="006950AB">
        <w:rPr>
          <w:rFonts w:ascii="Times New Roman" w:hAnsi="Times New Roman" w:cs="Times New Roman"/>
          <w:sz w:val="24"/>
          <w:szCs w:val="24"/>
        </w:rPr>
        <w:lastRenderedPageBreak/>
        <w:t>photon flux</w:t>
      </w:r>
      <w:r w:rsidR="00817FF4">
        <w:rPr>
          <w:rFonts w:ascii="Times New Roman" w:hAnsi="Times New Roman" w:cs="Times New Roman"/>
          <w:sz w:val="24"/>
          <w:szCs w:val="24"/>
        </w:rPr>
        <w:t>)</w:t>
      </w:r>
      <w:r w:rsidR="0088064A">
        <w:rPr>
          <w:rFonts w:ascii="Times New Roman" w:hAnsi="Times New Roman" w:cs="Times New Roman"/>
          <w:sz w:val="24"/>
          <w:szCs w:val="24"/>
        </w:rPr>
        <w:t xml:space="preserve"> </w:t>
      </w:r>
      <w:r w:rsidR="006950AB">
        <w:rPr>
          <w:rFonts w:ascii="Times New Roman" w:hAnsi="Times New Roman" w:cs="Times New Roman"/>
          <w:sz w:val="24"/>
          <w:szCs w:val="24"/>
        </w:rPr>
        <w:t xml:space="preserve">was </w:t>
      </w:r>
      <w:r w:rsidR="00B22968">
        <w:rPr>
          <w:rFonts w:ascii="Times New Roman" w:hAnsi="Times New Roman" w:cs="Times New Roman"/>
          <w:sz w:val="24"/>
          <w:szCs w:val="24"/>
        </w:rPr>
        <w:t xml:space="preserve">measured within each enclosure at the water surface using </w:t>
      </w:r>
      <w:r w:rsidR="006950AB">
        <w:rPr>
          <w:rFonts w:ascii="Times New Roman" w:hAnsi="Times New Roman" w:cs="Times New Roman"/>
          <w:sz w:val="24"/>
          <w:szCs w:val="24"/>
        </w:rPr>
        <w:t>a basic quantum meter (Apogee Instruments, Logan, UT)</w:t>
      </w:r>
      <w:r w:rsidR="00B22968">
        <w:rPr>
          <w:rFonts w:ascii="Times New Roman" w:hAnsi="Times New Roman" w:cs="Times New Roman"/>
          <w:sz w:val="24"/>
          <w:szCs w:val="24"/>
        </w:rPr>
        <w:t>.</w:t>
      </w:r>
    </w:p>
    <w:p w:rsidR="00363983" w:rsidRDefault="006A5CDE" w:rsidP="0048024A">
      <w:pPr>
        <w:spacing w:line="480" w:lineRule="auto"/>
        <w:ind w:firstLine="720"/>
        <w:rPr>
          <w:rFonts w:ascii="Times New Roman" w:hAnsi="Times New Roman" w:cs="Times New Roman"/>
          <w:sz w:val="24"/>
          <w:szCs w:val="24"/>
        </w:rPr>
      </w:pPr>
      <w:r>
        <w:rPr>
          <w:rFonts w:ascii="Times New Roman" w:hAnsi="Times New Roman" w:cs="Times New Roman"/>
          <w:sz w:val="24"/>
          <w:szCs w:val="24"/>
        </w:rPr>
        <w:t>Experiments began in the early ice-free season (17 July 2009 in LeConte and 21 July 2009 in Spur)</w:t>
      </w:r>
      <w:r w:rsidR="00872A64">
        <w:rPr>
          <w:rFonts w:ascii="Times New Roman" w:hAnsi="Times New Roman" w:cs="Times New Roman"/>
          <w:sz w:val="24"/>
          <w:szCs w:val="24"/>
        </w:rPr>
        <w:t>, and ran in three blocks</w:t>
      </w:r>
      <w:r w:rsidR="00817FF4">
        <w:rPr>
          <w:rFonts w:ascii="Times New Roman" w:hAnsi="Times New Roman" w:cs="Times New Roman"/>
          <w:sz w:val="24"/>
          <w:szCs w:val="24"/>
        </w:rPr>
        <w:t>, which lasted 16-21 days</w:t>
      </w:r>
      <w:r w:rsidR="00872EC5">
        <w:rPr>
          <w:rFonts w:ascii="Times New Roman" w:hAnsi="Times New Roman" w:cs="Times New Roman"/>
          <w:sz w:val="24"/>
          <w:szCs w:val="24"/>
        </w:rPr>
        <w:t xml:space="preserve">.  </w:t>
      </w:r>
      <w:r w:rsidR="00363983">
        <w:rPr>
          <w:rFonts w:ascii="Times New Roman" w:hAnsi="Times New Roman" w:cs="Times New Roman"/>
          <w:sz w:val="24"/>
          <w:szCs w:val="24"/>
        </w:rPr>
        <w:t xml:space="preserve">At the start of blocks two and three, we completely cleaned tiles, and restocked grazers to their initial treatment densities.  </w:t>
      </w:r>
      <w:r w:rsidR="00817FF4">
        <w:rPr>
          <w:rFonts w:ascii="Times New Roman" w:hAnsi="Times New Roman" w:cs="Times New Roman"/>
          <w:sz w:val="24"/>
          <w:szCs w:val="24"/>
        </w:rPr>
        <w:t>At the conclusion of each block, we sample</w:t>
      </w:r>
      <w:r w:rsidR="00363983">
        <w:rPr>
          <w:rFonts w:ascii="Times New Roman" w:hAnsi="Times New Roman" w:cs="Times New Roman"/>
          <w:sz w:val="24"/>
          <w:szCs w:val="24"/>
        </w:rPr>
        <w:t>d</w:t>
      </w:r>
      <w:r w:rsidR="00817FF4">
        <w:rPr>
          <w:rFonts w:ascii="Times New Roman" w:hAnsi="Times New Roman" w:cs="Times New Roman"/>
          <w:sz w:val="24"/>
          <w:szCs w:val="24"/>
        </w:rPr>
        <w:t xml:space="preserve"> algal abundance, mayfly nymph abundance</w:t>
      </w:r>
      <w:r w:rsidR="00363983">
        <w:rPr>
          <w:rFonts w:ascii="Times New Roman" w:hAnsi="Times New Roman" w:cs="Times New Roman"/>
          <w:sz w:val="24"/>
          <w:szCs w:val="24"/>
        </w:rPr>
        <w:t xml:space="preserve">, emerged adult mayfly abundance, tadpole abundance, </w:t>
      </w:r>
      <w:proofErr w:type="spellStart"/>
      <w:r w:rsidR="00363983">
        <w:rPr>
          <w:rFonts w:ascii="Times New Roman" w:hAnsi="Times New Roman" w:cs="Times New Roman"/>
          <w:sz w:val="24"/>
          <w:szCs w:val="24"/>
        </w:rPr>
        <w:t>gosner</w:t>
      </w:r>
      <w:proofErr w:type="spellEnd"/>
      <w:r w:rsidR="00363983">
        <w:rPr>
          <w:rFonts w:ascii="Times New Roman" w:hAnsi="Times New Roman" w:cs="Times New Roman"/>
          <w:sz w:val="24"/>
          <w:szCs w:val="24"/>
        </w:rPr>
        <w:t xml:space="preserve"> stage, and wet weight.  These were used as response variables, or to calculate response variables.</w:t>
      </w:r>
    </w:p>
    <w:p w:rsidR="00363983" w:rsidRPr="006A5CDE" w:rsidRDefault="00363983" w:rsidP="0036398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Algae abundance was calculated for each enclosure on each sampling date.  </w:t>
      </w:r>
      <w:r w:rsidR="00872EC5">
        <w:rPr>
          <w:rFonts w:ascii="Times New Roman" w:hAnsi="Times New Roman" w:cs="Times New Roman"/>
          <w:sz w:val="24"/>
          <w:szCs w:val="24"/>
        </w:rPr>
        <w:t>W</w:t>
      </w:r>
      <w:r w:rsidR="006A5CDE">
        <w:rPr>
          <w:rFonts w:ascii="Times New Roman" w:hAnsi="Times New Roman" w:cs="Times New Roman"/>
          <w:sz w:val="24"/>
          <w:szCs w:val="24"/>
        </w:rPr>
        <w:t xml:space="preserve">e </w:t>
      </w:r>
      <w:r w:rsidR="00873550">
        <w:rPr>
          <w:rFonts w:ascii="Times New Roman" w:hAnsi="Times New Roman" w:cs="Times New Roman"/>
          <w:sz w:val="24"/>
          <w:szCs w:val="24"/>
        </w:rPr>
        <w:t xml:space="preserve">collected </w:t>
      </w:r>
      <w:r w:rsidR="006A5CDE">
        <w:rPr>
          <w:rFonts w:ascii="Times New Roman" w:hAnsi="Times New Roman" w:cs="Times New Roman"/>
          <w:sz w:val="24"/>
          <w:szCs w:val="24"/>
        </w:rPr>
        <w:t xml:space="preserve">algae samples </w:t>
      </w:r>
      <w:r w:rsidR="00873550">
        <w:rPr>
          <w:rFonts w:ascii="Times New Roman" w:hAnsi="Times New Roman" w:cs="Times New Roman"/>
          <w:sz w:val="24"/>
          <w:szCs w:val="24"/>
        </w:rPr>
        <w:t xml:space="preserve">from enclosure tiles and from </w:t>
      </w:r>
      <w:r w:rsidR="00B10A49">
        <w:rPr>
          <w:rFonts w:ascii="Times New Roman" w:hAnsi="Times New Roman" w:cs="Times New Roman"/>
          <w:sz w:val="24"/>
          <w:szCs w:val="24"/>
        </w:rPr>
        <w:t>within-lake-location control</w:t>
      </w:r>
      <w:r w:rsidR="00873550">
        <w:rPr>
          <w:rFonts w:ascii="Times New Roman" w:hAnsi="Times New Roman" w:cs="Times New Roman"/>
          <w:sz w:val="24"/>
          <w:szCs w:val="24"/>
        </w:rPr>
        <w:t xml:space="preserve"> tiles, </w:t>
      </w:r>
      <w:r w:rsidR="006A5CDE">
        <w:rPr>
          <w:rFonts w:ascii="Times New Roman" w:hAnsi="Times New Roman" w:cs="Times New Roman"/>
          <w:sz w:val="24"/>
          <w:szCs w:val="24"/>
        </w:rPr>
        <w:t>for later determination of ash-free dry mass (AFDM)</w:t>
      </w:r>
      <w:r w:rsidR="00873550">
        <w:rPr>
          <w:rFonts w:ascii="Times New Roman" w:hAnsi="Times New Roman" w:cs="Times New Roman"/>
          <w:sz w:val="24"/>
          <w:szCs w:val="24"/>
        </w:rPr>
        <w:t xml:space="preserve">.  </w:t>
      </w:r>
      <w:r>
        <w:rPr>
          <w:rFonts w:ascii="Times New Roman" w:hAnsi="Times New Roman" w:cs="Times New Roman"/>
          <w:sz w:val="24"/>
          <w:szCs w:val="24"/>
        </w:rPr>
        <w:t xml:space="preserve">In the field, algae was scrubbed from tiles using a soft-bristle toothbrush, and suspended in 60 mL of water.  Suspended algae were collected on a glass fiber filter with 1.2 </w:t>
      </w:r>
      <w:proofErr w:type="spellStart"/>
      <w:r>
        <w:rPr>
          <w:rFonts w:ascii="Calibri" w:hAnsi="Calibri" w:cs="Times New Roman"/>
          <w:sz w:val="24"/>
          <w:szCs w:val="24"/>
        </w:rPr>
        <w:t>μ</w:t>
      </w:r>
      <w:r>
        <w:rPr>
          <w:rFonts w:ascii="Times New Roman" w:hAnsi="Times New Roman" w:cs="Times New Roman"/>
          <w:sz w:val="24"/>
          <w:szCs w:val="24"/>
        </w:rPr>
        <w:t>m</w:t>
      </w:r>
      <w:proofErr w:type="spellEnd"/>
      <w:r>
        <w:rPr>
          <w:rFonts w:ascii="Times New Roman" w:hAnsi="Times New Roman" w:cs="Times New Roman"/>
          <w:sz w:val="24"/>
          <w:szCs w:val="24"/>
        </w:rPr>
        <w:t xml:space="preserve"> pore size, using a hand powered vacuum pump.  Filters were wrapped in foil and stored in a cool dark place (under a boulder) in the field until they could be frozen in the lab for later processing.  Filters were dried at 105 C for at least 24 hours, weighed, combusted at 500 C for 1 hour,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weighed again.  Ash-free dry mass was calculated as the difference between filter-plus-sample weights before and after combustion </w:t>
      </w:r>
      <w:r>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"Hauer", "given" : "F. R.", "non-dropping-particle" : "", "parse-names" : false, "suffix" : "" }, { "dropping-particle" : "", "family" : "Lamberti", "given" : "G. A.", "non-dropping-particle" : "", "parse-names" : false, "suffix" : "" } ], "id" : "ITEM-1", "issued" : { "date-parts" : [ [ "2007" ] ] }, "publisher" : "Academic Press", "title" : "Methods in stream ecology", "type" : "book" }, "uris" : [ "http://www.mendeley.com/documents/?uuid=5584a85c-3b46-480f-873c-2ff66cb898e1" ] } ], "mendeley" : { "previouslyFormattedCitation" : "(Hauer and Lamberti 2007)" }, "properties" : { "noteIndex" : 0 }, "schema" : "https://github.com/citation-style-language/schema/raw/master/csl-citation.json" }</w:instrText>
      </w:r>
      <w:r>
        <w:rPr>
          <w:rFonts w:ascii="Times New Roman" w:hAnsi="Times New Roman" w:cs="Times New Roman"/>
          <w:sz w:val="24"/>
          <w:szCs w:val="24"/>
        </w:rPr>
        <w:fldChar w:fldCharType="separate"/>
      </w:r>
      <w:r w:rsidRPr="00041F0F">
        <w:rPr>
          <w:rFonts w:ascii="Times New Roman" w:hAnsi="Times New Roman" w:cs="Times New Roman"/>
          <w:noProof/>
          <w:sz w:val="24"/>
          <w:szCs w:val="24"/>
        </w:rPr>
        <w:t>(Hauer and Lamberti 2007)</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gramStart"/>
      <w:r>
        <w:rPr>
          <w:rFonts w:ascii="Times New Roman" w:hAnsi="Times New Roman" w:cs="Times New Roman"/>
          <w:sz w:val="24"/>
          <w:szCs w:val="24"/>
        </w:rPr>
        <w:t>When less than 60 mL of suspension had been filtered, we multiplied the measured AFDM by the fraction of 60 mL that was filtered.</w:t>
      </w:r>
      <w:proofErr w:type="gramEnd"/>
      <w:r>
        <w:rPr>
          <w:rFonts w:ascii="Times New Roman" w:hAnsi="Times New Roman" w:cs="Times New Roman"/>
          <w:sz w:val="24"/>
          <w:szCs w:val="24"/>
        </w:rPr>
        <w:t xml:space="preserve">  </w:t>
      </w:r>
    </w:p>
    <w:p w:rsidR="00B41826" w:rsidRPr="005A4FDD" w:rsidRDefault="00275758" w:rsidP="005A4FDD">
      <w:pPr>
        <w:spacing w:line="480" w:lineRule="auto"/>
        <w:ind w:firstLine="720"/>
        <w:rPr>
          <w:rFonts w:ascii="Times New Roman" w:hAnsi="Times New Roman" w:cs="Times New Roman"/>
          <w:sz w:val="24"/>
          <w:szCs w:val="24"/>
        </w:rPr>
      </w:pPr>
      <w:r>
        <w:rPr>
          <w:rFonts w:ascii="Times New Roman" w:hAnsi="Times New Roman" w:cs="Times New Roman"/>
          <w:sz w:val="24"/>
          <w:szCs w:val="24"/>
        </w:rPr>
        <w:t>At the conclusion of each block, w</w:t>
      </w:r>
      <w:r w:rsidR="00873550">
        <w:rPr>
          <w:rFonts w:ascii="Times New Roman" w:hAnsi="Times New Roman" w:cs="Times New Roman"/>
          <w:sz w:val="24"/>
          <w:szCs w:val="24"/>
        </w:rPr>
        <w:t>e counted, weighed</w:t>
      </w:r>
      <w:r w:rsidR="006A5CDE">
        <w:rPr>
          <w:rFonts w:ascii="Times New Roman" w:hAnsi="Times New Roman" w:cs="Times New Roman"/>
          <w:sz w:val="24"/>
          <w:szCs w:val="24"/>
        </w:rPr>
        <w:t xml:space="preserve">, and </w:t>
      </w:r>
      <w:r w:rsidR="00873550">
        <w:rPr>
          <w:rFonts w:ascii="Times New Roman" w:hAnsi="Times New Roman" w:cs="Times New Roman"/>
          <w:sz w:val="24"/>
          <w:szCs w:val="24"/>
        </w:rPr>
        <w:t>staged tadpoles</w:t>
      </w:r>
      <w:r w:rsidR="00A313BC">
        <w:rPr>
          <w:rFonts w:ascii="Times New Roman" w:hAnsi="Times New Roman" w:cs="Times New Roman"/>
          <w:sz w:val="24"/>
          <w:szCs w:val="24"/>
        </w:rPr>
        <w:t xml:space="preserve">.  </w:t>
      </w:r>
      <w:r w:rsidR="00363983">
        <w:rPr>
          <w:rFonts w:ascii="Times New Roman" w:hAnsi="Times New Roman" w:cs="Times New Roman"/>
          <w:sz w:val="24"/>
          <w:szCs w:val="24"/>
        </w:rPr>
        <w:t xml:space="preserve">At the conclusion of the entire experiment, all tadpoles were weighed and staged a final time, and released back into the lakes.  In order to calculate a </w:t>
      </w:r>
      <w:proofErr w:type="spellStart"/>
      <w:r w:rsidR="00363983">
        <w:rPr>
          <w:rFonts w:ascii="Times New Roman" w:hAnsi="Times New Roman" w:cs="Times New Roman"/>
          <w:sz w:val="24"/>
          <w:szCs w:val="24"/>
        </w:rPr>
        <w:t>Gosner</w:t>
      </w:r>
      <w:proofErr w:type="spellEnd"/>
      <w:r w:rsidR="00363983">
        <w:rPr>
          <w:rFonts w:ascii="Times New Roman" w:hAnsi="Times New Roman" w:cs="Times New Roman"/>
          <w:sz w:val="24"/>
          <w:szCs w:val="24"/>
        </w:rPr>
        <w:t xml:space="preserve"> stage-mass regression for tadpoles, </w:t>
      </w:r>
      <w:r w:rsidR="00363983">
        <w:rPr>
          <w:rFonts w:ascii="Times New Roman" w:hAnsi="Times New Roman" w:cs="Times New Roman"/>
          <w:sz w:val="24"/>
          <w:szCs w:val="24"/>
        </w:rPr>
        <w:lastRenderedPageBreak/>
        <w:t xml:space="preserve">we collected, euthanized and preserved in 10% formalin 37 tadpoles from a non-study lake (Marmot Lake, 3590 m elevation, </w:t>
      </w:r>
      <w:r w:rsidR="00363983" w:rsidRPr="00C11BBD">
        <w:rPr>
          <w:rFonts w:ascii="Times New Roman" w:hAnsi="Times New Roman" w:cs="Times New Roman"/>
          <w:sz w:val="24"/>
          <w:szCs w:val="24"/>
        </w:rPr>
        <w:t>37°15'36.33" N 118°41'01.38" W</w:t>
      </w:r>
      <w:r w:rsidR="00363983">
        <w:rPr>
          <w:rFonts w:ascii="Times New Roman" w:hAnsi="Times New Roman" w:cs="Times New Roman"/>
          <w:sz w:val="24"/>
          <w:szCs w:val="24"/>
        </w:rPr>
        <w:t>).</w:t>
      </w:r>
      <w:r w:rsidR="00B41826">
        <w:rPr>
          <w:rFonts w:ascii="Times New Roman" w:hAnsi="Times New Roman" w:cs="Times New Roman"/>
          <w:sz w:val="24"/>
          <w:szCs w:val="24"/>
        </w:rPr>
        <w:t xml:space="preserve">  </w:t>
      </w:r>
      <w:commentRangeStart w:id="193"/>
      <w:r w:rsidR="00B41826" w:rsidRPr="005A4FDD">
        <w:rPr>
          <w:rFonts w:ascii="Times New Roman" w:hAnsi="Times New Roman" w:cs="Times New Roman"/>
          <w:sz w:val="24"/>
          <w:szCs w:val="24"/>
        </w:rPr>
        <w:t xml:space="preserve">The tadpole samples were collected to serve as a model for ash free dry mass. The lengths of the tadpoles were measured and the gut contents of the tadpoles were removed in order to be inspected. We placed the remains in foil boats and weighed the unit before combustion. The boats were then placed in a drying oven set at 105° C for 24 hours. After that period, we reweighed the boats and placed them in a combustion oven at 500° C for one hour.  Once the samples were weighed in their boats, we discarded of the remains and weighed the foil boats by themselves. When we subtracted this weight from the unit, we were able to measure AFDM for each specimen, which was calculated to the nearest 0.1 mg. </w:t>
      </w:r>
    </w:p>
    <w:p w:rsidR="00B41826" w:rsidRPr="00B41826" w:rsidRDefault="00B41826" w:rsidP="005A4FDD">
      <w:pPr>
        <w:spacing w:line="480" w:lineRule="auto"/>
        <w:ind w:firstLine="720"/>
        <w:rPr>
          <w:rFonts w:ascii="Times New Roman" w:hAnsi="Times New Roman" w:cs="Times New Roman"/>
          <w:sz w:val="24"/>
          <w:szCs w:val="24"/>
        </w:rPr>
      </w:pPr>
      <w:r w:rsidRPr="00B41826">
        <w:rPr>
          <w:rFonts w:ascii="Times New Roman" w:hAnsi="Times New Roman" w:cs="Times New Roman"/>
          <w:sz w:val="24"/>
          <w:szCs w:val="24"/>
        </w:rPr>
        <w:t xml:space="preserve">The ADFM values from the non-experimental tadpoles from the field were used in conjunction with the lengths of the tadpoles to construct a linear regression with a best fit line. Thirty ADFM values from the tadpoles were graphed against their respective </w:t>
      </w:r>
      <w:proofErr w:type="spellStart"/>
      <w:r w:rsidRPr="00B41826">
        <w:rPr>
          <w:rFonts w:ascii="Times New Roman" w:hAnsi="Times New Roman" w:cs="Times New Roman"/>
          <w:sz w:val="24"/>
          <w:szCs w:val="24"/>
        </w:rPr>
        <w:t>Gosner</w:t>
      </w:r>
      <w:proofErr w:type="spellEnd"/>
      <w:r w:rsidRPr="00B41826">
        <w:rPr>
          <w:rFonts w:ascii="Times New Roman" w:hAnsi="Times New Roman" w:cs="Times New Roman"/>
          <w:sz w:val="24"/>
          <w:szCs w:val="24"/>
        </w:rPr>
        <w:t xml:space="preserve"> stages to produce a length-mass relationship. The line best fit to describe the data was a power function that showed an upward trend. We then applied this function to a set of </w:t>
      </w:r>
      <w:proofErr w:type="spellStart"/>
      <w:r w:rsidRPr="00B41826">
        <w:rPr>
          <w:rFonts w:ascii="Times New Roman" w:hAnsi="Times New Roman" w:cs="Times New Roman"/>
          <w:sz w:val="24"/>
          <w:szCs w:val="24"/>
        </w:rPr>
        <w:t>Gosner</w:t>
      </w:r>
      <w:proofErr w:type="spellEnd"/>
      <w:r w:rsidRPr="00B41826">
        <w:rPr>
          <w:rFonts w:ascii="Times New Roman" w:hAnsi="Times New Roman" w:cs="Times New Roman"/>
          <w:sz w:val="24"/>
          <w:szCs w:val="24"/>
        </w:rPr>
        <w:t xml:space="preserve"> stages in order to output a set of predicted ADFM values. These values, based on the power function, were associated with </w:t>
      </w:r>
      <w:proofErr w:type="spellStart"/>
      <w:r w:rsidRPr="00B41826">
        <w:rPr>
          <w:rFonts w:ascii="Times New Roman" w:hAnsi="Times New Roman" w:cs="Times New Roman"/>
          <w:sz w:val="24"/>
          <w:szCs w:val="24"/>
        </w:rPr>
        <w:t>Gosner</w:t>
      </w:r>
      <w:proofErr w:type="spellEnd"/>
      <w:r w:rsidRPr="00B41826">
        <w:rPr>
          <w:rFonts w:ascii="Times New Roman" w:hAnsi="Times New Roman" w:cs="Times New Roman"/>
          <w:sz w:val="24"/>
          <w:szCs w:val="24"/>
        </w:rPr>
        <w:t xml:space="preserve"> stages of tadpoles taken from the field. The corresponding predicted AFDM was used to find means and standard deviations of each lake from each date. </w:t>
      </w:r>
      <w:commentRangeEnd w:id="193"/>
      <w:r w:rsidR="005A4FDD" w:rsidRPr="005A4FDD">
        <w:rPr>
          <w:rFonts w:ascii="Times New Roman" w:hAnsi="Times New Roman" w:cs="Times New Roman"/>
          <w:sz w:val="24"/>
          <w:szCs w:val="24"/>
        </w:rPr>
        <w:commentReference w:id="193"/>
      </w:r>
    </w:p>
    <w:p w:rsidR="00B41826" w:rsidRDefault="00363983" w:rsidP="00363983">
      <w:pPr>
        <w:spacing w:line="480" w:lineRule="auto"/>
        <w:ind w:firstLine="720"/>
        <w:rPr>
          <w:rFonts w:ascii="Times New Roman" w:hAnsi="Times New Roman" w:cs="Times New Roman"/>
          <w:sz w:val="24"/>
          <w:szCs w:val="24"/>
        </w:rPr>
      </w:pPr>
      <w:r>
        <w:rPr>
          <w:rFonts w:ascii="Times New Roman" w:hAnsi="Times New Roman" w:cs="Times New Roman"/>
          <w:sz w:val="24"/>
          <w:szCs w:val="24"/>
        </w:rPr>
        <w:t>At the conclusion of each block, w</w:t>
      </w:r>
      <w:r w:rsidR="00A313BC">
        <w:rPr>
          <w:rFonts w:ascii="Times New Roman" w:hAnsi="Times New Roman" w:cs="Times New Roman"/>
          <w:sz w:val="24"/>
          <w:szCs w:val="24"/>
        </w:rPr>
        <w:t xml:space="preserve">e </w:t>
      </w:r>
      <w:r w:rsidR="00873550">
        <w:rPr>
          <w:rFonts w:ascii="Times New Roman" w:hAnsi="Times New Roman" w:cs="Times New Roman"/>
          <w:sz w:val="24"/>
          <w:szCs w:val="24"/>
        </w:rPr>
        <w:t xml:space="preserve">counted </w:t>
      </w:r>
      <w:r w:rsidR="006A5CDE">
        <w:rPr>
          <w:rFonts w:ascii="Times New Roman" w:hAnsi="Times New Roman" w:cs="Times New Roman"/>
          <w:sz w:val="24"/>
          <w:szCs w:val="24"/>
        </w:rPr>
        <w:t>mayfly nymph</w:t>
      </w:r>
      <w:r w:rsidR="00873550">
        <w:rPr>
          <w:rFonts w:ascii="Times New Roman" w:hAnsi="Times New Roman" w:cs="Times New Roman"/>
          <w:sz w:val="24"/>
          <w:szCs w:val="24"/>
        </w:rPr>
        <w:t>s, and</w:t>
      </w:r>
      <w:r w:rsidR="006A5CDE">
        <w:rPr>
          <w:rFonts w:ascii="Times New Roman" w:hAnsi="Times New Roman" w:cs="Times New Roman"/>
          <w:sz w:val="24"/>
          <w:szCs w:val="24"/>
        </w:rPr>
        <w:t xml:space="preserve"> </w:t>
      </w:r>
      <w:r w:rsidR="00873550">
        <w:rPr>
          <w:rFonts w:ascii="Times New Roman" w:hAnsi="Times New Roman" w:cs="Times New Roman"/>
          <w:sz w:val="24"/>
          <w:szCs w:val="24"/>
        </w:rPr>
        <w:t xml:space="preserve">counted and collected emerged </w:t>
      </w:r>
      <w:r w:rsidR="006A5CDE">
        <w:rPr>
          <w:rFonts w:ascii="Times New Roman" w:hAnsi="Times New Roman" w:cs="Times New Roman"/>
          <w:sz w:val="24"/>
          <w:szCs w:val="24"/>
        </w:rPr>
        <w:t xml:space="preserve">adult </w:t>
      </w:r>
      <w:r w:rsidR="00873550">
        <w:rPr>
          <w:rFonts w:ascii="Times New Roman" w:hAnsi="Times New Roman" w:cs="Times New Roman"/>
          <w:sz w:val="24"/>
          <w:szCs w:val="24"/>
        </w:rPr>
        <w:t>mayflies.</w:t>
      </w:r>
      <w:r>
        <w:rPr>
          <w:rFonts w:ascii="Times New Roman" w:hAnsi="Times New Roman" w:cs="Times New Roman"/>
          <w:sz w:val="24"/>
          <w:szCs w:val="24"/>
        </w:rPr>
        <w:t xml:space="preserve">  </w:t>
      </w:r>
      <w:r w:rsidR="00A313BC">
        <w:rPr>
          <w:rFonts w:ascii="Times New Roman" w:hAnsi="Times New Roman" w:cs="Times New Roman"/>
          <w:sz w:val="24"/>
          <w:szCs w:val="24"/>
        </w:rPr>
        <w:t>At the conclusion of the entire experiment,</w:t>
      </w:r>
      <w:r w:rsidR="00816DF7">
        <w:rPr>
          <w:rFonts w:ascii="Times New Roman" w:hAnsi="Times New Roman" w:cs="Times New Roman"/>
          <w:sz w:val="24"/>
          <w:szCs w:val="24"/>
        </w:rPr>
        <w:t xml:space="preserve"> all mayflies were collected and preserved</w:t>
      </w:r>
      <w:r w:rsidR="00AA34AF">
        <w:rPr>
          <w:rFonts w:ascii="Times New Roman" w:hAnsi="Times New Roman" w:cs="Times New Roman"/>
          <w:sz w:val="24"/>
          <w:szCs w:val="24"/>
        </w:rPr>
        <w:t xml:space="preserve">.  </w:t>
      </w:r>
      <w:r w:rsidR="00B41826">
        <w:rPr>
          <w:rFonts w:ascii="Times New Roman" w:hAnsi="Times New Roman" w:cs="Times New Roman"/>
          <w:sz w:val="24"/>
          <w:szCs w:val="24"/>
        </w:rPr>
        <w:t xml:space="preserve">We measured nymph to the nearest 0.1 mm under 10 x magnification, </w:t>
      </w:r>
      <w:r w:rsidR="00B41826" w:rsidRPr="00A046AE">
        <w:rPr>
          <w:rFonts w:ascii="Times New Roman" w:hAnsi="Times New Roman" w:cs="Times New Roman"/>
          <w:sz w:val="24"/>
          <w:szCs w:val="24"/>
        </w:rPr>
        <w:t xml:space="preserve">using </w:t>
      </w:r>
      <w:proofErr w:type="spellStart"/>
      <w:r w:rsidR="00B41826" w:rsidRPr="00A046AE">
        <w:rPr>
          <w:rFonts w:ascii="Times New Roman" w:hAnsi="Times New Roman" w:cs="Times New Roman"/>
          <w:sz w:val="24"/>
          <w:szCs w:val="24"/>
        </w:rPr>
        <w:t>graticules</w:t>
      </w:r>
      <w:proofErr w:type="spellEnd"/>
      <w:r w:rsidR="00B41826" w:rsidRPr="00A046AE">
        <w:rPr>
          <w:rFonts w:ascii="Times New Roman" w:hAnsi="Times New Roman" w:cs="Times New Roman"/>
          <w:sz w:val="24"/>
          <w:szCs w:val="24"/>
        </w:rPr>
        <w:t xml:space="preserve"> in the eyepieces of a stereoscope ([insert model info here])</w:t>
      </w:r>
      <w:r w:rsidR="00B41826">
        <w:rPr>
          <w:rFonts w:ascii="Times New Roman" w:hAnsi="Times New Roman" w:cs="Times New Roman"/>
          <w:sz w:val="24"/>
          <w:szCs w:val="24"/>
        </w:rPr>
        <w:t xml:space="preserve">; we did not simultaneously quantify instars of individuals.  </w:t>
      </w:r>
      <w:r>
        <w:rPr>
          <w:rFonts w:ascii="Times New Roman" w:hAnsi="Times New Roman" w:cs="Times New Roman"/>
          <w:sz w:val="24"/>
          <w:szCs w:val="24"/>
        </w:rPr>
        <w:t>T</w:t>
      </w:r>
      <w:r w:rsidR="007A74B7">
        <w:rPr>
          <w:rFonts w:ascii="Times New Roman" w:hAnsi="Times New Roman" w:cs="Times New Roman"/>
          <w:sz w:val="24"/>
          <w:szCs w:val="24"/>
        </w:rPr>
        <w:t xml:space="preserve">o calculate a length-mass regression relationship for mayflies, </w:t>
      </w:r>
      <w:r w:rsidR="007A74B7">
        <w:rPr>
          <w:rFonts w:ascii="Times New Roman" w:hAnsi="Times New Roman" w:cs="Times New Roman"/>
          <w:sz w:val="24"/>
          <w:szCs w:val="24"/>
        </w:rPr>
        <w:lastRenderedPageBreak/>
        <w:t>we collected a sample of mayflies from each lake.  These mayfly nymphs were preserved in ethanol, then</w:t>
      </w:r>
      <w:r w:rsidR="00B41826">
        <w:rPr>
          <w:rFonts w:ascii="Times New Roman" w:hAnsi="Times New Roman" w:cs="Times New Roman"/>
          <w:sz w:val="24"/>
          <w:szCs w:val="24"/>
        </w:rPr>
        <w:t xml:space="preserve"> measured,</w:t>
      </w:r>
      <w:r w:rsidR="007A74B7">
        <w:rPr>
          <w:rFonts w:ascii="Times New Roman" w:hAnsi="Times New Roman" w:cs="Times New Roman"/>
          <w:sz w:val="24"/>
          <w:szCs w:val="24"/>
        </w:rPr>
        <w:t xml:space="preserve"> dried at 105 C for 24 hours, weighed, combusted at 500 C for 1 hour, and weighed again; ash free dry mass was calculated as the difference between the two weights </w:t>
      </w:r>
      <w:r w:rsidR="007A74B7">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"Hauer", "given" : "F. R.", "non-dropping-particle" : "", "parse-names" : false, "suffix" : "" }, { "dropping-particle" : "", "family" : "Lamberti", "given" : "G. A.", "non-dropping-particle" : "", "parse-names" : false, "suffix" : "" } ], "id" : "ITEM-1", "issued" : { "date-parts" : [ [ "2007" ] ] }, "publisher" : "Academic Press", "title" : "Methods in stream ecology", "type" : "book" }, "uris" : [ "http://www.mendeley.com/documents/?uuid=5584a85c-3b46-480f-873c-2ff66cb898e1" ] } ], "mendeley" : { "previouslyFormattedCitation" : "(Hauer and Lamberti 2007)" }, "properties" : { "noteIndex" : 0 }, "schema" : "https://github.com/citation-style-language/schema/raw/master/csl-citation.json" }</w:instrText>
      </w:r>
      <w:r w:rsidR="007A74B7">
        <w:rPr>
          <w:rFonts w:ascii="Times New Roman" w:hAnsi="Times New Roman" w:cs="Times New Roman"/>
          <w:sz w:val="24"/>
          <w:szCs w:val="24"/>
        </w:rPr>
        <w:fldChar w:fldCharType="separate"/>
      </w:r>
      <w:r w:rsidR="007A74B7" w:rsidRPr="007A74B7">
        <w:rPr>
          <w:rFonts w:ascii="Times New Roman" w:hAnsi="Times New Roman" w:cs="Times New Roman"/>
          <w:noProof/>
          <w:sz w:val="24"/>
          <w:szCs w:val="24"/>
        </w:rPr>
        <w:t>(Hauer and Lamberti 2007)</w:t>
      </w:r>
      <w:r w:rsidR="007A74B7">
        <w:rPr>
          <w:rFonts w:ascii="Times New Roman" w:hAnsi="Times New Roman" w:cs="Times New Roman"/>
          <w:sz w:val="24"/>
          <w:szCs w:val="24"/>
        </w:rPr>
        <w:fldChar w:fldCharType="end"/>
      </w:r>
      <w:r w:rsidR="007A74B7">
        <w:rPr>
          <w:rFonts w:ascii="Times New Roman" w:hAnsi="Times New Roman" w:cs="Times New Roman"/>
          <w:sz w:val="24"/>
          <w:szCs w:val="24"/>
        </w:rPr>
        <w:t>.</w:t>
      </w:r>
      <w:r w:rsidR="00AA34AF">
        <w:rPr>
          <w:rFonts w:ascii="Times New Roman" w:hAnsi="Times New Roman" w:cs="Times New Roman"/>
          <w:sz w:val="24"/>
          <w:szCs w:val="24"/>
        </w:rPr>
        <w:t xml:space="preserve">  Ash free dry mass was calculated as it was for </w:t>
      </w:r>
      <w:r w:rsidR="00B41826">
        <w:rPr>
          <w:rFonts w:ascii="Times New Roman" w:hAnsi="Times New Roman" w:cs="Times New Roman"/>
          <w:sz w:val="24"/>
          <w:szCs w:val="24"/>
        </w:rPr>
        <w:t>algal samples</w:t>
      </w:r>
      <w:r w:rsidR="00AA34AF">
        <w:rPr>
          <w:rFonts w:ascii="Times New Roman" w:hAnsi="Times New Roman" w:cs="Times New Roman"/>
          <w:sz w:val="24"/>
          <w:szCs w:val="24"/>
        </w:rPr>
        <w:t>.</w:t>
      </w:r>
      <w:r w:rsidR="007A74B7">
        <w:rPr>
          <w:rFonts w:ascii="Times New Roman" w:hAnsi="Times New Roman" w:cs="Times New Roman"/>
          <w:sz w:val="24"/>
          <w:szCs w:val="24"/>
        </w:rPr>
        <w:t xml:space="preserve">  </w:t>
      </w:r>
    </w:p>
    <w:p w:rsidR="00AA34AF" w:rsidRDefault="00B41826" w:rsidP="00363983">
      <w:pPr>
        <w:spacing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C10FDE">
        <w:rPr>
          <w:rFonts w:ascii="Times New Roman" w:hAnsi="Times New Roman" w:cs="Times New Roman"/>
          <w:sz w:val="24"/>
          <w:szCs w:val="24"/>
        </w:rPr>
        <w:t xml:space="preserve">e plotted </w:t>
      </w:r>
      <w:r>
        <w:rPr>
          <w:rFonts w:ascii="Times New Roman" w:hAnsi="Times New Roman" w:cs="Times New Roman"/>
          <w:sz w:val="24"/>
          <w:szCs w:val="24"/>
        </w:rPr>
        <w:t xml:space="preserve">non-experimental tadpole and mayfly </w:t>
      </w:r>
      <w:r w:rsidR="00C10FDE">
        <w:rPr>
          <w:rFonts w:ascii="Times New Roman" w:hAnsi="Times New Roman" w:cs="Times New Roman"/>
          <w:sz w:val="24"/>
          <w:szCs w:val="24"/>
        </w:rPr>
        <w:t xml:space="preserve">AFDM data with respect to </w:t>
      </w:r>
      <w:r>
        <w:rPr>
          <w:rFonts w:ascii="Times New Roman" w:hAnsi="Times New Roman" w:cs="Times New Roman"/>
          <w:sz w:val="24"/>
          <w:szCs w:val="24"/>
        </w:rPr>
        <w:t xml:space="preserve">tadpole </w:t>
      </w:r>
      <w:proofErr w:type="spellStart"/>
      <w:r>
        <w:rPr>
          <w:rFonts w:ascii="Times New Roman" w:hAnsi="Times New Roman" w:cs="Times New Roman"/>
          <w:sz w:val="24"/>
          <w:szCs w:val="24"/>
        </w:rPr>
        <w:t>Gosner</w:t>
      </w:r>
      <w:proofErr w:type="spellEnd"/>
      <w:r>
        <w:rPr>
          <w:rFonts w:ascii="Times New Roman" w:hAnsi="Times New Roman" w:cs="Times New Roman"/>
          <w:sz w:val="24"/>
          <w:szCs w:val="24"/>
        </w:rPr>
        <w:t xml:space="preserve"> stage or mayfly length, and fit</w:t>
      </w:r>
      <w:r w:rsidR="00C10FDE">
        <w:rPr>
          <w:rFonts w:ascii="Times New Roman" w:hAnsi="Times New Roman" w:cs="Times New Roman"/>
          <w:sz w:val="24"/>
          <w:szCs w:val="24"/>
        </w:rPr>
        <w:t xml:space="preserve"> regression line</w:t>
      </w:r>
      <w:r>
        <w:rPr>
          <w:rFonts w:ascii="Times New Roman" w:hAnsi="Times New Roman" w:cs="Times New Roman"/>
          <w:sz w:val="24"/>
          <w:szCs w:val="24"/>
        </w:rPr>
        <w:t>s to these data</w:t>
      </w:r>
      <w:r w:rsidR="00C10FDE">
        <w:rPr>
          <w:rFonts w:ascii="Times New Roman" w:hAnsi="Times New Roman" w:cs="Times New Roman"/>
          <w:sz w:val="24"/>
          <w:szCs w:val="24"/>
        </w:rPr>
        <w:t xml:space="preserve"> </w:t>
      </w:r>
      <w:r w:rsidR="00C10FDE">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"DOI" : "10.1043/0887-3593(2002)021&lt;0336:LMRFAA&gt;2.0.CO;2", "abstract" : "AbstractWe collected 541 invertebrate specimens in riparian and upland habitats of the South Fork (SF) Eel River, California, USA, representing 12 orders and 55 families, and including adults of both aquatic and terrestrial origin. We fitted a power function to this data set at 4 taxonomic levels: 1) the entire pooled sample, 2) composite samples of aquatic and terrestrial taxa, 3) individual orders, and 4) individual families for which there were adequate data (n &gt; 8; 24 families). Coefficients of determination (R2) for length\u2013mass relationships generally increased with increasing taxonomic specificity. Composite samples of aquatic and terrestrial taxa had significantly different length\u2013mass relationships, with dry mass increasing faster with length in terrestrial taxa. Differences in length\u2013dry mass relationships between aquatic and terrestrial taxa appeared to result from significantly higher slopes for terrestrial taxa in length\u2013width relationships, and significantly lower slopes in length\u2013water conte...", "author" : [ { "dropping-particle" : "", "family" : "Sabo", "given" : "John L.", "non-dropping-particle" : "", "parse-names" : false, "suffix" : "" }, { "dropping-particle" : "", "family" : "Bastow", "given" : "Justin L.", "non-dropping-particle" : "", "parse-names" : false, "suffix" : "" }, { "dropping-particle" : "", "family" : "Power", "given" : "Mary E.", "non-dropping-particle" : "", "parse-names" : false, "suffix" : "" } ], "id" : "ITEM-1", "issued" : { "date-parts" : [ [ "2013", "12", "10" ] ] }, "title" : "Length\u2013mass relationships for adult aquatic and terrestrial invertebrates in a California watershed", "type" : "article-journal" }, "uris" : [ "http://www.mendeley.com/documents/?uuid=0ac67a61-da43-4305-9828-a1ca935f9225" ] } ], "mendeley" : { "manualFormatting" : "(e.g. Sabo et al. 2013)", "previouslyFormattedCitation" : "(Sabo et al. 2013)" }, "properties" : { "noteIndex" : 0 }, "schema" : "https://github.com/citation-style-language/schema/raw/master/csl-citation.json" }</w:instrText>
      </w:r>
      <w:r w:rsidR="00C10FDE">
        <w:rPr>
          <w:rFonts w:ascii="Times New Roman" w:hAnsi="Times New Roman" w:cs="Times New Roman"/>
          <w:sz w:val="24"/>
          <w:szCs w:val="24"/>
        </w:rPr>
        <w:fldChar w:fldCharType="separate"/>
      </w:r>
      <w:r w:rsidR="00C10FDE" w:rsidRPr="00C10FDE">
        <w:rPr>
          <w:rFonts w:ascii="Times New Roman" w:hAnsi="Times New Roman" w:cs="Times New Roman"/>
          <w:noProof/>
          <w:sz w:val="24"/>
          <w:szCs w:val="24"/>
        </w:rPr>
        <w:t>(</w:t>
      </w:r>
      <w:r>
        <w:rPr>
          <w:rFonts w:ascii="Times New Roman" w:hAnsi="Times New Roman" w:cs="Times New Roman"/>
          <w:noProof/>
          <w:sz w:val="24"/>
          <w:szCs w:val="24"/>
        </w:rPr>
        <w:t xml:space="preserve">e.g. </w:t>
      </w:r>
      <w:r w:rsidR="00C10FDE" w:rsidRPr="00C10FDE">
        <w:rPr>
          <w:rFonts w:ascii="Times New Roman" w:hAnsi="Times New Roman" w:cs="Times New Roman"/>
          <w:noProof/>
          <w:sz w:val="24"/>
          <w:szCs w:val="24"/>
        </w:rPr>
        <w:t>Sabo et al. 2013)</w:t>
      </w:r>
      <w:r w:rsidR="00C10FDE">
        <w:rPr>
          <w:rFonts w:ascii="Times New Roman" w:hAnsi="Times New Roman" w:cs="Times New Roman"/>
          <w:sz w:val="24"/>
          <w:szCs w:val="24"/>
        </w:rPr>
        <w:fldChar w:fldCharType="end"/>
      </w:r>
      <w:r w:rsidR="00C10FDE">
        <w:rPr>
          <w:rFonts w:ascii="Times New Roman" w:hAnsi="Times New Roman" w:cs="Times New Roman"/>
          <w:sz w:val="24"/>
          <w:szCs w:val="24"/>
        </w:rPr>
        <w:t xml:space="preserve">.  </w:t>
      </w:r>
      <w:r>
        <w:rPr>
          <w:rFonts w:ascii="Times New Roman" w:hAnsi="Times New Roman" w:cs="Times New Roman"/>
          <w:sz w:val="24"/>
          <w:szCs w:val="24"/>
        </w:rPr>
        <w:t>To estimate experimental tadpole and tadpole and mayfly biomasses from the easily measured stage or length, w</w:t>
      </w:r>
      <w:r w:rsidR="00C10FDE">
        <w:rPr>
          <w:rFonts w:ascii="Times New Roman" w:hAnsi="Times New Roman" w:cs="Times New Roman"/>
          <w:sz w:val="24"/>
          <w:szCs w:val="24"/>
        </w:rPr>
        <w:t xml:space="preserve">e used the formulae of the size-AFDM regression lines to calculate estimated AFDM of each individual </w:t>
      </w:r>
      <w:r>
        <w:rPr>
          <w:rFonts w:ascii="Times New Roman" w:hAnsi="Times New Roman" w:cs="Times New Roman"/>
          <w:sz w:val="24"/>
          <w:szCs w:val="24"/>
        </w:rPr>
        <w:t xml:space="preserve">experimental </w:t>
      </w:r>
      <w:r w:rsidR="00C10FDE">
        <w:rPr>
          <w:rFonts w:ascii="Times New Roman" w:hAnsi="Times New Roman" w:cs="Times New Roman"/>
          <w:sz w:val="24"/>
          <w:szCs w:val="24"/>
        </w:rPr>
        <w:t>tadpole and mayfly.</w:t>
      </w:r>
    </w:p>
    <w:p w:rsidR="00B41826" w:rsidRDefault="00B41826" w:rsidP="00B41826">
      <w:pPr>
        <w:spacing w:line="480" w:lineRule="auto"/>
        <w:rPr>
          <w:rFonts w:ascii="Times New Roman" w:hAnsi="Times New Roman" w:cs="Times New Roman"/>
          <w:sz w:val="24"/>
          <w:szCs w:val="24"/>
        </w:rPr>
      </w:pPr>
    </w:p>
    <w:p w:rsidR="005446CA" w:rsidRDefault="00B41826" w:rsidP="00B41826">
      <w:pPr>
        <w:spacing w:line="480" w:lineRule="auto"/>
        <w:rPr>
          <w:rFonts w:ascii="Times New Roman" w:hAnsi="Times New Roman" w:cs="Times New Roman"/>
          <w:sz w:val="24"/>
          <w:szCs w:val="24"/>
        </w:rPr>
      </w:pPr>
      <w:proofErr w:type="gramStart"/>
      <w:r w:rsidRPr="00B41826">
        <w:rPr>
          <w:rFonts w:ascii="Times New Roman" w:hAnsi="Times New Roman" w:cs="Times New Roman"/>
          <w:i/>
          <w:sz w:val="24"/>
          <w:szCs w:val="24"/>
        </w:rPr>
        <w:t>Mesocosm experiment.</w:t>
      </w:r>
      <w:proofErr w:type="gramEnd"/>
      <w:r w:rsidRPr="00B41826">
        <w:rPr>
          <w:rFonts w:ascii="Times New Roman" w:hAnsi="Times New Roman" w:cs="Times New Roman"/>
          <w:i/>
          <w:sz w:val="24"/>
          <w:szCs w:val="24"/>
        </w:rPr>
        <w:t xml:space="preserve"> – </w:t>
      </w:r>
      <w:r w:rsidR="003E05D3">
        <w:rPr>
          <w:rFonts w:ascii="Times New Roman" w:hAnsi="Times New Roman" w:cs="Times New Roman"/>
          <w:sz w:val="24"/>
          <w:szCs w:val="24"/>
        </w:rPr>
        <w:t>W</w:t>
      </w:r>
      <w:r w:rsidR="007F3BD1">
        <w:rPr>
          <w:rFonts w:ascii="Times New Roman" w:hAnsi="Times New Roman" w:cs="Times New Roman"/>
          <w:sz w:val="24"/>
          <w:szCs w:val="24"/>
        </w:rPr>
        <w:t xml:space="preserve">e </w:t>
      </w:r>
      <w:r w:rsidR="003E05D3">
        <w:rPr>
          <w:rFonts w:ascii="Times New Roman" w:hAnsi="Times New Roman" w:cs="Times New Roman"/>
          <w:sz w:val="24"/>
          <w:szCs w:val="24"/>
        </w:rPr>
        <w:t xml:space="preserve">also </w:t>
      </w:r>
      <w:r w:rsidR="007F3BD1">
        <w:rPr>
          <w:rFonts w:ascii="Times New Roman" w:hAnsi="Times New Roman" w:cs="Times New Roman"/>
          <w:sz w:val="24"/>
          <w:szCs w:val="24"/>
        </w:rPr>
        <w:t>conducted a mesocosm experiment to further explore the effects of tadpoles an</w:t>
      </w:r>
      <w:r w:rsidR="003E05D3">
        <w:rPr>
          <w:rFonts w:ascii="Times New Roman" w:hAnsi="Times New Roman" w:cs="Times New Roman"/>
          <w:sz w:val="24"/>
          <w:szCs w:val="24"/>
        </w:rPr>
        <w:t xml:space="preserve">d mayflies on algal resources, without the environmental variability that occurs throughout lakes.  We used </w:t>
      </w:r>
      <w:r w:rsidR="00F83DE3">
        <w:rPr>
          <w:rFonts w:ascii="Times New Roman" w:hAnsi="Times New Roman" w:cs="Times New Roman"/>
          <w:sz w:val="24"/>
          <w:szCs w:val="24"/>
        </w:rPr>
        <w:t xml:space="preserve">a 2 x 2 </w:t>
      </w:r>
      <w:r w:rsidR="003E05D3">
        <w:rPr>
          <w:rFonts w:ascii="Times New Roman" w:hAnsi="Times New Roman" w:cs="Times New Roman"/>
          <w:sz w:val="24"/>
          <w:szCs w:val="24"/>
        </w:rPr>
        <w:t>factorial design, with treatment levels for presence and absence of tadpoles and mayflies, arranged randomly among</w:t>
      </w:r>
      <w:r w:rsidR="00C11BBD">
        <w:rPr>
          <w:rFonts w:ascii="Times New Roman" w:hAnsi="Times New Roman" w:cs="Times New Roman"/>
          <w:sz w:val="24"/>
          <w:szCs w:val="24"/>
        </w:rPr>
        <w:t xml:space="preserve"> four</w:t>
      </w:r>
      <w:r w:rsidR="003E05D3">
        <w:rPr>
          <w:rFonts w:ascii="Times New Roman" w:hAnsi="Times New Roman" w:cs="Times New Roman"/>
          <w:sz w:val="24"/>
          <w:szCs w:val="24"/>
        </w:rPr>
        <w:t xml:space="preserve"> blocks.</w:t>
      </w:r>
      <w:r w:rsidR="005446CA">
        <w:rPr>
          <w:rFonts w:ascii="Times New Roman" w:hAnsi="Times New Roman" w:cs="Times New Roman"/>
          <w:sz w:val="24"/>
          <w:szCs w:val="24"/>
        </w:rPr>
        <w:t xml:space="preserve">  Four mesocosms contained zero consumers, four contained16 tadpoles, four contained 250 mayflies, and the remaining four contained 16 tadpoles and 250 mayflies</w:t>
      </w:r>
      <w:r w:rsidR="005E1BDE">
        <w:rPr>
          <w:rFonts w:ascii="Times New Roman" w:hAnsi="Times New Roman" w:cs="Times New Roman"/>
          <w:sz w:val="24"/>
          <w:szCs w:val="24"/>
        </w:rPr>
        <w:t xml:space="preserve"> (n = 16).</w:t>
      </w:r>
    </w:p>
    <w:p w:rsidR="005446CA" w:rsidRDefault="003E05D3" w:rsidP="005446CA">
      <w:pPr>
        <w:spacing w:line="480" w:lineRule="auto"/>
        <w:ind w:firstLine="720"/>
        <w:rPr>
          <w:rFonts w:ascii="Times New Roman" w:hAnsi="Times New Roman" w:cs="Times New Roman"/>
          <w:sz w:val="24"/>
          <w:szCs w:val="24"/>
        </w:rPr>
      </w:pPr>
      <w:r>
        <w:rPr>
          <w:rFonts w:ascii="Times New Roman" w:hAnsi="Times New Roman" w:cs="Times New Roman"/>
          <w:sz w:val="24"/>
          <w:szCs w:val="24"/>
        </w:rPr>
        <w:t>Mesocosms were located at the Sierra Nevada Aquatic Research Laboratory near Mammoth Lakes, CA (</w:t>
      </w:r>
      <w:r w:rsidR="00AB258D">
        <w:rPr>
          <w:rFonts w:ascii="Times New Roman" w:hAnsi="Times New Roman" w:cs="Times New Roman"/>
          <w:sz w:val="24"/>
          <w:szCs w:val="24"/>
        </w:rPr>
        <w:t xml:space="preserve">2165 m elevation, </w:t>
      </w:r>
      <w:r w:rsidR="00AB258D" w:rsidRPr="00AB258D">
        <w:rPr>
          <w:rFonts w:ascii="Times New Roman" w:hAnsi="Times New Roman" w:cs="Times New Roman"/>
          <w:sz w:val="24"/>
          <w:szCs w:val="24"/>
        </w:rPr>
        <w:t>37°36'50.83" N 118°49'57.56" W</w:t>
      </w:r>
      <w:r>
        <w:rPr>
          <w:rFonts w:ascii="Times New Roman" w:hAnsi="Times New Roman" w:cs="Times New Roman"/>
          <w:sz w:val="24"/>
          <w:szCs w:val="24"/>
        </w:rPr>
        <w:t xml:space="preserve">).  </w:t>
      </w:r>
      <w:r w:rsidR="000C7FAB">
        <w:rPr>
          <w:rFonts w:ascii="Times New Roman" w:hAnsi="Times New Roman" w:cs="Times New Roman"/>
          <w:sz w:val="24"/>
          <w:szCs w:val="24"/>
        </w:rPr>
        <w:t>We used s</w:t>
      </w:r>
      <w:r>
        <w:rPr>
          <w:rFonts w:ascii="Times New Roman" w:hAnsi="Times New Roman" w:cs="Times New Roman"/>
          <w:sz w:val="24"/>
          <w:szCs w:val="24"/>
        </w:rPr>
        <w:t xml:space="preserve">ixteen </w:t>
      </w:r>
      <w:r w:rsidR="000C7FAB">
        <w:rPr>
          <w:rFonts w:ascii="Times New Roman" w:hAnsi="Times New Roman" w:cs="Times New Roman"/>
          <w:sz w:val="24"/>
          <w:szCs w:val="24"/>
        </w:rPr>
        <w:t>cube shaped (</w:t>
      </w:r>
      <w:r>
        <w:rPr>
          <w:rFonts w:ascii="Times New Roman" w:hAnsi="Times New Roman" w:cs="Times New Roman"/>
          <w:sz w:val="24"/>
          <w:szCs w:val="24"/>
        </w:rPr>
        <w:t>1 m</w:t>
      </w:r>
      <w:r w:rsidR="005E1BDE">
        <w:rPr>
          <w:rFonts w:ascii="Times New Roman" w:hAnsi="Times New Roman" w:cs="Times New Roman"/>
          <w:sz w:val="24"/>
          <w:szCs w:val="24"/>
          <w:vertAlign w:val="superscript"/>
        </w:rPr>
        <w:t>3</w:t>
      </w:r>
      <w:r w:rsidR="000C7FAB">
        <w:rPr>
          <w:rFonts w:ascii="Times New Roman" w:hAnsi="Times New Roman" w:cs="Times New Roman"/>
          <w:sz w:val="24"/>
          <w:szCs w:val="24"/>
        </w:rPr>
        <w:t>)</w:t>
      </w:r>
      <w:r>
        <w:rPr>
          <w:rFonts w:ascii="Times New Roman" w:hAnsi="Times New Roman" w:cs="Times New Roman"/>
          <w:sz w:val="24"/>
          <w:szCs w:val="24"/>
        </w:rPr>
        <w:t xml:space="preserve"> concrete tanks</w:t>
      </w:r>
      <w:r w:rsidR="00435DD8">
        <w:rPr>
          <w:rFonts w:ascii="Times New Roman" w:hAnsi="Times New Roman" w:cs="Times New Roman"/>
          <w:sz w:val="24"/>
          <w:szCs w:val="24"/>
        </w:rPr>
        <w:t xml:space="preserve"> lined with </w:t>
      </w:r>
      <w:proofErr w:type="spellStart"/>
      <w:r w:rsidR="00435DD8">
        <w:rPr>
          <w:rFonts w:ascii="Times New Roman" w:hAnsi="Times New Roman" w:cs="Times New Roman"/>
          <w:sz w:val="24"/>
          <w:szCs w:val="24"/>
        </w:rPr>
        <w:t>Thoroseal</w:t>
      </w:r>
      <w:proofErr w:type="spellEnd"/>
      <w:r w:rsidR="00435DD8">
        <w:rPr>
          <w:rFonts w:ascii="Times New Roman" w:hAnsi="Times New Roman" w:cs="Times New Roman"/>
          <w:sz w:val="24"/>
          <w:szCs w:val="24"/>
        </w:rPr>
        <w:t xml:space="preserve"> concrete sealer</w:t>
      </w:r>
      <w:r>
        <w:rPr>
          <w:rFonts w:ascii="Times New Roman" w:hAnsi="Times New Roman" w:cs="Times New Roman"/>
          <w:sz w:val="24"/>
          <w:szCs w:val="24"/>
        </w:rPr>
        <w:t xml:space="preserve">, with </w:t>
      </w:r>
      <w:r w:rsidR="00AB258D">
        <w:rPr>
          <w:rFonts w:ascii="Times New Roman" w:hAnsi="Times New Roman" w:cs="Times New Roman"/>
          <w:sz w:val="24"/>
          <w:szCs w:val="24"/>
        </w:rPr>
        <w:t>sloping</w:t>
      </w:r>
      <w:r w:rsidR="005E1BDE">
        <w:rPr>
          <w:rFonts w:ascii="Times New Roman" w:hAnsi="Times New Roman" w:cs="Times New Roman"/>
          <w:sz w:val="24"/>
          <w:szCs w:val="24"/>
        </w:rPr>
        <w:t>, partially submerged</w:t>
      </w:r>
      <w:r w:rsidR="00AB258D">
        <w:rPr>
          <w:rFonts w:ascii="Times New Roman" w:hAnsi="Times New Roman" w:cs="Times New Roman"/>
          <w:sz w:val="24"/>
          <w:szCs w:val="24"/>
        </w:rPr>
        <w:t xml:space="preserve"> </w:t>
      </w:r>
      <w:r>
        <w:rPr>
          <w:rFonts w:ascii="Times New Roman" w:hAnsi="Times New Roman" w:cs="Times New Roman"/>
          <w:sz w:val="24"/>
          <w:szCs w:val="24"/>
        </w:rPr>
        <w:t xml:space="preserve">shelves on the south facing side to allow tadpoles and </w:t>
      </w:r>
      <w:proofErr w:type="spellStart"/>
      <w:r>
        <w:rPr>
          <w:rFonts w:ascii="Times New Roman" w:hAnsi="Times New Roman" w:cs="Times New Roman"/>
          <w:sz w:val="24"/>
          <w:szCs w:val="24"/>
        </w:rPr>
        <w:t>metamorphs</w:t>
      </w:r>
      <w:proofErr w:type="spellEnd"/>
      <w:r>
        <w:rPr>
          <w:rFonts w:ascii="Times New Roman" w:hAnsi="Times New Roman" w:cs="Times New Roman"/>
          <w:sz w:val="24"/>
          <w:szCs w:val="24"/>
        </w:rPr>
        <w:t xml:space="preserve"> to bask</w:t>
      </w:r>
      <w:r w:rsidR="00435DD8">
        <w:rPr>
          <w:rFonts w:ascii="Times New Roman" w:hAnsi="Times New Roman" w:cs="Times New Roman"/>
          <w:sz w:val="24"/>
          <w:szCs w:val="24"/>
        </w:rPr>
        <w:t xml:space="preserve"> (Fig.1).  These tanks </w:t>
      </w:r>
      <w:r w:rsidR="00AB258D">
        <w:rPr>
          <w:rFonts w:ascii="Times New Roman" w:hAnsi="Times New Roman" w:cs="Times New Roman"/>
          <w:sz w:val="24"/>
          <w:szCs w:val="24"/>
        </w:rPr>
        <w:t xml:space="preserve">were filled with water from </w:t>
      </w:r>
      <w:r w:rsidR="00435DD8">
        <w:rPr>
          <w:rFonts w:ascii="Times New Roman" w:hAnsi="Times New Roman" w:cs="Times New Roman"/>
          <w:sz w:val="24"/>
          <w:szCs w:val="24"/>
        </w:rPr>
        <w:t xml:space="preserve">adjacent </w:t>
      </w:r>
      <w:r w:rsidR="00AB258D">
        <w:rPr>
          <w:rFonts w:ascii="Times New Roman" w:hAnsi="Times New Roman" w:cs="Times New Roman"/>
          <w:sz w:val="24"/>
          <w:szCs w:val="24"/>
        </w:rPr>
        <w:t>Convict Creek</w:t>
      </w:r>
      <w:r w:rsidR="00435DD8">
        <w:rPr>
          <w:rFonts w:ascii="Times New Roman" w:hAnsi="Times New Roman" w:cs="Times New Roman"/>
          <w:sz w:val="24"/>
          <w:szCs w:val="24"/>
        </w:rPr>
        <w:t xml:space="preserve">; </w:t>
      </w:r>
      <w:r w:rsidR="00EA0087">
        <w:rPr>
          <w:rFonts w:ascii="Times New Roman" w:hAnsi="Times New Roman" w:cs="Times New Roman"/>
          <w:sz w:val="24"/>
          <w:szCs w:val="24"/>
        </w:rPr>
        <w:t>nitrate and phosphate levels in Convict Creek are similar to those observ</w:t>
      </w:r>
      <w:r w:rsidR="00B75D9A">
        <w:rPr>
          <w:rFonts w:ascii="Times New Roman" w:hAnsi="Times New Roman" w:cs="Times New Roman"/>
          <w:sz w:val="24"/>
          <w:szCs w:val="24"/>
        </w:rPr>
        <w:t xml:space="preserve">ed in most Sierra Nevada lakes, and while </w:t>
      </w:r>
      <w:r w:rsidR="00EA0087">
        <w:rPr>
          <w:rFonts w:ascii="Times New Roman" w:hAnsi="Times New Roman" w:cs="Times New Roman"/>
          <w:sz w:val="24"/>
          <w:szCs w:val="24"/>
        </w:rPr>
        <w:t xml:space="preserve">pH </w:t>
      </w:r>
      <w:r w:rsidR="00435DD8">
        <w:rPr>
          <w:rFonts w:ascii="Times New Roman" w:hAnsi="Times New Roman" w:cs="Times New Roman"/>
          <w:sz w:val="24"/>
          <w:szCs w:val="24"/>
        </w:rPr>
        <w:t xml:space="preserve">is </w:t>
      </w:r>
      <w:r w:rsidR="00EA0087">
        <w:rPr>
          <w:rFonts w:ascii="Times New Roman" w:hAnsi="Times New Roman" w:cs="Times New Roman"/>
          <w:sz w:val="24"/>
          <w:szCs w:val="24"/>
        </w:rPr>
        <w:t>higher</w:t>
      </w:r>
      <w:r w:rsidR="00435DD8">
        <w:rPr>
          <w:rFonts w:ascii="Times New Roman" w:hAnsi="Times New Roman" w:cs="Times New Roman"/>
          <w:sz w:val="24"/>
          <w:szCs w:val="24"/>
        </w:rPr>
        <w:t xml:space="preserve"> </w:t>
      </w:r>
      <w:r w:rsidR="00435DD8">
        <w:rPr>
          <w:rFonts w:ascii="Times New Roman" w:hAnsi="Times New Roman" w:cs="Times New Roman"/>
          <w:sz w:val="24"/>
          <w:szCs w:val="24"/>
        </w:rPr>
        <w:lastRenderedPageBreak/>
        <w:t xml:space="preserve">than </w:t>
      </w:r>
      <w:r w:rsidR="00EA0087">
        <w:rPr>
          <w:rFonts w:ascii="Times New Roman" w:hAnsi="Times New Roman" w:cs="Times New Roman"/>
          <w:sz w:val="24"/>
          <w:szCs w:val="24"/>
        </w:rPr>
        <w:t>most Sierra Nevada</w:t>
      </w:r>
      <w:r w:rsidR="00435DD8">
        <w:rPr>
          <w:rFonts w:ascii="Times New Roman" w:hAnsi="Times New Roman" w:cs="Times New Roman"/>
          <w:sz w:val="24"/>
          <w:szCs w:val="24"/>
        </w:rPr>
        <w:t xml:space="preserve"> lakes (pH 7.9 – 8.5</w:t>
      </w:r>
      <w:r w:rsidR="00B75D9A">
        <w:rPr>
          <w:rFonts w:ascii="Times New Roman" w:hAnsi="Times New Roman" w:cs="Times New Roman"/>
          <w:sz w:val="24"/>
          <w:szCs w:val="24"/>
        </w:rPr>
        <w:t>) it is in the range tolerate by mayflies and tadpoles in lakes (pH 6.5 – 8.5</w:t>
      </w:r>
      <w:r w:rsidR="00435DD8">
        <w:rPr>
          <w:rFonts w:ascii="Times New Roman" w:hAnsi="Times New Roman" w:cs="Times New Roman"/>
          <w:sz w:val="24"/>
          <w:szCs w:val="24"/>
        </w:rPr>
        <w:t>)</w:t>
      </w:r>
      <w:r w:rsidR="00EA0087">
        <w:rPr>
          <w:rFonts w:ascii="Times New Roman" w:hAnsi="Times New Roman" w:cs="Times New Roman"/>
          <w:sz w:val="24"/>
          <w:szCs w:val="24"/>
        </w:rPr>
        <w:t xml:space="preserve"> </w:t>
      </w:r>
      <w:r w:rsidR="00EA0087">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"DOI" : "10.1111/j.1365-2427.1989.tb01356.x", "ISSN" : "0046-5070", "author" : [ { "dropping-particle" : "V.", "family" : "LELAND", "given" : "HARRY", "non-dropping-particle" : "", "parse-names" : false, "suffix" : "" }, { "dropping-particle" : "V.", "family" : "FEND", "given" : "STEVEN", "non-dropping-particle" : "", "parse-names" : false, "suffix" : "" }, { "dropping-particle" : "", "family" : "DUDLEY", "given" : "THOMAS L.", "non-dropping-particle" : "", "parse-names" : false, "suffix" : "" }, { "dropping-particle" : "", "family" : "CARTER", "given" : "JAMES L.", "non-dropping-particle" : "", "parse-names" : false, "suffix" : "" } ], "container-title" : "Freshwater Biology", "id" : "ITEM-1", "issue" : "2", "issued" : { "date-parts" : [ [ "1989", "4" ] ] }, "page" : "163-179", "title" : "Effects of copper on species composition of benthic insects in a Sierra Nevada, California, stream", "type" : "article-journal", "volume" : "21" }, "uris" : [ "http://www.mendeley.com/documents/?uuid=2ae9c3f3-886e-4af9-8b59-cb715c83373d" ] }, { "id" : "ITEM-2", "itemData" : { "author" : [ { "dropping-particle" : "", "family" : "Sickman", "given" : "J. O.", "non-dropping-particle" : "", "parse-names" : false, "suffix" : "" }, { "dropping-particle" : "", "family" : "Melack", "given" : "J. M.", "non-dropping-particle" : "", "parse-names" : false, "suffix" : "" }, { "dropping-particle" : "", "family" : "Clow", "given" : "D. W.", "non-dropping-particle" : "", "parse-names" : false, "suffix" : "" } ], "container-title" : "Limnology and Oceanography", "id" : "ITEM-2", "issue" : "5", "issued" : { "date-parts" : [ [ "2003" ] ] }, "page" : "1885-1892", "title" : "Evidence for nutrient enrichment of high-elevation lakes in the Sierra Nevada, California", "type" : "article-journal", "volume" : "48" }, "uris" : [ "http://www.mendeley.com/documents/?uuid=e6587b85-1ed4-4650-bb6e-e972d9271237" ] }, { "id" : "ITEM-3", "itemData" : { "author" : [ { "dropping-particle" : "", "family" : "Bradford", "given" : "D. F.", "non-dropping-particle" : "", "parse-names" : false, "suffix" : "" }, { "dropping-particle" : "", "family" : "Cooper", "given" : "S. D.", "non-dropping-particle" : "", "parse-names" : false, "suffix" : "" }, { "dropping-particle" : "", "family" : "Jenkins Jr", "given" : "T. M.", "non-dropping-particle" : "", "parse-names" : false, "suffix" : "" }, { "dropping-particle" : "", "family" : "Kratz", "given" : "K.", "non-dropping-particle" : "", "parse-names" : false, "suffix" : "" }, { "dropping-particle" : "", "family" : "Sarnelle", "given" : "O.", "non-dropping-particle" : "", "parse-names" : false, "suffix" : "" }, { "dropping-particle" : "", "family" : "Brown", "given" : "A. D.", "non-dropping-particle" : "", "parse-names" : false, "suffix" : "" } ], "container-title" : "Canadian Journal of Fisheries and Aquatic Sciences", "id" : "ITEM-3", "issue" : "11", "issued" : { "date-parts" : [ [ "1998" ] ] }, "page" : "2478-2491", "title" : "Influences of natural acidity and introduced fish on faunal assemblages in California alpine lakes", "type" : "article-journal", "volume" : "55" }, "uris" : [ "http://www.mendeley.com/documents/?uuid=31ed756a-d2a4-400d-b51d-c6b7689f3456" ] } ], "mendeley" : { "previouslyFormattedCitation" : "(LELAND et al. 1989, Bradford et al. 1998, Sickman et al. 2003)" }, "properties" : { "noteIndex" : 0 }, "schema" : "https://github.com/citation-style-language/schema/raw/master/csl-citation.json" }</w:instrText>
      </w:r>
      <w:r w:rsidR="00EA0087">
        <w:rPr>
          <w:rFonts w:ascii="Times New Roman" w:hAnsi="Times New Roman" w:cs="Times New Roman"/>
          <w:sz w:val="24"/>
          <w:szCs w:val="24"/>
        </w:rPr>
        <w:fldChar w:fldCharType="separate"/>
      </w:r>
      <w:r w:rsidR="00041F0F" w:rsidRPr="00041F0F">
        <w:rPr>
          <w:rFonts w:ascii="Times New Roman" w:hAnsi="Times New Roman" w:cs="Times New Roman"/>
          <w:noProof/>
          <w:sz w:val="24"/>
          <w:szCs w:val="24"/>
        </w:rPr>
        <w:t>(LELAND et al. 1989, Bradford et al. 1998, Sickman et al. 2003)</w:t>
      </w:r>
      <w:r w:rsidR="00EA0087">
        <w:rPr>
          <w:rFonts w:ascii="Times New Roman" w:hAnsi="Times New Roman" w:cs="Times New Roman"/>
          <w:sz w:val="24"/>
          <w:szCs w:val="24"/>
        </w:rPr>
        <w:fldChar w:fldCharType="end"/>
      </w:r>
      <w:r w:rsidR="00435DD8">
        <w:rPr>
          <w:rFonts w:ascii="Times New Roman" w:hAnsi="Times New Roman" w:cs="Times New Roman"/>
          <w:sz w:val="24"/>
          <w:szCs w:val="24"/>
        </w:rPr>
        <w:t>.</w:t>
      </w:r>
      <w:r w:rsidR="00F83DE3">
        <w:rPr>
          <w:rFonts w:ascii="Times New Roman" w:hAnsi="Times New Roman" w:cs="Times New Roman"/>
          <w:sz w:val="24"/>
          <w:szCs w:val="24"/>
        </w:rPr>
        <w:t xml:space="preserve">  </w:t>
      </w:r>
      <w:r w:rsidR="00435DD8">
        <w:rPr>
          <w:rFonts w:ascii="Times New Roman" w:hAnsi="Times New Roman" w:cs="Times New Roman"/>
          <w:sz w:val="24"/>
          <w:szCs w:val="24"/>
        </w:rPr>
        <w:t xml:space="preserve">Creek water </w:t>
      </w:r>
      <w:r w:rsidR="00AB258D">
        <w:rPr>
          <w:rFonts w:ascii="Times New Roman" w:hAnsi="Times New Roman" w:cs="Times New Roman"/>
          <w:sz w:val="24"/>
          <w:szCs w:val="24"/>
        </w:rPr>
        <w:t>was the source for algae</w:t>
      </w:r>
      <w:r w:rsidR="00435DD8">
        <w:rPr>
          <w:rFonts w:ascii="Times New Roman" w:hAnsi="Times New Roman" w:cs="Times New Roman"/>
          <w:sz w:val="24"/>
          <w:szCs w:val="24"/>
        </w:rPr>
        <w:t xml:space="preserve">, and mesocosms </w:t>
      </w:r>
      <w:r w:rsidR="00A74156">
        <w:rPr>
          <w:rFonts w:ascii="Times New Roman" w:hAnsi="Times New Roman" w:cs="Times New Roman"/>
          <w:sz w:val="24"/>
          <w:szCs w:val="24"/>
        </w:rPr>
        <w:t xml:space="preserve">were filled in April </w:t>
      </w:r>
      <w:r w:rsidR="00435DD8">
        <w:rPr>
          <w:rFonts w:ascii="Times New Roman" w:hAnsi="Times New Roman" w:cs="Times New Roman"/>
          <w:sz w:val="24"/>
          <w:szCs w:val="24"/>
        </w:rPr>
        <w:t xml:space="preserve">2010 </w:t>
      </w:r>
      <w:r w:rsidR="00A74156">
        <w:rPr>
          <w:rFonts w:ascii="Times New Roman" w:hAnsi="Times New Roman" w:cs="Times New Roman"/>
          <w:sz w:val="24"/>
          <w:szCs w:val="24"/>
        </w:rPr>
        <w:t xml:space="preserve">to allow algae communities to develop prior to the introduction of consumers.  </w:t>
      </w:r>
      <w:r w:rsidR="00EA0087">
        <w:rPr>
          <w:rFonts w:ascii="Times New Roman" w:hAnsi="Times New Roman" w:cs="Times New Roman"/>
          <w:sz w:val="24"/>
          <w:szCs w:val="24"/>
        </w:rPr>
        <w:t xml:space="preserve">Each mesocosm contained thirty sets of twelve porcelain tiles (similar to those used in the field enclosures, each tile was 2.4 cm x 2.4 cm, total area </w:t>
      </w:r>
      <w:r w:rsidR="007C00D6">
        <w:rPr>
          <w:rFonts w:ascii="Times New Roman" w:hAnsi="Times New Roman" w:cs="Times New Roman"/>
          <w:sz w:val="24"/>
          <w:szCs w:val="24"/>
        </w:rPr>
        <w:t xml:space="preserve">of 12 tiles x 30 sets of tiles: </w:t>
      </w:r>
      <w:r w:rsidR="00EA0087">
        <w:rPr>
          <w:rFonts w:ascii="Times New Roman" w:hAnsi="Times New Roman" w:cs="Times New Roman"/>
          <w:sz w:val="24"/>
          <w:szCs w:val="24"/>
        </w:rPr>
        <w:t>2074 cm</w:t>
      </w:r>
      <w:r w:rsidR="00EA0087" w:rsidRPr="00EA0087">
        <w:rPr>
          <w:rFonts w:ascii="Times New Roman" w:hAnsi="Times New Roman" w:cs="Times New Roman"/>
          <w:sz w:val="24"/>
          <w:szCs w:val="24"/>
          <w:vertAlign w:val="superscript"/>
        </w:rPr>
        <w:t>2</w:t>
      </w:r>
      <w:r w:rsidR="00EA0087">
        <w:rPr>
          <w:rFonts w:ascii="Times New Roman" w:hAnsi="Times New Roman" w:cs="Times New Roman"/>
          <w:sz w:val="24"/>
          <w:szCs w:val="24"/>
        </w:rPr>
        <w:t xml:space="preserve">) </w:t>
      </w:r>
      <w:r w:rsidR="00407E62">
        <w:rPr>
          <w:rFonts w:ascii="Times New Roman" w:hAnsi="Times New Roman" w:cs="Times New Roman"/>
          <w:sz w:val="24"/>
          <w:szCs w:val="24"/>
        </w:rPr>
        <w:t>to provide standard surfaces on which we could measure</w:t>
      </w:r>
      <w:r w:rsidR="00EA0087">
        <w:rPr>
          <w:rFonts w:ascii="Times New Roman" w:hAnsi="Times New Roman" w:cs="Times New Roman"/>
          <w:sz w:val="24"/>
          <w:szCs w:val="24"/>
        </w:rPr>
        <w:t xml:space="preserve"> algal abundance; twenty five were placed on the bottom of each mesocosm, and fi</w:t>
      </w:r>
      <w:r w:rsidR="005446CA">
        <w:rPr>
          <w:rFonts w:ascii="Times New Roman" w:hAnsi="Times New Roman" w:cs="Times New Roman"/>
          <w:sz w:val="24"/>
          <w:szCs w:val="24"/>
        </w:rPr>
        <w:t>ve were placed on each shelf</w:t>
      </w:r>
      <w:r w:rsidR="005E1BDE">
        <w:rPr>
          <w:rFonts w:ascii="Times New Roman" w:hAnsi="Times New Roman" w:cs="Times New Roman"/>
          <w:sz w:val="24"/>
          <w:szCs w:val="24"/>
        </w:rPr>
        <w:t xml:space="preserve"> (Fig. 1)</w:t>
      </w:r>
      <w:r w:rsidR="005446CA">
        <w:rPr>
          <w:rFonts w:ascii="Times New Roman" w:hAnsi="Times New Roman" w:cs="Times New Roman"/>
          <w:sz w:val="24"/>
          <w:szCs w:val="24"/>
        </w:rPr>
        <w:t>.</w:t>
      </w:r>
    </w:p>
    <w:p w:rsidR="005446CA" w:rsidRDefault="005446CA" w:rsidP="005446C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collected 160 </w:t>
      </w:r>
      <w:r w:rsidRPr="00AB258D">
        <w:rPr>
          <w:rFonts w:ascii="Times New Roman" w:hAnsi="Times New Roman" w:cs="Times New Roman"/>
          <w:i/>
          <w:sz w:val="24"/>
          <w:szCs w:val="24"/>
        </w:rPr>
        <w:t>Rana sierrae</w:t>
      </w:r>
      <w:r>
        <w:rPr>
          <w:rFonts w:ascii="Times New Roman" w:hAnsi="Times New Roman" w:cs="Times New Roman"/>
          <w:sz w:val="24"/>
          <w:szCs w:val="24"/>
        </w:rPr>
        <w:t xml:space="preserve"> tadpoles (</w:t>
      </w:r>
      <w:proofErr w:type="spellStart"/>
      <w:r>
        <w:rPr>
          <w:rFonts w:ascii="Times New Roman" w:hAnsi="Times New Roman" w:cs="Times New Roman"/>
          <w:sz w:val="24"/>
          <w:szCs w:val="24"/>
        </w:rPr>
        <w:t>Gosner</w:t>
      </w:r>
      <w:proofErr w:type="spellEnd"/>
      <w:r>
        <w:rPr>
          <w:rFonts w:ascii="Times New Roman" w:hAnsi="Times New Roman" w:cs="Times New Roman"/>
          <w:sz w:val="24"/>
          <w:szCs w:val="24"/>
        </w:rPr>
        <w:t xml:space="preserve"> stages 34-39) from Marmot Lake (</w:t>
      </w:r>
      <w:r w:rsidR="00B75D9A">
        <w:rPr>
          <w:rFonts w:ascii="Times New Roman" w:hAnsi="Times New Roman" w:cs="Times New Roman"/>
          <w:sz w:val="24"/>
          <w:szCs w:val="24"/>
        </w:rPr>
        <w:t xml:space="preserve">John Muir Wilderness, </w:t>
      </w:r>
      <w:r>
        <w:rPr>
          <w:rFonts w:ascii="Times New Roman" w:hAnsi="Times New Roman" w:cs="Times New Roman"/>
          <w:sz w:val="24"/>
          <w:szCs w:val="24"/>
        </w:rPr>
        <w:t xml:space="preserve">3590 m elevation, </w:t>
      </w:r>
      <w:r w:rsidRPr="00C11BBD">
        <w:rPr>
          <w:rFonts w:ascii="Times New Roman" w:hAnsi="Times New Roman" w:cs="Times New Roman"/>
          <w:sz w:val="24"/>
          <w:szCs w:val="24"/>
        </w:rPr>
        <w:t>37°15'36.33" N 118°41'01.38" W</w:t>
      </w:r>
      <w:r>
        <w:rPr>
          <w:rFonts w:ascii="Times New Roman" w:hAnsi="Times New Roman" w:cs="Times New Roman"/>
          <w:sz w:val="24"/>
          <w:szCs w:val="24"/>
        </w:rPr>
        <w:t xml:space="preserve">) and transported them in one gallon containers with portable aerators and </w:t>
      </w:r>
      <w:r w:rsidR="005E1BDE">
        <w:rPr>
          <w:rFonts w:ascii="Times New Roman" w:hAnsi="Times New Roman" w:cs="Times New Roman"/>
          <w:sz w:val="24"/>
          <w:szCs w:val="24"/>
        </w:rPr>
        <w:t xml:space="preserve">surrounded by blocks of </w:t>
      </w:r>
      <w:r>
        <w:rPr>
          <w:rFonts w:ascii="Times New Roman" w:hAnsi="Times New Roman" w:cs="Times New Roman"/>
          <w:sz w:val="24"/>
          <w:szCs w:val="24"/>
        </w:rPr>
        <w:t>snow.  About 3000 mayflies (</w:t>
      </w:r>
      <w:r w:rsidRPr="00AB258D">
        <w:rPr>
          <w:rFonts w:ascii="Times New Roman" w:hAnsi="Times New Roman" w:cs="Times New Roman"/>
          <w:i/>
          <w:sz w:val="24"/>
          <w:szCs w:val="24"/>
        </w:rPr>
        <w:t>Callibaetis ferrugineus</w:t>
      </w:r>
      <w:r>
        <w:rPr>
          <w:rFonts w:ascii="Times New Roman" w:hAnsi="Times New Roman" w:cs="Times New Roman"/>
          <w:sz w:val="24"/>
          <w:szCs w:val="24"/>
        </w:rPr>
        <w:t xml:space="preserve">) were collected from a small pond in Yosemite National Park (2608 m elevation, </w:t>
      </w:r>
      <w:r w:rsidRPr="00C11BBD">
        <w:rPr>
          <w:rFonts w:ascii="Times New Roman" w:hAnsi="Times New Roman" w:cs="Times New Roman"/>
          <w:sz w:val="24"/>
          <w:szCs w:val="24"/>
        </w:rPr>
        <w:t>37°53'07.18" N 119°23'39.97" W</w:t>
      </w:r>
      <w:r>
        <w:rPr>
          <w:rFonts w:ascii="Times New Roman" w:hAnsi="Times New Roman" w:cs="Times New Roman"/>
          <w:sz w:val="24"/>
          <w:szCs w:val="24"/>
        </w:rPr>
        <w:t xml:space="preserve">) using a D-net with 250 </w:t>
      </w:r>
      <w:proofErr w:type="spellStart"/>
      <w:r>
        <w:rPr>
          <w:rFonts w:ascii="Calibri" w:hAnsi="Calibri" w:cs="Times New Roman"/>
          <w:sz w:val="24"/>
          <w:szCs w:val="24"/>
        </w:rPr>
        <w:t>μ</w:t>
      </w:r>
      <w:r>
        <w:rPr>
          <w:rFonts w:ascii="Times New Roman" w:hAnsi="Times New Roman" w:cs="Times New Roman"/>
          <w:sz w:val="24"/>
          <w:szCs w:val="24"/>
        </w:rPr>
        <w:t>m</w:t>
      </w:r>
      <w:proofErr w:type="spellEnd"/>
      <w:r>
        <w:rPr>
          <w:rFonts w:ascii="Times New Roman" w:hAnsi="Times New Roman" w:cs="Times New Roman"/>
          <w:sz w:val="24"/>
          <w:szCs w:val="24"/>
        </w:rPr>
        <w:t xml:space="preserve"> mesh size, sorted using 250 </w:t>
      </w:r>
      <w:proofErr w:type="spellStart"/>
      <w:r>
        <w:rPr>
          <w:rFonts w:ascii="Calibri" w:hAnsi="Calibri" w:cs="Times New Roman"/>
          <w:sz w:val="24"/>
          <w:szCs w:val="24"/>
        </w:rPr>
        <w:t>μ</w:t>
      </w:r>
      <w:r>
        <w:rPr>
          <w:rFonts w:ascii="Times New Roman" w:hAnsi="Times New Roman" w:cs="Times New Roman"/>
          <w:sz w:val="24"/>
          <w:szCs w:val="24"/>
        </w:rPr>
        <w:t>m</w:t>
      </w:r>
      <w:proofErr w:type="spellEnd"/>
      <w:r>
        <w:rPr>
          <w:rFonts w:ascii="Times New Roman" w:hAnsi="Times New Roman" w:cs="Times New Roman"/>
          <w:sz w:val="24"/>
          <w:szCs w:val="24"/>
        </w:rPr>
        <w:t xml:space="preserve"> sieves, pipettes, and turkey basters, and transported similarly to tadpoles.  </w:t>
      </w:r>
    </w:p>
    <w:p w:rsidR="007D4B11" w:rsidRDefault="005446CA" w:rsidP="005446C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experiment began in</w:t>
      </w:r>
      <w:r w:rsidR="00A74156">
        <w:rPr>
          <w:rFonts w:ascii="Times New Roman" w:hAnsi="Times New Roman" w:cs="Times New Roman"/>
          <w:sz w:val="24"/>
          <w:szCs w:val="24"/>
        </w:rPr>
        <w:t xml:space="preserve"> </w:t>
      </w:r>
      <w:r>
        <w:rPr>
          <w:rFonts w:ascii="Times New Roman" w:hAnsi="Times New Roman" w:cs="Times New Roman"/>
          <w:sz w:val="24"/>
          <w:szCs w:val="24"/>
        </w:rPr>
        <w:t xml:space="preserve">late </w:t>
      </w:r>
      <w:r w:rsidR="00A74156">
        <w:rPr>
          <w:rFonts w:ascii="Times New Roman" w:hAnsi="Times New Roman" w:cs="Times New Roman"/>
          <w:sz w:val="24"/>
          <w:szCs w:val="24"/>
        </w:rPr>
        <w:t xml:space="preserve">July </w:t>
      </w:r>
      <w:r w:rsidR="00435DD8">
        <w:rPr>
          <w:rFonts w:ascii="Times New Roman" w:hAnsi="Times New Roman" w:cs="Times New Roman"/>
          <w:sz w:val="24"/>
          <w:szCs w:val="24"/>
        </w:rPr>
        <w:t xml:space="preserve">2010 </w:t>
      </w:r>
      <w:r>
        <w:rPr>
          <w:rFonts w:ascii="Times New Roman" w:hAnsi="Times New Roman" w:cs="Times New Roman"/>
          <w:sz w:val="24"/>
          <w:szCs w:val="24"/>
        </w:rPr>
        <w:t xml:space="preserve">when we added </w:t>
      </w:r>
      <w:r w:rsidR="00EA0087">
        <w:rPr>
          <w:rFonts w:ascii="Times New Roman" w:hAnsi="Times New Roman" w:cs="Times New Roman"/>
          <w:sz w:val="24"/>
          <w:szCs w:val="24"/>
        </w:rPr>
        <w:t xml:space="preserve">consumers </w:t>
      </w:r>
      <w:r>
        <w:rPr>
          <w:rFonts w:ascii="Times New Roman" w:hAnsi="Times New Roman" w:cs="Times New Roman"/>
          <w:sz w:val="24"/>
          <w:szCs w:val="24"/>
        </w:rPr>
        <w:t xml:space="preserve">to the mesocosms.  We were not able to maintain the mayfly densities, because mayflies </w:t>
      </w:r>
      <w:r w:rsidR="0054169C">
        <w:rPr>
          <w:rFonts w:ascii="Times New Roman" w:hAnsi="Times New Roman" w:cs="Times New Roman"/>
          <w:sz w:val="24"/>
          <w:szCs w:val="24"/>
        </w:rPr>
        <w:t xml:space="preserve">were </w:t>
      </w:r>
      <w:r>
        <w:rPr>
          <w:rFonts w:ascii="Times New Roman" w:hAnsi="Times New Roman" w:cs="Times New Roman"/>
          <w:sz w:val="24"/>
          <w:szCs w:val="24"/>
        </w:rPr>
        <w:t xml:space="preserve">surprisingly </w:t>
      </w:r>
      <w:r w:rsidR="00B75D9A">
        <w:rPr>
          <w:rFonts w:ascii="Times New Roman" w:hAnsi="Times New Roman" w:cs="Times New Roman"/>
          <w:sz w:val="24"/>
          <w:szCs w:val="24"/>
        </w:rPr>
        <w:t>un</w:t>
      </w:r>
      <w:r w:rsidR="0054169C">
        <w:rPr>
          <w:rFonts w:ascii="Times New Roman" w:hAnsi="Times New Roman" w:cs="Times New Roman"/>
          <w:sz w:val="24"/>
          <w:szCs w:val="24"/>
        </w:rPr>
        <w:t>detect</w:t>
      </w:r>
      <w:r w:rsidR="00B75D9A">
        <w:rPr>
          <w:rFonts w:ascii="Times New Roman" w:hAnsi="Times New Roman" w:cs="Times New Roman"/>
          <w:sz w:val="24"/>
          <w:szCs w:val="24"/>
        </w:rPr>
        <w:t>able</w:t>
      </w:r>
      <w:r w:rsidR="0054169C">
        <w:rPr>
          <w:rFonts w:ascii="Times New Roman" w:hAnsi="Times New Roman" w:cs="Times New Roman"/>
          <w:sz w:val="24"/>
          <w:szCs w:val="24"/>
        </w:rPr>
        <w:t xml:space="preserve"> in the mesocosms, and </w:t>
      </w:r>
      <w:r w:rsidR="00B75D9A">
        <w:rPr>
          <w:rFonts w:ascii="Times New Roman" w:hAnsi="Times New Roman" w:cs="Times New Roman"/>
          <w:sz w:val="24"/>
          <w:szCs w:val="24"/>
        </w:rPr>
        <w:t>therefore experienced high mortality without our knowledge</w:t>
      </w:r>
      <w:r w:rsidR="005B7279">
        <w:rPr>
          <w:rFonts w:ascii="Times New Roman" w:hAnsi="Times New Roman" w:cs="Times New Roman"/>
          <w:sz w:val="24"/>
          <w:szCs w:val="24"/>
        </w:rPr>
        <w:t>.</w:t>
      </w:r>
      <w:r w:rsidR="00AC1331">
        <w:rPr>
          <w:rFonts w:ascii="Times New Roman" w:hAnsi="Times New Roman" w:cs="Times New Roman"/>
          <w:sz w:val="24"/>
          <w:szCs w:val="24"/>
        </w:rPr>
        <w:t xml:space="preserve">  Tadpole density was maintained by adding </w:t>
      </w:r>
      <w:r w:rsidR="00200828">
        <w:rPr>
          <w:rFonts w:ascii="Times New Roman" w:hAnsi="Times New Roman" w:cs="Times New Roman"/>
          <w:sz w:val="24"/>
          <w:szCs w:val="24"/>
        </w:rPr>
        <w:t>younger tadpoles to replace individuals which metamorphosed and were removed.</w:t>
      </w:r>
      <w:r>
        <w:rPr>
          <w:rFonts w:ascii="Times New Roman" w:hAnsi="Times New Roman" w:cs="Times New Roman"/>
          <w:sz w:val="24"/>
          <w:szCs w:val="24"/>
        </w:rPr>
        <w:t xml:space="preserve">  We ended the experiment when so many tadpoles metamorphosed that we could no longer maintain tadpole densities in the mesocosms.  </w:t>
      </w:r>
      <w:r w:rsidR="00A6404C">
        <w:rPr>
          <w:rFonts w:ascii="Times New Roman" w:hAnsi="Times New Roman" w:cs="Times New Roman"/>
          <w:sz w:val="24"/>
          <w:szCs w:val="24"/>
        </w:rPr>
        <w:t>W</w:t>
      </w:r>
      <w:commentRangeStart w:id="194"/>
      <w:r w:rsidR="00A6404C">
        <w:rPr>
          <w:rFonts w:ascii="Times New Roman" w:hAnsi="Times New Roman" w:cs="Times New Roman"/>
          <w:sz w:val="24"/>
          <w:szCs w:val="24"/>
        </w:rPr>
        <w:t>e then measured size (tail width, and body length not including tail length) and developmental stage (</w:t>
      </w:r>
      <w:proofErr w:type="spellStart"/>
      <w:r w:rsidR="00A6404C">
        <w:rPr>
          <w:rFonts w:ascii="Times New Roman" w:hAnsi="Times New Roman" w:cs="Times New Roman"/>
          <w:sz w:val="24"/>
          <w:szCs w:val="24"/>
        </w:rPr>
        <w:t>Gosner</w:t>
      </w:r>
      <w:proofErr w:type="spellEnd"/>
      <w:r w:rsidR="00A6404C">
        <w:rPr>
          <w:rFonts w:ascii="Times New Roman" w:hAnsi="Times New Roman" w:cs="Times New Roman"/>
          <w:sz w:val="24"/>
          <w:szCs w:val="24"/>
        </w:rPr>
        <w:t xml:space="preserve"> stage) of at least 10 tadpoles from each mesocosm</w:t>
      </w:r>
      <w:commentRangeEnd w:id="194"/>
      <w:r w:rsidR="00A6404C">
        <w:rPr>
          <w:rStyle w:val="CommentReference"/>
        </w:rPr>
        <w:commentReference w:id="194"/>
      </w:r>
      <w:r w:rsidR="00A6404C">
        <w:rPr>
          <w:rFonts w:ascii="Times New Roman" w:hAnsi="Times New Roman" w:cs="Times New Roman"/>
          <w:sz w:val="24"/>
          <w:szCs w:val="24"/>
        </w:rPr>
        <w:t xml:space="preserve">.  We sampled each mesocosm for </w:t>
      </w:r>
      <w:r w:rsidR="00A6404C">
        <w:rPr>
          <w:rFonts w:ascii="Times New Roman" w:hAnsi="Times New Roman" w:cs="Times New Roman"/>
          <w:sz w:val="24"/>
          <w:szCs w:val="24"/>
        </w:rPr>
        <w:lastRenderedPageBreak/>
        <w:t>mayflies using the same D-net used to collect them, sampling until 10 consecutive sweeps collected no more mayfly nymphs.  Mayflies were counted, but not measured.</w:t>
      </w:r>
    </w:p>
    <w:p w:rsidR="005446CA" w:rsidRPr="007D4B11" w:rsidRDefault="00407E62" w:rsidP="005446C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In the mesocosm experiment, we sampled algal abundance </w:t>
      </w:r>
      <w:r w:rsidR="00B75D9A">
        <w:rPr>
          <w:rFonts w:ascii="Times New Roman" w:hAnsi="Times New Roman" w:cs="Times New Roman"/>
          <w:sz w:val="24"/>
          <w:szCs w:val="24"/>
        </w:rPr>
        <w:t xml:space="preserve">four times: once prior to the start of the experiment in July, then </w:t>
      </w:r>
      <w:r w:rsidR="000B42C3">
        <w:rPr>
          <w:rFonts w:ascii="Times New Roman" w:hAnsi="Times New Roman" w:cs="Times New Roman"/>
          <w:sz w:val="24"/>
          <w:szCs w:val="24"/>
        </w:rPr>
        <w:t xml:space="preserve">three </w:t>
      </w:r>
      <w:r w:rsidR="00B75D9A">
        <w:rPr>
          <w:rFonts w:ascii="Times New Roman" w:hAnsi="Times New Roman" w:cs="Times New Roman"/>
          <w:sz w:val="24"/>
          <w:szCs w:val="24"/>
        </w:rPr>
        <w:t xml:space="preserve">more </w:t>
      </w:r>
      <w:r w:rsidR="000B42C3">
        <w:rPr>
          <w:rFonts w:ascii="Times New Roman" w:hAnsi="Times New Roman" w:cs="Times New Roman"/>
          <w:sz w:val="24"/>
          <w:szCs w:val="24"/>
        </w:rPr>
        <w:t xml:space="preserve">times </w:t>
      </w:r>
      <w:r w:rsidR="005E1BDE">
        <w:rPr>
          <w:rFonts w:ascii="Times New Roman" w:hAnsi="Times New Roman" w:cs="Times New Roman"/>
          <w:sz w:val="24"/>
          <w:szCs w:val="24"/>
        </w:rPr>
        <w:t xml:space="preserve">during July and </w:t>
      </w:r>
      <w:r>
        <w:rPr>
          <w:rFonts w:ascii="Times New Roman" w:hAnsi="Times New Roman" w:cs="Times New Roman"/>
          <w:sz w:val="24"/>
          <w:szCs w:val="24"/>
        </w:rPr>
        <w:t>August</w:t>
      </w:r>
      <w:r w:rsidR="005E1BDE">
        <w:rPr>
          <w:rFonts w:ascii="Times New Roman" w:hAnsi="Times New Roman" w:cs="Times New Roman"/>
          <w:sz w:val="24"/>
          <w:szCs w:val="24"/>
        </w:rPr>
        <w:t xml:space="preserve"> 2010</w:t>
      </w:r>
      <w:r>
        <w:rPr>
          <w:rFonts w:ascii="Times New Roman" w:hAnsi="Times New Roman" w:cs="Times New Roman"/>
          <w:sz w:val="24"/>
          <w:szCs w:val="24"/>
        </w:rPr>
        <w:t>.  On each date,</w:t>
      </w:r>
      <w:r w:rsidR="000B42C3">
        <w:rPr>
          <w:rFonts w:ascii="Times New Roman" w:hAnsi="Times New Roman" w:cs="Times New Roman"/>
          <w:sz w:val="24"/>
          <w:szCs w:val="24"/>
        </w:rPr>
        <w:t xml:space="preserve"> </w:t>
      </w:r>
      <w:r w:rsidR="005B530B">
        <w:rPr>
          <w:rFonts w:ascii="Times New Roman" w:hAnsi="Times New Roman" w:cs="Times New Roman"/>
          <w:sz w:val="24"/>
          <w:szCs w:val="24"/>
        </w:rPr>
        <w:t xml:space="preserve">we sampled bottom tiles and shelf tiles.  </w:t>
      </w:r>
      <w:r w:rsidR="007325B7">
        <w:rPr>
          <w:rFonts w:ascii="Times New Roman" w:hAnsi="Times New Roman" w:cs="Times New Roman"/>
          <w:sz w:val="24"/>
          <w:szCs w:val="24"/>
        </w:rPr>
        <w:t>T</w:t>
      </w:r>
      <w:r w:rsidR="005B530B">
        <w:rPr>
          <w:rFonts w:ascii="Times New Roman" w:hAnsi="Times New Roman" w:cs="Times New Roman"/>
          <w:sz w:val="24"/>
          <w:szCs w:val="24"/>
        </w:rPr>
        <w:t xml:space="preserve">iles </w:t>
      </w:r>
      <w:r w:rsidR="007325B7">
        <w:rPr>
          <w:rFonts w:ascii="Times New Roman" w:hAnsi="Times New Roman" w:cs="Times New Roman"/>
          <w:sz w:val="24"/>
          <w:szCs w:val="24"/>
        </w:rPr>
        <w:t xml:space="preserve">on the bottoms of mesocosms </w:t>
      </w:r>
      <w:r w:rsidR="006F25A5">
        <w:rPr>
          <w:rFonts w:ascii="Times New Roman" w:hAnsi="Times New Roman" w:cs="Times New Roman"/>
          <w:sz w:val="24"/>
          <w:szCs w:val="24"/>
        </w:rPr>
        <w:t>were exposed to grazing f</w:t>
      </w:r>
      <w:r w:rsidR="005B530B">
        <w:rPr>
          <w:rFonts w:ascii="Times New Roman" w:hAnsi="Times New Roman" w:cs="Times New Roman"/>
          <w:sz w:val="24"/>
          <w:szCs w:val="24"/>
        </w:rPr>
        <w:t xml:space="preserve">or </w:t>
      </w:r>
      <w:r w:rsidR="006F25A5">
        <w:rPr>
          <w:rFonts w:ascii="Times New Roman" w:hAnsi="Times New Roman" w:cs="Times New Roman"/>
          <w:sz w:val="24"/>
          <w:szCs w:val="24"/>
        </w:rPr>
        <w:t xml:space="preserve">one, two, </w:t>
      </w:r>
      <w:r w:rsidR="00834A80">
        <w:rPr>
          <w:rFonts w:ascii="Times New Roman" w:hAnsi="Times New Roman" w:cs="Times New Roman"/>
          <w:sz w:val="24"/>
          <w:szCs w:val="24"/>
        </w:rPr>
        <w:t>and</w:t>
      </w:r>
      <w:r w:rsidR="005B530B">
        <w:rPr>
          <w:rFonts w:ascii="Times New Roman" w:hAnsi="Times New Roman" w:cs="Times New Roman"/>
          <w:sz w:val="24"/>
          <w:szCs w:val="24"/>
        </w:rPr>
        <w:t xml:space="preserve"> three weeks; </w:t>
      </w:r>
      <w:r w:rsidR="00B75D9A">
        <w:rPr>
          <w:rFonts w:ascii="Times New Roman" w:hAnsi="Times New Roman" w:cs="Times New Roman"/>
          <w:sz w:val="24"/>
          <w:szCs w:val="24"/>
        </w:rPr>
        <w:t xml:space="preserve">in week 1, </w:t>
      </w:r>
      <w:r w:rsidR="005B530B">
        <w:rPr>
          <w:rFonts w:ascii="Times New Roman" w:hAnsi="Times New Roman" w:cs="Times New Roman"/>
          <w:sz w:val="24"/>
          <w:szCs w:val="24"/>
        </w:rPr>
        <w:t>15 tiles were removed from mesocosms</w:t>
      </w:r>
      <w:r w:rsidR="006F25A5">
        <w:rPr>
          <w:rFonts w:ascii="Times New Roman" w:hAnsi="Times New Roman" w:cs="Times New Roman"/>
          <w:sz w:val="24"/>
          <w:szCs w:val="24"/>
        </w:rPr>
        <w:t>, sampled for algae</w:t>
      </w:r>
      <w:r w:rsidR="00B75D9A">
        <w:rPr>
          <w:rFonts w:ascii="Times New Roman" w:hAnsi="Times New Roman" w:cs="Times New Roman"/>
          <w:sz w:val="24"/>
          <w:szCs w:val="24"/>
        </w:rPr>
        <w:t>,</w:t>
      </w:r>
      <w:r w:rsidR="006F25A5">
        <w:rPr>
          <w:rFonts w:ascii="Times New Roman" w:hAnsi="Times New Roman" w:cs="Times New Roman"/>
          <w:sz w:val="24"/>
          <w:szCs w:val="24"/>
        </w:rPr>
        <w:t xml:space="preserve"> and replaced</w:t>
      </w:r>
      <w:r w:rsidR="005E1BDE">
        <w:rPr>
          <w:rFonts w:ascii="Times New Roman" w:hAnsi="Times New Roman" w:cs="Times New Roman"/>
          <w:sz w:val="24"/>
          <w:szCs w:val="24"/>
        </w:rPr>
        <w:t xml:space="preserve">.  </w:t>
      </w:r>
      <w:r w:rsidR="00B75D9A">
        <w:rPr>
          <w:rFonts w:ascii="Times New Roman" w:hAnsi="Times New Roman" w:cs="Times New Roman"/>
          <w:sz w:val="24"/>
          <w:szCs w:val="24"/>
        </w:rPr>
        <w:t>In week 2, five</w:t>
      </w:r>
      <w:r w:rsidR="006F25A5">
        <w:rPr>
          <w:rFonts w:ascii="Times New Roman" w:hAnsi="Times New Roman" w:cs="Times New Roman"/>
          <w:sz w:val="24"/>
          <w:szCs w:val="24"/>
        </w:rPr>
        <w:t xml:space="preserve"> </w:t>
      </w:r>
      <w:r w:rsidR="00834A80">
        <w:rPr>
          <w:rFonts w:ascii="Times New Roman" w:hAnsi="Times New Roman" w:cs="Times New Roman"/>
          <w:sz w:val="24"/>
          <w:szCs w:val="24"/>
        </w:rPr>
        <w:t xml:space="preserve">previously sampled tiles </w:t>
      </w:r>
      <w:r w:rsidR="006F25A5">
        <w:rPr>
          <w:rFonts w:ascii="Times New Roman" w:hAnsi="Times New Roman" w:cs="Times New Roman"/>
          <w:sz w:val="24"/>
          <w:szCs w:val="24"/>
        </w:rPr>
        <w:t>were removed, sampled</w:t>
      </w:r>
      <w:r w:rsidR="00834A80">
        <w:rPr>
          <w:rFonts w:ascii="Times New Roman" w:hAnsi="Times New Roman" w:cs="Times New Roman"/>
          <w:sz w:val="24"/>
          <w:szCs w:val="24"/>
        </w:rPr>
        <w:t xml:space="preserve"> again</w:t>
      </w:r>
      <w:r w:rsidR="006F25A5">
        <w:rPr>
          <w:rFonts w:ascii="Times New Roman" w:hAnsi="Times New Roman" w:cs="Times New Roman"/>
          <w:sz w:val="24"/>
          <w:szCs w:val="24"/>
        </w:rPr>
        <w:t>, and replaced</w:t>
      </w:r>
      <w:r w:rsidR="00B75D9A">
        <w:rPr>
          <w:rFonts w:ascii="Times New Roman" w:hAnsi="Times New Roman" w:cs="Times New Roman"/>
          <w:sz w:val="24"/>
          <w:szCs w:val="24"/>
        </w:rPr>
        <w:t xml:space="preserve">.  In week 3, at the end of the experiment, </w:t>
      </w:r>
      <w:r w:rsidR="006F25A5">
        <w:rPr>
          <w:rFonts w:ascii="Times New Roman" w:hAnsi="Times New Roman" w:cs="Times New Roman"/>
          <w:sz w:val="24"/>
          <w:szCs w:val="24"/>
        </w:rPr>
        <w:t>all remaining tiles were removed</w:t>
      </w:r>
      <w:r w:rsidR="007325B7">
        <w:rPr>
          <w:rFonts w:ascii="Times New Roman" w:hAnsi="Times New Roman" w:cs="Times New Roman"/>
          <w:sz w:val="24"/>
          <w:szCs w:val="24"/>
        </w:rPr>
        <w:t xml:space="preserve"> and</w:t>
      </w:r>
      <w:r w:rsidR="006F25A5">
        <w:rPr>
          <w:rFonts w:ascii="Times New Roman" w:hAnsi="Times New Roman" w:cs="Times New Roman"/>
          <w:sz w:val="24"/>
          <w:szCs w:val="24"/>
        </w:rPr>
        <w:t xml:space="preserve"> sampled.</w:t>
      </w:r>
      <w:r w:rsidR="005446CA">
        <w:rPr>
          <w:rFonts w:ascii="Times New Roman" w:hAnsi="Times New Roman" w:cs="Times New Roman"/>
          <w:sz w:val="24"/>
          <w:szCs w:val="24"/>
        </w:rPr>
        <w:t xml:space="preserve">  Four out of five tiles on the shelves were sampled </w:t>
      </w:r>
      <w:r w:rsidR="006B47ED">
        <w:rPr>
          <w:rFonts w:ascii="Times New Roman" w:hAnsi="Times New Roman" w:cs="Times New Roman"/>
          <w:sz w:val="24"/>
          <w:szCs w:val="24"/>
        </w:rPr>
        <w:t xml:space="preserve">on the first and second date </w:t>
      </w:r>
      <w:r w:rsidR="005446CA">
        <w:rPr>
          <w:rFonts w:ascii="Times New Roman" w:hAnsi="Times New Roman" w:cs="Times New Roman"/>
          <w:sz w:val="24"/>
          <w:szCs w:val="24"/>
        </w:rPr>
        <w:t xml:space="preserve">and </w:t>
      </w:r>
      <w:r w:rsidR="006B47ED">
        <w:rPr>
          <w:rFonts w:ascii="Times New Roman" w:hAnsi="Times New Roman" w:cs="Times New Roman"/>
          <w:sz w:val="24"/>
          <w:szCs w:val="24"/>
        </w:rPr>
        <w:t>re</w:t>
      </w:r>
      <w:r w:rsidR="005446CA">
        <w:rPr>
          <w:rFonts w:ascii="Times New Roman" w:hAnsi="Times New Roman" w:cs="Times New Roman"/>
          <w:sz w:val="24"/>
          <w:szCs w:val="24"/>
        </w:rPr>
        <w:t xml:space="preserve">placed; </w:t>
      </w:r>
      <w:r w:rsidR="006B47ED">
        <w:rPr>
          <w:rFonts w:ascii="Times New Roman" w:hAnsi="Times New Roman" w:cs="Times New Roman"/>
          <w:sz w:val="24"/>
          <w:szCs w:val="24"/>
        </w:rPr>
        <w:t xml:space="preserve">all five were </w:t>
      </w:r>
      <w:r w:rsidR="005446CA">
        <w:rPr>
          <w:rFonts w:ascii="Times New Roman" w:hAnsi="Times New Roman" w:cs="Times New Roman"/>
          <w:sz w:val="24"/>
          <w:szCs w:val="24"/>
        </w:rPr>
        <w:t>sampled at the end of the experiment.  For all tiles, we scrubbed a</w:t>
      </w:r>
      <w:r w:rsidR="005B0884">
        <w:rPr>
          <w:rFonts w:ascii="Times New Roman" w:hAnsi="Times New Roman" w:cs="Times New Roman"/>
          <w:sz w:val="24"/>
          <w:szCs w:val="24"/>
        </w:rPr>
        <w:t xml:space="preserve">lgae from each tile, suspended </w:t>
      </w:r>
      <w:r w:rsidR="005446CA">
        <w:rPr>
          <w:rFonts w:ascii="Times New Roman" w:hAnsi="Times New Roman" w:cs="Times New Roman"/>
          <w:sz w:val="24"/>
          <w:szCs w:val="24"/>
        </w:rPr>
        <w:t xml:space="preserve">it </w:t>
      </w:r>
      <w:r w:rsidR="005B0884">
        <w:rPr>
          <w:rFonts w:ascii="Times New Roman" w:hAnsi="Times New Roman" w:cs="Times New Roman"/>
          <w:sz w:val="24"/>
          <w:szCs w:val="24"/>
        </w:rPr>
        <w:t xml:space="preserve">in </w:t>
      </w:r>
      <w:r w:rsidR="0048024A">
        <w:rPr>
          <w:rFonts w:ascii="Times New Roman" w:hAnsi="Times New Roman" w:cs="Times New Roman"/>
          <w:sz w:val="24"/>
          <w:szCs w:val="24"/>
        </w:rPr>
        <w:t xml:space="preserve">60 mL of </w:t>
      </w:r>
      <w:r w:rsidR="005B0884">
        <w:rPr>
          <w:rFonts w:ascii="Times New Roman" w:hAnsi="Times New Roman" w:cs="Times New Roman"/>
          <w:sz w:val="24"/>
          <w:szCs w:val="24"/>
        </w:rPr>
        <w:t xml:space="preserve">water, and filtered </w:t>
      </w:r>
      <w:r w:rsidR="005446CA">
        <w:rPr>
          <w:rFonts w:ascii="Times New Roman" w:hAnsi="Times New Roman" w:cs="Times New Roman"/>
          <w:sz w:val="24"/>
          <w:szCs w:val="24"/>
        </w:rPr>
        <w:t xml:space="preserve">the suspension </w:t>
      </w:r>
      <w:r w:rsidR="005B0884">
        <w:rPr>
          <w:rFonts w:ascii="Times New Roman" w:hAnsi="Times New Roman" w:cs="Times New Roman"/>
          <w:sz w:val="24"/>
          <w:szCs w:val="24"/>
        </w:rPr>
        <w:t>onto a glass fiber filter</w:t>
      </w:r>
      <w:r w:rsidR="00A6404C">
        <w:rPr>
          <w:rFonts w:ascii="Times New Roman" w:hAnsi="Times New Roman" w:cs="Times New Roman"/>
          <w:sz w:val="24"/>
          <w:szCs w:val="24"/>
        </w:rPr>
        <w:t>,</w:t>
      </w:r>
      <w:r w:rsidR="006B47ED">
        <w:rPr>
          <w:rFonts w:ascii="Times New Roman" w:hAnsi="Times New Roman" w:cs="Times New Roman"/>
          <w:sz w:val="24"/>
          <w:szCs w:val="24"/>
        </w:rPr>
        <w:t xml:space="preserve"> </w:t>
      </w:r>
      <w:r w:rsidR="00A6404C">
        <w:rPr>
          <w:rFonts w:ascii="Times New Roman" w:hAnsi="Times New Roman" w:cs="Times New Roman"/>
          <w:sz w:val="24"/>
          <w:szCs w:val="24"/>
        </w:rPr>
        <w:t xml:space="preserve">using </w:t>
      </w:r>
      <w:r w:rsidR="006B47ED">
        <w:rPr>
          <w:rFonts w:ascii="Times New Roman" w:hAnsi="Times New Roman" w:cs="Times New Roman"/>
          <w:sz w:val="24"/>
          <w:szCs w:val="24"/>
        </w:rPr>
        <w:t xml:space="preserve">an electric vacuum pump.  </w:t>
      </w:r>
      <w:r w:rsidR="005B0884">
        <w:rPr>
          <w:rFonts w:ascii="Times New Roman" w:hAnsi="Times New Roman" w:cs="Times New Roman"/>
          <w:sz w:val="24"/>
          <w:szCs w:val="24"/>
        </w:rPr>
        <w:t xml:space="preserve">These </w:t>
      </w:r>
      <w:r w:rsidR="005446CA">
        <w:rPr>
          <w:rFonts w:ascii="Times New Roman" w:hAnsi="Times New Roman" w:cs="Times New Roman"/>
          <w:sz w:val="24"/>
          <w:szCs w:val="24"/>
        </w:rPr>
        <w:t xml:space="preserve">samples </w:t>
      </w:r>
      <w:r w:rsidR="005B0884">
        <w:rPr>
          <w:rFonts w:ascii="Times New Roman" w:hAnsi="Times New Roman" w:cs="Times New Roman"/>
          <w:sz w:val="24"/>
          <w:szCs w:val="24"/>
        </w:rPr>
        <w:t>were frozen immediately, and later processed for AFDM as described above.</w:t>
      </w:r>
      <w:r w:rsidR="00397E20">
        <w:rPr>
          <w:rFonts w:ascii="Times New Roman" w:hAnsi="Times New Roman" w:cs="Times New Roman"/>
          <w:sz w:val="24"/>
          <w:szCs w:val="24"/>
        </w:rPr>
        <w:t xml:space="preserve">  </w:t>
      </w:r>
      <w:proofErr w:type="gramStart"/>
      <w:r w:rsidR="0048024A">
        <w:rPr>
          <w:rFonts w:ascii="Times New Roman" w:hAnsi="Times New Roman" w:cs="Times New Roman"/>
          <w:sz w:val="24"/>
          <w:szCs w:val="24"/>
        </w:rPr>
        <w:t>When less than 60 mL of suspension were filtered, we multiplied the AFDM by the fraction of 60 mL that was filtered.</w:t>
      </w:r>
      <w:proofErr w:type="gramEnd"/>
      <w:r w:rsidR="0048024A">
        <w:rPr>
          <w:rFonts w:ascii="Times New Roman" w:hAnsi="Times New Roman" w:cs="Times New Roman"/>
          <w:sz w:val="24"/>
          <w:szCs w:val="24"/>
        </w:rPr>
        <w:t xml:space="preserve"> </w:t>
      </w:r>
      <w:r w:rsidR="005446CA">
        <w:rPr>
          <w:rFonts w:ascii="Times New Roman" w:hAnsi="Times New Roman" w:cs="Times New Roman"/>
          <w:sz w:val="24"/>
          <w:szCs w:val="24"/>
        </w:rPr>
        <w:t xml:space="preserve"> </w:t>
      </w:r>
    </w:p>
    <w:p w:rsidR="007C74D6" w:rsidRDefault="007C74D6" w:rsidP="007C74D6">
      <w:pPr>
        <w:spacing w:line="480" w:lineRule="auto"/>
        <w:rPr>
          <w:rFonts w:ascii="Times New Roman" w:hAnsi="Times New Roman" w:cs="Times New Roman"/>
          <w:i/>
          <w:sz w:val="24"/>
          <w:szCs w:val="24"/>
        </w:rPr>
      </w:pPr>
    </w:p>
    <w:p w:rsidR="00A6404C" w:rsidRPr="00A6404C" w:rsidRDefault="008F14E5" w:rsidP="00A6404C">
      <w:pPr>
        <w:spacing w:line="480" w:lineRule="auto"/>
        <w:jc w:val="center"/>
        <w:rPr>
          <w:rFonts w:ascii="Times New Roman" w:hAnsi="Times New Roman" w:cs="Times New Roman"/>
          <w:sz w:val="24"/>
          <w:szCs w:val="24"/>
        </w:rPr>
      </w:pPr>
      <w:r w:rsidRPr="00A6404C">
        <w:rPr>
          <w:rFonts w:ascii="Times New Roman" w:hAnsi="Times New Roman" w:cs="Times New Roman"/>
          <w:sz w:val="24"/>
          <w:szCs w:val="24"/>
        </w:rPr>
        <w:t>Analytical methods</w:t>
      </w:r>
    </w:p>
    <w:p w:rsidR="00D1481C" w:rsidRDefault="00A6404C" w:rsidP="007C74D6">
      <w:pPr>
        <w:spacing w:line="480" w:lineRule="auto"/>
        <w:rPr>
          <w:rFonts w:ascii="Times New Roman" w:hAnsi="Times New Roman" w:cs="Times New Roman"/>
          <w:sz w:val="24"/>
          <w:szCs w:val="24"/>
        </w:rPr>
      </w:pPr>
      <w:proofErr w:type="gramStart"/>
      <w:r>
        <w:rPr>
          <w:rFonts w:ascii="Times New Roman" w:hAnsi="Times New Roman" w:cs="Times New Roman"/>
          <w:i/>
          <w:sz w:val="24"/>
          <w:szCs w:val="24"/>
        </w:rPr>
        <w:t>Analysis of field enclosure experiment</w:t>
      </w:r>
      <w:r w:rsidR="008F14E5" w:rsidRPr="008F14E5">
        <w:rPr>
          <w:rFonts w:ascii="Times New Roman" w:hAnsi="Times New Roman" w:cs="Times New Roman"/>
          <w:i/>
          <w:sz w:val="24"/>
          <w:szCs w:val="24"/>
        </w:rPr>
        <w:t>.</w:t>
      </w:r>
      <w:proofErr w:type="gramEnd"/>
      <w:r w:rsidR="008F14E5" w:rsidRPr="008F14E5">
        <w:rPr>
          <w:rFonts w:ascii="Times New Roman" w:hAnsi="Times New Roman" w:cs="Times New Roman"/>
          <w:i/>
          <w:sz w:val="24"/>
          <w:szCs w:val="24"/>
        </w:rPr>
        <w:t xml:space="preserve"> – </w:t>
      </w:r>
      <w:r w:rsidR="008F14E5">
        <w:rPr>
          <w:rFonts w:ascii="Times New Roman" w:hAnsi="Times New Roman" w:cs="Times New Roman"/>
          <w:sz w:val="24"/>
          <w:szCs w:val="24"/>
        </w:rPr>
        <w:t xml:space="preserve">For </w:t>
      </w:r>
      <w:r w:rsidR="00C143D2">
        <w:rPr>
          <w:rFonts w:ascii="Times New Roman" w:hAnsi="Times New Roman" w:cs="Times New Roman"/>
          <w:sz w:val="24"/>
          <w:szCs w:val="24"/>
        </w:rPr>
        <w:t xml:space="preserve">our analysis of field enclosure </w:t>
      </w:r>
      <w:r>
        <w:rPr>
          <w:rFonts w:ascii="Times New Roman" w:hAnsi="Times New Roman" w:cs="Times New Roman"/>
          <w:sz w:val="24"/>
          <w:szCs w:val="24"/>
        </w:rPr>
        <w:t xml:space="preserve">algal abundance </w:t>
      </w:r>
      <w:r w:rsidR="00C143D2">
        <w:rPr>
          <w:rFonts w:ascii="Times New Roman" w:hAnsi="Times New Roman" w:cs="Times New Roman"/>
          <w:sz w:val="24"/>
          <w:szCs w:val="24"/>
        </w:rPr>
        <w:t>data</w:t>
      </w:r>
      <w:r w:rsidR="008F14E5">
        <w:rPr>
          <w:rFonts w:ascii="Times New Roman" w:hAnsi="Times New Roman" w:cs="Times New Roman"/>
          <w:sz w:val="24"/>
          <w:szCs w:val="24"/>
        </w:rPr>
        <w:t xml:space="preserve">, we used two sets of independent variables in alternative analyses.  In </w:t>
      </w:r>
      <w:r>
        <w:rPr>
          <w:rFonts w:ascii="Times New Roman" w:hAnsi="Times New Roman" w:cs="Times New Roman"/>
          <w:sz w:val="24"/>
          <w:szCs w:val="24"/>
        </w:rPr>
        <w:t xml:space="preserve">the first analysis </w:t>
      </w:r>
      <w:r w:rsidR="00C143D2">
        <w:rPr>
          <w:rFonts w:ascii="Times New Roman" w:hAnsi="Times New Roman" w:cs="Times New Roman"/>
          <w:sz w:val="24"/>
          <w:szCs w:val="24"/>
        </w:rPr>
        <w:t xml:space="preserve">the </w:t>
      </w:r>
      <w:r w:rsidR="005B7279">
        <w:rPr>
          <w:rFonts w:ascii="Times New Roman" w:hAnsi="Times New Roman" w:cs="Times New Roman"/>
          <w:sz w:val="24"/>
          <w:szCs w:val="24"/>
        </w:rPr>
        <w:t xml:space="preserve">two </w:t>
      </w:r>
      <w:r w:rsidR="00C143D2">
        <w:rPr>
          <w:rFonts w:ascii="Times New Roman" w:hAnsi="Times New Roman" w:cs="Times New Roman"/>
          <w:sz w:val="24"/>
          <w:szCs w:val="24"/>
        </w:rPr>
        <w:t xml:space="preserve">independent variables were </w:t>
      </w:r>
      <w:r w:rsidR="00D1481C">
        <w:rPr>
          <w:rFonts w:ascii="Times New Roman" w:hAnsi="Times New Roman" w:cs="Times New Roman"/>
          <w:sz w:val="24"/>
          <w:szCs w:val="24"/>
        </w:rPr>
        <w:t xml:space="preserve">the categorical variables </w:t>
      </w:r>
      <w:r w:rsidR="00C143D2">
        <w:rPr>
          <w:rFonts w:ascii="Times New Roman" w:hAnsi="Times New Roman" w:cs="Times New Roman"/>
          <w:sz w:val="24"/>
          <w:szCs w:val="24"/>
        </w:rPr>
        <w:t>mayfly density</w:t>
      </w:r>
      <w:r w:rsidR="005B7279">
        <w:rPr>
          <w:rFonts w:ascii="Times New Roman" w:hAnsi="Times New Roman" w:cs="Times New Roman"/>
          <w:sz w:val="24"/>
          <w:szCs w:val="24"/>
        </w:rPr>
        <w:t xml:space="preserve"> and</w:t>
      </w:r>
      <w:r w:rsidR="00C143D2">
        <w:rPr>
          <w:rFonts w:ascii="Times New Roman" w:hAnsi="Times New Roman" w:cs="Times New Roman"/>
          <w:sz w:val="24"/>
          <w:szCs w:val="24"/>
        </w:rPr>
        <w:t xml:space="preserve"> tadpole density</w:t>
      </w:r>
      <w:r w:rsidR="005B7279">
        <w:rPr>
          <w:rFonts w:ascii="Times New Roman" w:hAnsi="Times New Roman" w:cs="Times New Roman"/>
          <w:sz w:val="24"/>
          <w:szCs w:val="24"/>
        </w:rPr>
        <w:t xml:space="preserve">, with </w:t>
      </w:r>
      <w:r w:rsidR="00D1481C">
        <w:rPr>
          <w:rFonts w:ascii="Times New Roman" w:hAnsi="Times New Roman" w:cs="Times New Roman"/>
          <w:sz w:val="24"/>
          <w:szCs w:val="24"/>
        </w:rPr>
        <w:t xml:space="preserve">four </w:t>
      </w:r>
      <w:r w:rsidR="005B7279">
        <w:rPr>
          <w:rFonts w:ascii="Times New Roman" w:hAnsi="Times New Roman" w:cs="Times New Roman"/>
          <w:sz w:val="24"/>
          <w:szCs w:val="24"/>
        </w:rPr>
        <w:t>levels for each density treatment of eac</w:t>
      </w:r>
      <w:r w:rsidR="00ED293A">
        <w:rPr>
          <w:rFonts w:ascii="Times New Roman" w:hAnsi="Times New Roman" w:cs="Times New Roman"/>
          <w:sz w:val="24"/>
          <w:szCs w:val="24"/>
        </w:rPr>
        <w:t xml:space="preserve">h consumer.  We also included </w:t>
      </w:r>
      <w:r w:rsidR="005B7279">
        <w:rPr>
          <w:rFonts w:ascii="Times New Roman" w:hAnsi="Times New Roman" w:cs="Times New Roman"/>
          <w:sz w:val="24"/>
          <w:szCs w:val="24"/>
        </w:rPr>
        <w:t>categorical covariate</w:t>
      </w:r>
      <w:r w:rsidR="00ED293A">
        <w:rPr>
          <w:rFonts w:ascii="Times New Roman" w:hAnsi="Times New Roman" w:cs="Times New Roman"/>
          <w:sz w:val="24"/>
          <w:szCs w:val="24"/>
        </w:rPr>
        <w:t>s</w:t>
      </w:r>
      <w:r w:rsidR="005B7279">
        <w:rPr>
          <w:rFonts w:ascii="Times New Roman" w:hAnsi="Times New Roman" w:cs="Times New Roman"/>
          <w:sz w:val="24"/>
          <w:szCs w:val="24"/>
        </w:rPr>
        <w:t xml:space="preserve"> for </w:t>
      </w:r>
      <w:r w:rsidR="00ED293A">
        <w:rPr>
          <w:rFonts w:ascii="Times New Roman" w:hAnsi="Times New Roman" w:cs="Times New Roman"/>
          <w:sz w:val="24"/>
          <w:szCs w:val="24"/>
        </w:rPr>
        <w:t xml:space="preserve">experimental block, with three levels, and for </w:t>
      </w:r>
      <w:r w:rsidR="005B7279">
        <w:rPr>
          <w:rFonts w:ascii="Times New Roman" w:hAnsi="Times New Roman" w:cs="Times New Roman"/>
          <w:sz w:val="24"/>
          <w:szCs w:val="24"/>
        </w:rPr>
        <w:t xml:space="preserve">lake, with two levels (LeConte and Spur).  </w:t>
      </w:r>
      <w:r w:rsidR="00ED293A">
        <w:rPr>
          <w:rFonts w:ascii="Times New Roman" w:hAnsi="Times New Roman" w:cs="Times New Roman"/>
          <w:sz w:val="24"/>
          <w:szCs w:val="24"/>
        </w:rPr>
        <w:t>The lake</w:t>
      </w:r>
      <w:r w:rsidR="005B7279">
        <w:rPr>
          <w:rFonts w:ascii="Times New Roman" w:hAnsi="Times New Roman" w:cs="Times New Roman"/>
          <w:sz w:val="24"/>
          <w:szCs w:val="24"/>
        </w:rPr>
        <w:t xml:space="preserve"> covariate account</w:t>
      </w:r>
      <w:r w:rsidR="0088064A">
        <w:rPr>
          <w:rFonts w:ascii="Times New Roman" w:hAnsi="Times New Roman" w:cs="Times New Roman"/>
          <w:sz w:val="24"/>
          <w:szCs w:val="24"/>
        </w:rPr>
        <w:t>ed</w:t>
      </w:r>
      <w:r w:rsidR="005B7279">
        <w:rPr>
          <w:rFonts w:ascii="Times New Roman" w:hAnsi="Times New Roman" w:cs="Times New Roman"/>
          <w:sz w:val="24"/>
          <w:szCs w:val="24"/>
        </w:rPr>
        <w:t xml:space="preserve"> for differences between lakes such as elevation, </w:t>
      </w:r>
      <w:r w:rsidR="005B7279">
        <w:rPr>
          <w:rFonts w:ascii="Times New Roman" w:hAnsi="Times New Roman" w:cs="Times New Roman"/>
          <w:sz w:val="24"/>
          <w:szCs w:val="24"/>
        </w:rPr>
        <w:lastRenderedPageBreak/>
        <w:t xml:space="preserve">temperature, or size.  We also included </w:t>
      </w:r>
      <w:r w:rsidR="00D1481C">
        <w:rPr>
          <w:rFonts w:ascii="Times New Roman" w:hAnsi="Times New Roman" w:cs="Times New Roman"/>
          <w:sz w:val="24"/>
          <w:szCs w:val="24"/>
        </w:rPr>
        <w:t xml:space="preserve">continuous </w:t>
      </w:r>
      <w:r w:rsidR="005B7279">
        <w:rPr>
          <w:rFonts w:ascii="Times New Roman" w:hAnsi="Times New Roman" w:cs="Times New Roman"/>
          <w:sz w:val="24"/>
          <w:szCs w:val="24"/>
        </w:rPr>
        <w:t xml:space="preserve">covariates for </w:t>
      </w:r>
      <w:r>
        <w:rPr>
          <w:rFonts w:ascii="Times New Roman" w:hAnsi="Times New Roman" w:cs="Times New Roman"/>
          <w:sz w:val="24"/>
          <w:szCs w:val="24"/>
        </w:rPr>
        <w:t xml:space="preserve">duration of </w:t>
      </w:r>
      <w:r w:rsidR="00ED293A">
        <w:rPr>
          <w:rFonts w:ascii="Times New Roman" w:hAnsi="Times New Roman" w:cs="Times New Roman"/>
          <w:sz w:val="24"/>
          <w:szCs w:val="24"/>
        </w:rPr>
        <w:t>experimental block</w:t>
      </w:r>
      <w:r>
        <w:rPr>
          <w:rFonts w:ascii="Times New Roman" w:hAnsi="Times New Roman" w:cs="Times New Roman"/>
          <w:sz w:val="24"/>
          <w:szCs w:val="24"/>
        </w:rPr>
        <w:t xml:space="preserve"> (days)</w:t>
      </w:r>
      <w:r w:rsidR="008F14E5">
        <w:rPr>
          <w:rFonts w:ascii="Times New Roman" w:hAnsi="Times New Roman" w:cs="Times New Roman"/>
          <w:sz w:val="24"/>
          <w:szCs w:val="24"/>
        </w:rPr>
        <w:t xml:space="preserve">, </w:t>
      </w:r>
      <w:r w:rsidR="0088064A">
        <w:rPr>
          <w:rFonts w:ascii="Times New Roman" w:hAnsi="Times New Roman" w:cs="Times New Roman"/>
          <w:sz w:val="24"/>
          <w:szCs w:val="24"/>
        </w:rPr>
        <w:t>solar radiation</w:t>
      </w:r>
      <w:r w:rsidR="008F14E5">
        <w:rPr>
          <w:rFonts w:ascii="Times New Roman" w:hAnsi="Times New Roman" w:cs="Times New Roman"/>
          <w:sz w:val="24"/>
          <w:szCs w:val="24"/>
        </w:rPr>
        <w:t xml:space="preserve"> within </w:t>
      </w:r>
      <w:r w:rsidR="0088064A">
        <w:rPr>
          <w:rFonts w:ascii="Times New Roman" w:hAnsi="Times New Roman" w:cs="Times New Roman"/>
          <w:sz w:val="24"/>
          <w:szCs w:val="24"/>
        </w:rPr>
        <w:t>enclosures</w:t>
      </w:r>
      <w:r w:rsidR="008F14E5">
        <w:rPr>
          <w:rFonts w:ascii="Times New Roman" w:hAnsi="Times New Roman" w:cs="Times New Roman"/>
          <w:sz w:val="24"/>
          <w:szCs w:val="24"/>
        </w:rPr>
        <w:t xml:space="preserve">, </w:t>
      </w:r>
      <w:r w:rsidR="00D1481C">
        <w:rPr>
          <w:rFonts w:ascii="Times New Roman" w:hAnsi="Times New Roman" w:cs="Times New Roman"/>
          <w:sz w:val="24"/>
          <w:szCs w:val="24"/>
        </w:rPr>
        <w:t>and substrate</w:t>
      </w:r>
      <w:r w:rsidR="0088064A">
        <w:rPr>
          <w:rFonts w:ascii="Times New Roman" w:hAnsi="Times New Roman" w:cs="Times New Roman"/>
          <w:sz w:val="24"/>
          <w:szCs w:val="24"/>
        </w:rPr>
        <w:t>s</w:t>
      </w:r>
      <w:r w:rsidR="00D1481C">
        <w:rPr>
          <w:rFonts w:ascii="Times New Roman" w:hAnsi="Times New Roman" w:cs="Times New Roman"/>
          <w:sz w:val="24"/>
          <w:szCs w:val="24"/>
        </w:rPr>
        <w:t xml:space="preserve"> beneath enclosure</w:t>
      </w:r>
      <w:r w:rsidR="0088064A">
        <w:rPr>
          <w:rFonts w:ascii="Times New Roman" w:hAnsi="Times New Roman" w:cs="Times New Roman"/>
          <w:sz w:val="24"/>
          <w:szCs w:val="24"/>
        </w:rPr>
        <w:t>s</w:t>
      </w:r>
      <w:r w:rsidR="00D1481C">
        <w:rPr>
          <w:rFonts w:ascii="Times New Roman" w:hAnsi="Times New Roman" w:cs="Times New Roman"/>
          <w:sz w:val="24"/>
          <w:szCs w:val="24"/>
        </w:rPr>
        <w:t xml:space="preserve">.  </w:t>
      </w:r>
    </w:p>
    <w:p w:rsidR="00C80538" w:rsidRDefault="00D1481C" w:rsidP="00C8053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Alternatively, instead of using the categorical variables for mayfly and tadpole density, we used </w:t>
      </w:r>
      <w:r w:rsidR="00742CFF">
        <w:rPr>
          <w:rFonts w:ascii="Times New Roman" w:hAnsi="Times New Roman" w:cs="Times New Roman"/>
          <w:sz w:val="24"/>
          <w:szCs w:val="24"/>
        </w:rPr>
        <w:t xml:space="preserve">total </w:t>
      </w:r>
      <w:r w:rsidR="00A6404C">
        <w:rPr>
          <w:rFonts w:ascii="Times New Roman" w:hAnsi="Times New Roman" w:cs="Times New Roman"/>
          <w:sz w:val="24"/>
          <w:szCs w:val="24"/>
        </w:rPr>
        <w:t>biomass</w:t>
      </w:r>
      <w:r>
        <w:rPr>
          <w:rFonts w:ascii="Times New Roman" w:hAnsi="Times New Roman" w:cs="Times New Roman"/>
          <w:sz w:val="24"/>
          <w:szCs w:val="24"/>
        </w:rPr>
        <w:t xml:space="preserve"> estimated for </w:t>
      </w:r>
      <w:r w:rsidR="00742CFF">
        <w:rPr>
          <w:rFonts w:ascii="Times New Roman" w:hAnsi="Times New Roman" w:cs="Times New Roman"/>
          <w:sz w:val="24"/>
          <w:szCs w:val="24"/>
        </w:rPr>
        <w:t xml:space="preserve">each consumer </w:t>
      </w:r>
      <w:r>
        <w:rPr>
          <w:rFonts w:ascii="Times New Roman" w:hAnsi="Times New Roman" w:cs="Times New Roman"/>
          <w:sz w:val="24"/>
          <w:szCs w:val="24"/>
        </w:rPr>
        <w:t xml:space="preserve">within each enclosure.  For mayflies, </w:t>
      </w:r>
      <w:r w:rsidR="00A313BC">
        <w:rPr>
          <w:rFonts w:ascii="Times New Roman" w:hAnsi="Times New Roman" w:cs="Times New Roman"/>
          <w:sz w:val="24"/>
          <w:szCs w:val="24"/>
        </w:rPr>
        <w:t xml:space="preserve">per-enclosure </w:t>
      </w:r>
      <w:r>
        <w:rPr>
          <w:rFonts w:ascii="Times New Roman" w:hAnsi="Times New Roman" w:cs="Times New Roman"/>
          <w:sz w:val="24"/>
          <w:szCs w:val="24"/>
        </w:rPr>
        <w:t xml:space="preserve">AFDM was </w:t>
      </w:r>
      <w:r w:rsidR="00A6404C">
        <w:rPr>
          <w:rFonts w:ascii="Times New Roman" w:hAnsi="Times New Roman" w:cs="Times New Roman"/>
          <w:sz w:val="24"/>
          <w:szCs w:val="24"/>
        </w:rPr>
        <w:t xml:space="preserve">the sum of </w:t>
      </w:r>
      <w:r>
        <w:rPr>
          <w:rFonts w:ascii="Times New Roman" w:hAnsi="Times New Roman" w:cs="Times New Roman"/>
          <w:sz w:val="24"/>
          <w:szCs w:val="24"/>
        </w:rPr>
        <w:t xml:space="preserve">estimated </w:t>
      </w:r>
      <w:r w:rsidR="00A6404C">
        <w:rPr>
          <w:rFonts w:ascii="Times New Roman" w:hAnsi="Times New Roman" w:cs="Times New Roman"/>
          <w:sz w:val="24"/>
          <w:szCs w:val="24"/>
        </w:rPr>
        <w:t xml:space="preserve">individual AFDM calculated from </w:t>
      </w:r>
      <w:r w:rsidR="00A313BC">
        <w:rPr>
          <w:rFonts w:ascii="Times New Roman" w:hAnsi="Times New Roman" w:cs="Times New Roman"/>
          <w:sz w:val="24"/>
          <w:szCs w:val="24"/>
        </w:rPr>
        <w:t xml:space="preserve">the </w:t>
      </w:r>
      <w:r w:rsidR="00A6404C">
        <w:rPr>
          <w:rFonts w:ascii="Times New Roman" w:hAnsi="Times New Roman" w:cs="Times New Roman"/>
          <w:sz w:val="24"/>
          <w:szCs w:val="24"/>
        </w:rPr>
        <w:t xml:space="preserve">lengths of mayflies and the </w:t>
      </w:r>
      <w:r>
        <w:rPr>
          <w:rFonts w:ascii="Times New Roman" w:hAnsi="Times New Roman" w:cs="Times New Roman"/>
          <w:sz w:val="24"/>
          <w:szCs w:val="24"/>
        </w:rPr>
        <w:t>length-mass regression rel</w:t>
      </w:r>
      <w:r w:rsidR="00A313BC">
        <w:rPr>
          <w:rFonts w:ascii="Times New Roman" w:hAnsi="Times New Roman" w:cs="Times New Roman"/>
          <w:sz w:val="24"/>
          <w:szCs w:val="24"/>
        </w:rPr>
        <w:t xml:space="preserve">ationship.  </w:t>
      </w:r>
      <w:r w:rsidR="00742CFF">
        <w:rPr>
          <w:rFonts w:ascii="Times New Roman" w:hAnsi="Times New Roman" w:cs="Times New Roman"/>
          <w:sz w:val="24"/>
          <w:szCs w:val="24"/>
        </w:rPr>
        <w:t>For tad</w:t>
      </w:r>
      <w:r w:rsidR="0088064A">
        <w:rPr>
          <w:rFonts w:ascii="Times New Roman" w:hAnsi="Times New Roman" w:cs="Times New Roman"/>
          <w:sz w:val="24"/>
          <w:szCs w:val="24"/>
        </w:rPr>
        <w:t xml:space="preserve">poles, </w:t>
      </w:r>
      <w:r w:rsidR="001C46BA">
        <w:rPr>
          <w:rFonts w:ascii="Times New Roman" w:hAnsi="Times New Roman" w:cs="Times New Roman"/>
          <w:sz w:val="24"/>
          <w:szCs w:val="24"/>
        </w:rPr>
        <w:t>per-enclosure total AFDM was based on the</w:t>
      </w:r>
      <w:r w:rsidR="0088064A">
        <w:rPr>
          <w:rFonts w:ascii="Times New Roman" w:hAnsi="Times New Roman" w:cs="Times New Roman"/>
          <w:sz w:val="24"/>
          <w:szCs w:val="24"/>
        </w:rPr>
        <w:t xml:space="preserve"> </w:t>
      </w:r>
      <w:proofErr w:type="spellStart"/>
      <w:r w:rsidR="0088064A">
        <w:rPr>
          <w:rFonts w:ascii="Times New Roman" w:hAnsi="Times New Roman" w:cs="Times New Roman"/>
          <w:sz w:val="24"/>
          <w:szCs w:val="24"/>
        </w:rPr>
        <w:t>Gosner</w:t>
      </w:r>
      <w:proofErr w:type="spellEnd"/>
      <w:r w:rsidR="0088064A">
        <w:rPr>
          <w:rFonts w:ascii="Times New Roman" w:hAnsi="Times New Roman" w:cs="Times New Roman"/>
          <w:sz w:val="24"/>
          <w:szCs w:val="24"/>
        </w:rPr>
        <w:t xml:space="preserve"> stage-</w:t>
      </w:r>
      <w:r w:rsidR="00742CFF">
        <w:rPr>
          <w:rFonts w:ascii="Times New Roman" w:hAnsi="Times New Roman" w:cs="Times New Roman"/>
          <w:sz w:val="24"/>
          <w:szCs w:val="24"/>
        </w:rPr>
        <w:t>mass</w:t>
      </w:r>
      <w:r w:rsidR="0088064A">
        <w:rPr>
          <w:rFonts w:ascii="Times New Roman" w:hAnsi="Times New Roman" w:cs="Times New Roman"/>
          <w:sz w:val="24"/>
          <w:szCs w:val="24"/>
        </w:rPr>
        <w:t xml:space="preserve"> </w:t>
      </w:r>
      <w:r w:rsidR="00742CFF">
        <w:rPr>
          <w:rFonts w:ascii="Times New Roman" w:hAnsi="Times New Roman" w:cs="Times New Roman"/>
          <w:sz w:val="24"/>
          <w:szCs w:val="24"/>
        </w:rPr>
        <w:t xml:space="preserve">relationship </w:t>
      </w:r>
      <w:r w:rsidR="001C46BA">
        <w:rPr>
          <w:rFonts w:ascii="Times New Roman" w:hAnsi="Times New Roman" w:cs="Times New Roman"/>
          <w:sz w:val="24"/>
          <w:szCs w:val="24"/>
        </w:rPr>
        <w:t xml:space="preserve">and </w:t>
      </w:r>
      <w:r w:rsidR="00742CFF">
        <w:rPr>
          <w:rFonts w:ascii="Times New Roman" w:hAnsi="Times New Roman" w:cs="Times New Roman"/>
          <w:sz w:val="24"/>
          <w:szCs w:val="24"/>
        </w:rPr>
        <w:t xml:space="preserve">stages we observed for each tadpole.  These </w:t>
      </w:r>
      <w:r w:rsidR="001C46BA">
        <w:rPr>
          <w:rFonts w:ascii="Times New Roman" w:hAnsi="Times New Roman" w:cs="Times New Roman"/>
          <w:sz w:val="24"/>
          <w:szCs w:val="24"/>
        </w:rPr>
        <w:t xml:space="preserve">consumer </w:t>
      </w:r>
      <w:r w:rsidR="00742CFF">
        <w:rPr>
          <w:rFonts w:ascii="Times New Roman" w:hAnsi="Times New Roman" w:cs="Times New Roman"/>
          <w:sz w:val="24"/>
          <w:szCs w:val="24"/>
        </w:rPr>
        <w:t xml:space="preserve">biomasses were used as continuous independent variables in our </w:t>
      </w:r>
      <w:r w:rsidR="001C46BA">
        <w:rPr>
          <w:rFonts w:ascii="Times New Roman" w:hAnsi="Times New Roman" w:cs="Times New Roman"/>
          <w:sz w:val="24"/>
          <w:szCs w:val="24"/>
        </w:rPr>
        <w:t xml:space="preserve">second </w:t>
      </w:r>
      <w:r w:rsidR="00742CFF">
        <w:rPr>
          <w:rFonts w:ascii="Times New Roman" w:hAnsi="Times New Roman" w:cs="Times New Roman"/>
          <w:sz w:val="24"/>
          <w:szCs w:val="24"/>
        </w:rPr>
        <w:t>analyses, with the same covariates described above.</w:t>
      </w:r>
    </w:p>
    <w:p w:rsidR="001B0C2B" w:rsidRDefault="00041F0F" w:rsidP="00C8053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Our response variable of interest </w:t>
      </w:r>
      <w:r w:rsidR="00DA0ABC">
        <w:rPr>
          <w:rFonts w:ascii="Times New Roman" w:hAnsi="Times New Roman" w:cs="Times New Roman"/>
          <w:sz w:val="24"/>
          <w:szCs w:val="24"/>
        </w:rPr>
        <w:t>was</w:t>
      </w:r>
      <w:r w:rsidR="008E0C7C">
        <w:rPr>
          <w:rFonts w:ascii="Times New Roman" w:hAnsi="Times New Roman" w:cs="Times New Roman"/>
          <w:sz w:val="24"/>
          <w:szCs w:val="24"/>
        </w:rPr>
        <w:t xml:space="preserve"> algal abundance (</w:t>
      </w:r>
      <w:r w:rsidR="003C2950">
        <w:rPr>
          <w:rFonts w:ascii="Times New Roman" w:hAnsi="Times New Roman" w:cs="Times New Roman"/>
          <w:sz w:val="24"/>
          <w:szCs w:val="24"/>
        </w:rPr>
        <w:t>a</w:t>
      </w:r>
      <w:r w:rsidR="00C80538" w:rsidRPr="00C80538">
        <w:rPr>
          <w:rFonts w:ascii="Times New Roman" w:hAnsi="Times New Roman" w:cs="Times New Roman"/>
          <w:sz w:val="24"/>
          <w:szCs w:val="24"/>
        </w:rPr>
        <w:t>lgae AFDM</w:t>
      </w:r>
      <w:r w:rsidR="003C2950">
        <w:rPr>
          <w:rFonts w:ascii="Times New Roman" w:hAnsi="Times New Roman" w:cs="Times New Roman"/>
          <w:sz w:val="24"/>
          <w:szCs w:val="24"/>
        </w:rPr>
        <w:t xml:space="preserve"> </w:t>
      </w:r>
      <w:r w:rsidR="00C80538" w:rsidRPr="003C2950">
        <w:rPr>
          <w:rFonts w:ascii="Times New Roman" w:hAnsi="Times New Roman" w:cs="Times New Roman"/>
          <w:sz w:val="24"/>
          <w:szCs w:val="24"/>
        </w:rPr>
        <w:t>m</w:t>
      </w:r>
      <w:r w:rsidR="003C2950">
        <w:rPr>
          <w:rFonts w:ascii="Times New Roman" w:hAnsi="Times New Roman" w:cs="Times New Roman"/>
          <w:sz w:val="24"/>
          <w:szCs w:val="24"/>
          <w:vertAlign w:val="superscript"/>
        </w:rPr>
        <w:t>-</w:t>
      </w:r>
      <w:r w:rsidR="00C80538" w:rsidRPr="003C2950">
        <w:rPr>
          <w:rFonts w:ascii="Times New Roman" w:hAnsi="Times New Roman" w:cs="Times New Roman"/>
          <w:sz w:val="24"/>
          <w:szCs w:val="24"/>
          <w:vertAlign w:val="superscript"/>
        </w:rPr>
        <w:t>2</w:t>
      </w:r>
      <w:r w:rsidR="008E0C7C" w:rsidRPr="008E0C7C">
        <w:rPr>
          <w:rFonts w:ascii="Times New Roman" w:hAnsi="Times New Roman" w:cs="Times New Roman"/>
          <w:sz w:val="24"/>
          <w:szCs w:val="24"/>
        </w:rPr>
        <w:t>)</w:t>
      </w:r>
      <w:r w:rsidR="001C46BA">
        <w:rPr>
          <w:rFonts w:ascii="Times New Roman" w:hAnsi="Times New Roman" w:cs="Times New Roman"/>
          <w:sz w:val="24"/>
          <w:szCs w:val="24"/>
        </w:rPr>
        <w:t>, measured at the conclusion of each block</w:t>
      </w:r>
      <w:r w:rsidR="004822B8">
        <w:rPr>
          <w:rFonts w:ascii="Times New Roman" w:hAnsi="Times New Roman" w:cs="Times New Roman"/>
          <w:sz w:val="24"/>
          <w:szCs w:val="24"/>
        </w:rPr>
        <w:t>.  W</w:t>
      </w:r>
      <w:r w:rsidR="0088064A">
        <w:rPr>
          <w:rFonts w:ascii="Times New Roman" w:hAnsi="Times New Roman" w:cs="Times New Roman"/>
          <w:sz w:val="24"/>
          <w:szCs w:val="24"/>
        </w:rPr>
        <w:t>e used linear mixed effects models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"Zuur", "given" : "A. F.", "non-dropping-particle" : "", "parse-names" : false, "suffix" : "" }, { "dropping-particle" : "", "family" : "Ieno", "given" : "E. N.", "non-dropping-particle" : "", "parse-names" : false, "suffix" : "" }, { "dropping-particle" : "", "family" : "Walker", "given" : "N. J.", "non-dropping-particle" : "", "parse-names" : false, "suffix" : "" }, { "dropping-particle" : "", "family" : "Saveliev", "given" : "A. A.", "non-dropping-particle" : "", "parse-names" : false, "suffix" : "" }, { "dropping-particle" : "", "family" : "Smith", "given" : "G. M.", "non-dropping-particle" : "", "parse-names" : false, "suffix" : "" } ], "id" : "ITEM-1", "issued" : { "date-parts" : [ [ "2009" ] ] }, "publisher" : "Springer", "title" : "Mixed effects models and extensions in ecology with R", "type" : "book" }, "uris" : [ "http://www.mendeley.com/documents/?uuid=ec7dc72a-5816-4def-99aa-13a6c542b1d8" ] } ], "mendeley" : { "previouslyFormattedCitation" : "(Zuur et al. 2009)" }, "properties" : { "noteIndex" : 0 }, "schema" : "https://github.com/citation-style-language/schema/raw/master/csl-citation.json" }</w:instrText>
      </w:r>
      <w:r>
        <w:rPr>
          <w:rFonts w:ascii="Times New Roman" w:hAnsi="Times New Roman" w:cs="Times New Roman"/>
          <w:sz w:val="24"/>
          <w:szCs w:val="24"/>
        </w:rPr>
        <w:fldChar w:fldCharType="separate"/>
      </w:r>
      <w:r w:rsidRPr="00041F0F">
        <w:rPr>
          <w:rFonts w:ascii="Times New Roman" w:hAnsi="Times New Roman" w:cs="Times New Roman"/>
          <w:noProof/>
          <w:sz w:val="24"/>
          <w:szCs w:val="24"/>
        </w:rPr>
        <w:t>(Zuur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to test the effect of consumer density and consumer biomass on algal </w:t>
      </w:r>
      <w:r w:rsidR="00ED293A">
        <w:rPr>
          <w:rFonts w:ascii="Times New Roman" w:hAnsi="Times New Roman" w:cs="Times New Roman"/>
          <w:sz w:val="24"/>
          <w:szCs w:val="24"/>
        </w:rPr>
        <w:t>biomass</w:t>
      </w:r>
      <w:r w:rsidR="0080453E">
        <w:rPr>
          <w:rFonts w:ascii="Times New Roman" w:hAnsi="Times New Roman" w:cs="Times New Roman"/>
          <w:sz w:val="24"/>
          <w:szCs w:val="24"/>
        </w:rPr>
        <w:t xml:space="preserve">, with </w:t>
      </w:r>
      <w:r w:rsidR="00220CAA">
        <w:rPr>
          <w:rFonts w:ascii="Times New Roman" w:hAnsi="Times New Roman" w:cs="Times New Roman"/>
          <w:sz w:val="24"/>
          <w:szCs w:val="24"/>
        </w:rPr>
        <w:t xml:space="preserve">the </w:t>
      </w:r>
      <w:r w:rsidR="0080453E">
        <w:rPr>
          <w:rFonts w:ascii="Times New Roman" w:hAnsi="Times New Roman" w:cs="Times New Roman"/>
          <w:sz w:val="24"/>
          <w:szCs w:val="24"/>
        </w:rPr>
        <w:t>response variable algal abundance, predictor variables tadpole and mayfly abundance or biomass, and covariates siltiness, radiation,</w:t>
      </w:r>
      <w:r w:rsidR="00ED293A">
        <w:rPr>
          <w:rFonts w:ascii="Times New Roman" w:hAnsi="Times New Roman" w:cs="Times New Roman"/>
          <w:sz w:val="24"/>
          <w:szCs w:val="24"/>
        </w:rPr>
        <w:t xml:space="preserve"> </w:t>
      </w:r>
      <w:r w:rsidR="00220CAA">
        <w:rPr>
          <w:rFonts w:ascii="Times New Roman" w:hAnsi="Times New Roman" w:cs="Times New Roman"/>
          <w:sz w:val="24"/>
          <w:szCs w:val="24"/>
        </w:rPr>
        <w:t>duration of</w:t>
      </w:r>
      <w:r w:rsidR="00ED293A">
        <w:rPr>
          <w:rFonts w:ascii="Times New Roman" w:hAnsi="Times New Roman" w:cs="Times New Roman"/>
          <w:sz w:val="24"/>
          <w:szCs w:val="24"/>
        </w:rPr>
        <w:t xml:space="preserve"> block,</w:t>
      </w:r>
      <w:r w:rsidR="0080453E">
        <w:rPr>
          <w:rFonts w:ascii="Times New Roman" w:hAnsi="Times New Roman" w:cs="Times New Roman"/>
          <w:sz w:val="24"/>
          <w:szCs w:val="24"/>
        </w:rPr>
        <w:t xml:space="preserve"> lake, and block</w:t>
      </w:r>
      <w:r w:rsidR="0088064A">
        <w:rPr>
          <w:rFonts w:ascii="Times New Roman" w:hAnsi="Times New Roman" w:cs="Times New Roman"/>
          <w:sz w:val="24"/>
          <w:szCs w:val="24"/>
        </w:rPr>
        <w:t>.</w:t>
      </w:r>
      <w:r w:rsidR="00421714">
        <w:rPr>
          <w:rFonts w:ascii="Times New Roman" w:hAnsi="Times New Roman" w:cs="Times New Roman"/>
          <w:sz w:val="24"/>
          <w:szCs w:val="24"/>
        </w:rPr>
        <w:t xml:space="preserve">  We included an interaction term between consumers, because of the potential for tadpoles to either facilitate or interfere with mayfly grazing.  </w:t>
      </w:r>
      <w:r w:rsidR="00C30B14">
        <w:rPr>
          <w:rFonts w:ascii="Times New Roman" w:hAnsi="Times New Roman" w:cs="Times New Roman"/>
          <w:sz w:val="24"/>
          <w:szCs w:val="24"/>
        </w:rPr>
        <w:t>To meet the assumption of normality of residuals (</w:t>
      </w:r>
      <w:proofErr w:type="spellStart"/>
      <w:r w:rsidR="00C30B14">
        <w:rPr>
          <w:rFonts w:ascii="Times New Roman" w:hAnsi="Times New Roman" w:cs="Times New Roman"/>
          <w:sz w:val="24"/>
          <w:szCs w:val="24"/>
        </w:rPr>
        <w:t>Zuur</w:t>
      </w:r>
      <w:proofErr w:type="spellEnd"/>
      <w:r w:rsidR="00C30B14">
        <w:rPr>
          <w:rFonts w:ascii="Times New Roman" w:hAnsi="Times New Roman" w:cs="Times New Roman"/>
          <w:sz w:val="24"/>
          <w:szCs w:val="24"/>
        </w:rPr>
        <w:t xml:space="preserve"> et al. 2009), we</w:t>
      </w:r>
      <w:r w:rsidR="00386F7D">
        <w:rPr>
          <w:rFonts w:ascii="Times New Roman" w:hAnsi="Times New Roman" w:cs="Times New Roman"/>
          <w:sz w:val="24"/>
          <w:szCs w:val="24"/>
        </w:rPr>
        <w:t xml:space="preserve"> log </w:t>
      </w:r>
      <w:r w:rsidR="00C30B14">
        <w:rPr>
          <w:rFonts w:ascii="Times New Roman" w:hAnsi="Times New Roman" w:cs="Times New Roman"/>
          <w:sz w:val="24"/>
          <w:szCs w:val="24"/>
        </w:rPr>
        <w:t xml:space="preserve">transformed </w:t>
      </w:r>
      <w:r w:rsidR="00386F7D">
        <w:rPr>
          <w:rFonts w:ascii="Times New Roman" w:hAnsi="Times New Roman" w:cs="Times New Roman"/>
          <w:sz w:val="24"/>
          <w:szCs w:val="24"/>
        </w:rPr>
        <w:t xml:space="preserve">algal </w:t>
      </w:r>
      <w:r w:rsidR="00ED293A">
        <w:rPr>
          <w:rFonts w:ascii="Times New Roman" w:hAnsi="Times New Roman" w:cs="Times New Roman"/>
          <w:sz w:val="24"/>
          <w:szCs w:val="24"/>
        </w:rPr>
        <w:t>biomass</w:t>
      </w:r>
      <w:r w:rsidR="00386F7D">
        <w:rPr>
          <w:rFonts w:ascii="Times New Roman" w:hAnsi="Times New Roman" w:cs="Times New Roman"/>
          <w:sz w:val="24"/>
          <w:szCs w:val="24"/>
        </w:rPr>
        <w:t>.  We compared models that included random intercepts (for block and for lake), random slopes for consumer effects in different lakes, and allowed variance to differ among experimental blocks, lakes, and levels of mayfly and tadpole density (</w:t>
      </w:r>
      <w:proofErr w:type="spellStart"/>
      <w:r w:rsidR="00386F7D">
        <w:rPr>
          <w:rFonts w:ascii="Times New Roman" w:hAnsi="Times New Roman" w:cs="Times New Roman"/>
          <w:sz w:val="24"/>
          <w:szCs w:val="24"/>
        </w:rPr>
        <w:t>Zuur</w:t>
      </w:r>
      <w:proofErr w:type="spellEnd"/>
      <w:r w:rsidR="00386F7D">
        <w:rPr>
          <w:rFonts w:ascii="Times New Roman" w:hAnsi="Times New Roman" w:cs="Times New Roman"/>
          <w:sz w:val="24"/>
          <w:szCs w:val="24"/>
        </w:rPr>
        <w:t xml:space="preserve"> et al. 2009).</w:t>
      </w:r>
      <w:r w:rsidR="001B0C2B">
        <w:rPr>
          <w:rFonts w:ascii="Times New Roman" w:hAnsi="Times New Roman" w:cs="Times New Roman"/>
          <w:sz w:val="24"/>
          <w:szCs w:val="24"/>
        </w:rPr>
        <w:t xml:space="preserve">  </w:t>
      </w:r>
      <w:r w:rsidR="004822B8">
        <w:rPr>
          <w:rFonts w:ascii="Times New Roman" w:hAnsi="Times New Roman" w:cs="Times New Roman"/>
          <w:sz w:val="24"/>
          <w:szCs w:val="24"/>
        </w:rPr>
        <w:t xml:space="preserve">To account for within lake variability in algal abundance, we </w:t>
      </w:r>
      <w:r w:rsidR="00220CAA">
        <w:rPr>
          <w:rFonts w:ascii="Times New Roman" w:hAnsi="Times New Roman" w:cs="Times New Roman"/>
          <w:sz w:val="24"/>
          <w:szCs w:val="24"/>
        </w:rPr>
        <w:t xml:space="preserve">calculated a second response variable, </w:t>
      </w:r>
      <w:r w:rsidR="004822B8">
        <w:rPr>
          <w:rFonts w:ascii="Times New Roman" w:hAnsi="Times New Roman" w:cs="Times New Roman"/>
          <w:sz w:val="24"/>
          <w:szCs w:val="24"/>
        </w:rPr>
        <w:t xml:space="preserve">by subtracting </w:t>
      </w:r>
      <w:r w:rsidR="00220CAA">
        <w:rPr>
          <w:rFonts w:ascii="Times New Roman" w:hAnsi="Times New Roman" w:cs="Times New Roman"/>
          <w:sz w:val="24"/>
          <w:szCs w:val="24"/>
        </w:rPr>
        <w:t xml:space="preserve">algal abundance in enclosures </w:t>
      </w:r>
      <w:r w:rsidR="004822B8">
        <w:rPr>
          <w:rFonts w:ascii="Times New Roman" w:hAnsi="Times New Roman" w:cs="Times New Roman"/>
          <w:sz w:val="24"/>
          <w:szCs w:val="24"/>
        </w:rPr>
        <w:t xml:space="preserve">from the algal abundance </w:t>
      </w:r>
      <w:r w:rsidR="00ED293A">
        <w:rPr>
          <w:rFonts w:ascii="Times New Roman" w:hAnsi="Times New Roman" w:cs="Times New Roman"/>
          <w:sz w:val="24"/>
          <w:szCs w:val="24"/>
        </w:rPr>
        <w:t>o</w:t>
      </w:r>
      <w:r w:rsidR="004822B8">
        <w:rPr>
          <w:rFonts w:ascii="Times New Roman" w:hAnsi="Times New Roman" w:cs="Times New Roman"/>
          <w:sz w:val="24"/>
          <w:szCs w:val="24"/>
        </w:rPr>
        <w:t xml:space="preserve">n </w:t>
      </w:r>
      <w:r w:rsidR="00B10A49">
        <w:rPr>
          <w:rFonts w:ascii="Times New Roman" w:hAnsi="Times New Roman" w:cs="Times New Roman"/>
          <w:sz w:val="24"/>
          <w:szCs w:val="24"/>
        </w:rPr>
        <w:t>within-lake-location control</w:t>
      </w:r>
      <w:r w:rsidR="004822B8">
        <w:rPr>
          <w:rFonts w:ascii="Times New Roman" w:hAnsi="Times New Roman" w:cs="Times New Roman"/>
          <w:sz w:val="24"/>
          <w:szCs w:val="24"/>
        </w:rPr>
        <w:t xml:space="preserve"> tiles</w:t>
      </w:r>
      <w:r w:rsidR="00220CAA">
        <w:rPr>
          <w:rFonts w:ascii="Times New Roman" w:hAnsi="Times New Roman" w:cs="Times New Roman"/>
          <w:sz w:val="24"/>
          <w:szCs w:val="24"/>
        </w:rPr>
        <w:t xml:space="preserve"> (e.g. </w:t>
      </w:r>
      <w:proofErr w:type="spellStart"/>
      <w:r w:rsidR="00220CAA">
        <w:rPr>
          <w:rFonts w:ascii="Times New Roman" w:hAnsi="Times New Roman" w:cs="Times New Roman"/>
          <w:sz w:val="24"/>
          <w:szCs w:val="24"/>
        </w:rPr>
        <w:t>AFDM</w:t>
      </w:r>
      <w:r w:rsidR="00220CAA" w:rsidRPr="00566BB1">
        <w:rPr>
          <w:rFonts w:ascii="Times New Roman" w:hAnsi="Times New Roman" w:cs="Times New Roman"/>
          <w:sz w:val="24"/>
          <w:szCs w:val="24"/>
          <w:vertAlign w:val="subscript"/>
        </w:rPr>
        <w:t>Location</w:t>
      </w:r>
      <w:proofErr w:type="spellEnd"/>
      <w:r w:rsidR="00220CAA" w:rsidRPr="00566BB1">
        <w:rPr>
          <w:rFonts w:ascii="Times New Roman" w:hAnsi="Times New Roman" w:cs="Times New Roman"/>
          <w:sz w:val="24"/>
          <w:szCs w:val="24"/>
          <w:vertAlign w:val="subscript"/>
        </w:rPr>
        <w:t xml:space="preserve"> Control</w:t>
      </w:r>
      <w:r w:rsidR="00220CAA">
        <w:rPr>
          <w:rFonts w:ascii="Times New Roman" w:hAnsi="Times New Roman" w:cs="Times New Roman"/>
          <w:sz w:val="24"/>
          <w:szCs w:val="24"/>
        </w:rPr>
        <w:t xml:space="preserve"> – </w:t>
      </w:r>
      <w:proofErr w:type="spellStart"/>
      <w:r w:rsidR="00220CAA">
        <w:rPr>
          <w:rFonts w:ascii="Times New Roman" w:hAnsi="Times New Roman" w:cs="Times New Roman"/>
          <w:sz w:val="24"/>
          <w:szCs w:val="24"/>
        </w:rPr>
        <w:t>AFDM</w:t>
      </w:r>
      <w:r w:rsidR="00220CAA" w:rsidRPr="00566BB1">
        <w:rPr>
          <w:rFonts w:ascii="Times New Roman" w:hAnsi="Times New Roman" w:cs="Times New Roman"/>
          <w:sz w:val="24"/>
          <w:szCs w:val="24"/>
          <w:vertAlign w:val="subscript"/>
        </w:rPr>
        <w:t>Enclosure</w:t>
      </w:r>
      <w:proofErr w:type="spellEnd"/>
      <w:r w:rsidR="00220CAA">
        <w:rPr>
          <w:rFonts w:ascii="Times New Roman" w:hAnsi="Times New Roman" w:cs="Times New Roman"/>
          <w:sz w:val="24"/>
          <w:szCs w:val="24"/>
        </w:rPr>
        <w:t>)</w:t>
      </w:r>
      <w:r w:rsidR="00ED293A">
        <w:rPr>
          <w:rFonts w:ascii="Times New Roman" w:hAnsi="Times New Roman" w:cs="Times New Roman"/>
          <w:sz w:val="24"/>
          <w:szCs w:val="24"/>
        </w:rPr>
        <w:t>,</w:t>
      </w:r>
      <w:r w:rsidR="004822B8">
        <w:rPr>
          <w:rFonts w:ascii="Times New Roman" w:hAnsi="Times New Roman" w:cs="Times New Roman"/>
          <w:sz w:val="24"/>
          <w:szCs w:val="24"/>
        </w:rPr>
        <w:t xml:space="preserve"> and </w:t>
      </w:r>
      <w:r w:rsidR="00ED293A">
        <w:rPr>
          <w:rFonts w:ascii="Times New Roman" w:hAnsi="Times New Roman" w:cs="Times New Roman"/>
          <w:sz w:val="24"/>
          <w:szCs w:val="24"/>
        </w:rPr>
        <w:t xml:space="preserve">we </w:t>
      </w:r>
      <w:r w:rsidR="004822B8">
        <w:rPr>
          <w:rFonts w:ascii="Times New Roman" w:hAnsi="Times New Roman" w:cs="Times New Roman"/>
          <w:sz w:val="24"/>
          <w:szCs w:val="24"/>
        </w:rPr>
        <w:t xml:space="preserve">repeated </w:t>
      </w:r>
      <w:r w:rsidR="00ED293A">
        <w:rPr>
          <w:rFonts w:ascii="Times New Roman" w:hAnsi="Times New Roman" w:cs="Times New Roman"/>
          <w:sz w:val="24"/>
          <w:szCs w:val="24"/>
        </w:rPr>
        <w:t xml:space="preserve">the </w:t>
      </w:r>
      <w:r w:rsidR="004822B8">
        <w:rPr>
          <w:rFonts w:ascii="Times New Roman" w:hAnsi="Times New Roman" w:cs="Times New Roman"/>
          <w:sz w:val="24"/>
          <w:szCs w:val="24"/>
        </w:rPr>
        <w:t>analyses</w:t>
      </w:r>
      <w:r w:rsidR="00220CAA">
        <w:rPr>
          <w:rFonts w:ascii="Times New Roman" w:hAnsi="Times New Roman" w:cs="Times New Roman"/>
          <w:sz w:val="24"/>
          <w:szCs w:val="24"/>
        </w:rPr>
        <w:t>.</w:t>
      </w:r>
    </w:p>
    <w:p w:rsidR="00ED293A" w:rsidRDefault="001B0C2B" w:rsidP="00C80538">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To examine the effect of </w:t>
      </w:r>
      <w:r w:rsidR="00220CAA">
        <w:rPr>
          <w:rFonts w:ascii="Times New Roman" w:hAnsi="Times New Roman" w:cs="Times New Roman"/>
          <w:sz w:val="24"/>
          <w:szCs w:val="24"/>
        </w:rPr>
        <w:t xml:space="preserve">intraspecific or </w:t>
      </w:r>
      <w:r>
        <w:rPr>
          <w:rFonts w:ascii="Times New Roman" w:hAnsi="Times New Roman" w:cs="Times New Roman"/>
          <w:sz w:val="24"/>
          <w:szCs w:val="24"/>
        </w:rPr>
        <w:t xml:space="preserve">interspecific or competition on mayfly size, </w:t>
      </w:r>
      <w:r w:rsidR="00220CAA">
        <w:rPr>
          <w:rFonts w:ascii="Times New Roman" w:hAnsi="Times New Roman" w:cs="Times New Roman"/>
          <w:sz w:val="24"/>
          <w:szCs w:val="24"/>
        </w:rPr>
        <w:t>w</w:t>
      </w:r>
      <w:r w:rsidRPr="001B0C2B">
        <w:rPr>
          <w:rFonts w:ascii="Times New Roman" w:hAnsi="Times New Roman" w:cs="Times New Roman"/>
          <w:sz w:val="24"/>
          <w:szCs w:val="24"/>
        </w:rPr>
        <w:t xml:space="preserve">e fit the </w:t>
      </w:r>
      <w:r w:rsidR="00220CAA">
        <w:rPr>
          <w:rFonts w:ascii="Times New Roman" w:hAnsi="Times New Roman" w:cs="Times New Roman"/>
          <w:sz w:val="24"/>
          <w:szCs w:val="24"/>
        </w:rPr>
        <w:t xml:space="preserve">average length of mayflies at the end of the last block, </w:t>
      </w:r>
      <w:r w:rsidRPr="001B0C2B">
        <w:rPr>
          <w:rFonts w:ascii="Times New Roman" w:hAnsi="Times New Roman" w:cs="Times New Roman"/>
          <w:sz w:val="24"/>
          <w:szCs w:val="24"/>
        </w:rPr>
        <w:t xml:space="preserve">to </w:t>
      </w:r>
      <w:r w:rsidR="00220CAA">
        <w:rPr>
          <w:rFonts w:ascii="Times New Roman" w:hAnsi="Times New Roman" w:cs="Times New Roman"/>
          <w:sz w:val="24"/>
          <w:szCs w:val="24"/>
        </w:rPr>
        <w:t>general</w:t>
      </w:r>
      <w:r w:rsidR="00F617B0">
        <w:rPr>
          <w:rFonts w:ascii="Times New Roman" w:hAnsi="Times New Roman" w:cs="Times New Roman"/>
          <w:sz w:val="24"/>
          <w:szCs w:val="24"/>
        </w:rPr>
        <w:t>ized</w:t>
      </w:r>
      <w:r w:rsidR="00220CAA">
        <w:rPr>
          <w:rFonts w:ascii="Times New Roman" w:hAnsi="Times New Roman" w:cs="Times New Roman"/>
          <w:sz w:val="24"/>
          <w:szCs w:val="24"/>
        </w:rPr>
        <w:t xml:space="preserve"> </w:t>
      </w:r>
      <w:r w:rsidR="00F617B0">
        <w:rPr>
          <w:rFonts w:ascii="Times New Roman" w:hAnsi="Times New Roman" w:cs="Times New Roman"/>
          <w:sz w:val="24"/>
          <w:szCs w:val="24"/>
        </w:rPr>
        <w:t xml:space="preserve">least squares </w:t>
      </w:r>
      <w:r w:rsidRPr="001B0C2B">
        <w:rPr>
          <w:rFonts w:ascii="Times New Roman" w:hAnsi="Times New Roman" w:cs="Times New Roman"/>
          <w:sz w:val="24"/>
          <w:szCs w:val="24"/>
        </w:rPr>
        <w:t xml:space="preserve">models in order to determine the factors </w:t>
      </w:r>
      <w:r w:rsidR="00220CAA">
        <w:rPr>
          <w:rFonts w:ascii="Times New Roman" w:hAnsi="Times New Roman" w:cs="Times New Roman"/>
          <w:sz w:val="24"/>
          <w:szCs w:val="24"/>
        </w:rPr>
        <w:t>to which mayfly body length responds</w:t>
      </w:r>
      <w:r w:rsidRPr="001B0C2B">
        <w:rPr>
          <w:rFonts w:ascii="Times New Roman" w:hAnsi="Times New Roman" w:cs="Times New Roman"/>
          <w:sz w:val="24"/>
          <w:szCs w:val="24"/>
        </w:rPr>
        <w:t xml:space="preserve">. </w:t>
      </w:r>
      <w:r w:rsidR="00220CAA">
        <w:rPr>
          <w:rFonts w:ascii="Times New Roman" w:hAnsi="Times New Roman" w:cs="Times New Roman"/>
          <w:sz w:val="24"/>
          <w:szCs w:val="24"/>
        </w:rPr>
        <w:t xml:space="preserve"> These models included </w:t>
      </w:r>
      <w:r w:rsidR="00220CAA" w:rsidRPr="001B0C2B">
        <w:rPr>
          <w:rFonts w:ascii="Times New Roman" w:hAnsi="Times New Roman" w:cs="Times New Roman"/>
          <w:sz w:val="24"/>
          <w:szCs w:val="24"/>
        </w:rPr>
        <w:t xml:space="preserve">tadpole density, mayfly density, </w:t>
      </w:r>
      <w:r w:rsidR="00F617B0">
        <w:rPr>
          <w:rFonts w:ascii="Times New Roman" w:hAnsi="Times New Roman" w:cs="Times New Roman"/>
          <w:sz w:val="24"/>
          <w:szCs w:val="24"/>
        </w:rPr>
        <w:t>block</w:t>
      </w:r>
      <w:r w:rsidR="00F617B0" w:rsidRPr="001B0C2B">
        <w:rPr>
          <w:rFonts w:ascii="Times New Roman" w:hAnsi="Times New Roman" w:cs="Times New Roman"/>
          <w:sz w:val="24"/>
          <w:szCs w:val="24"/>
        </w:rPr>
        <w:t xml:space="preserve">, </w:t>
      </w:r>
      <w:r w:rsidR="00F617B0">
        <w:rPr>
          <w:rFonts w:ascii="Times New Roman" w:hAnsi="Times New Roman" w:cs="Times New Roman"/>
          <w:sz w:val="24"/>
          <w:szCs w:val="24"/>
        </w:rPr>
        <w:t xml:space="preserve">a </w:t>
      </w:r>
      <w:r w:rsidRPr="001B0C2B">
        <w:rPr>
          <w:rFonts w:ascii="Times New Roman" w:hAnsi="Times New Roman" w:cs="Times New Roman"/>
          <w:sz w:val="24"/>
          <w:szCs w:val="24"/>
        </w:rPr>
        <w:t>lake</w:t>
      </w:r>
      <w:r w:rsidR="00F617B0">
        <w:rPr>
          <w:rFonts w:ascii="Times New Roman" w:hAnsi="Times New Roman" w:cs="Times New Roman"/>
          <w:sz w:val="24"/>
          <w:szCs w:val="24"/>
        </w:rPr>
        <w:t xml:space="preserve"> and </w:t>
      </w:r>
      <w:r w:rsidR="00220CAA">
        <w:rPr>
          <w:rFonts w:ascii="Times New Roman" w:hAnsi="Times New Roman" w:cs="Times New Roman"/>
          <w:sz w:val="24"/>
          <w:szCs w:val="24"/>
        </w:rPr>
        <w:t>mayfly species</w:t>
      </w:r>
      <w:r w:rsidR="00F617B0">
        <w:rPr>
          <w:rFonts w:ascii="Times New Roman" w:hAnsi="Times New Roman" w:cs="Times New Roman"/>
          <w:sz w:val="24"/>
          <w:szCs w:val="24"/>
        </w:rPr>
        <w:t xml:space="preserve"> interaction, and allowed the variance of mayfly length to differ across the gradient of tadpole density and between mayfly species</w:t>
      </w:r>
      <w:r w:rsidRPr="001B0C2B">
        <w:rPr>
          <w:rFonts w:ascii="Times New Roman" w:hAnsi="Times New Roman" w:cs="Times New Roman"/>
          <w:sz w:val="24"/>
          <w:szCs w:val="24"/>
        </w:rPr>
        <w:t>.</w:t>
      </w:r>
    </w:p>
    <w:p w:rsidR="00F617B0" w:rsidRPr="00F617B0" w:rsidDel="00613078" w:rsidRDefault="00F617B0" w:rsidP="00F617B0">
      <w:pPr>
        <w:spacing w:before="100" w:beforeAutospacing="1" w:after="100" w:afterAutospacing="1" w:line="240" w:lineRule="auto"/>
        <w:ind w:firstLine="720"/>
        <w:rPr>
          <w:del w:id="195" w:author="Thomas Collier Smith" w:date="2014-10-17T15:08:00Z"/>
          <w:rFonts w:ascii="Times New Roman" w:eastAsia="Times New Roman" w:hAnsi="Times New Roman" w:cs="Times New Roman"/>
          <w:sz w:val="24"/>
          <w:szCs w:val="24"/>
        </w:rPr>
      </w:pPr>
      <w:r>
        <w:rPr>
          <w:rFonts w:ascii="Times New Roman" w:eastAsia="Times New Roman" w:hAnsi="Times New Roman" w:cs="Times New Roman"/>
          <w:sz w:val="24"/>
          <w:szCs w:val="24"/>
        </w:rPr>
        <w:t>We analyzed tadpole biomass</w:t>
      </w:r>
      <w:r w:rsidR="003658E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commentRangeStart w:id="196"/>
      <w:r w:rsidRPr="00F617B0">
        <w:rPr>
          <w:rFonts w:ascii="Times New Roman" w:eastAsia="Times New Roman" w:hAnsi="Times New Roman" w:cs="Times New Roman"/>
          <w:sz w:val="24"/>
          <w:szCs w:val="24"/>
        </w:rPr>
        <w:t xml:space="preserve">using </w:t>
      </w:r>
      <w:ins w:id="197" w:author="Thomas Collier Smith" w:date="2014-10-17T15:16:00Z">
        <w:r w:rsidR="00613078">
          <w:rPr>
            <w:rFonts w:ascii="Times New Roman" w:eastAsia="Times New Roman" w:hAnsi="Times New Roman" w:cs="Times New Roman"/>
            <w:sz w:val="24"/>
            <w:szCs w:val="24"/>
          </w:rPr>
          <w:t xml:space="preserve">per-enclosure </w:t>
        </w:r>
      </w:ins>
      <w:ins w:id="198" w:author="Thomas Collier Smith" w:date="2014-10-17T15:15:00Z">
        <w:r w:rsidR="00613078">
          <w:rPr>
            <w:rFonts w:ascii="Times New Roman" w:eastAsia="Times New Roman" w:hAnsi="Times New Roman" w:cs="Times New Roman"/>
            <w:sz w:val="24"/>
            <w:szCs w:val="24"/>
          </w:rPr>
          <w:t xml:space="preserve">average </w:t>
        </w:r>
      </w:ins>
      <w:r w:rsidRPr="00F617B0">
        <w:rPr>
          <w:rFonts w:ascii="Times New Roman" w:eastAsia="Times New Roman" w:hAnsi="Times New Roman" w:cs="Times New Roman"/>
          <w:sz w:val="24"/>
          <w:szCs w:val="24"/>
        </w:rPr>
        <w:t>predicted AFDM</w:t>
      </w:r>
      <w:r>
        <w:rPr>
          <w:rFonts w:ascii="Times New Roman" w:eastAsia="Times New Roman" w:hAnsi="Times New Roman" w:cs="Times New Roman"/>
          <w:sz w:val="24"/>
          <w:szCs w:val="24"/>
        </w:rPr>
        <w:t>,</w:t>
      </w:r>
      <w:r w:rsidRPr="00F617B0">
        <w:rPr>
          <w:rFonts w:ascii="Times New Roman" w:eastAsia="Times New Roman" w:hAnsi="Times New Roman" w:cs="Times New Roman"/>
          <w:sz w:val="24"/>
          <w:szCs w:val="24"/>
        </w:rPr>
        <w:t xml:space="preserve"> to indicate int</w:t>
      </w:r>
      <w:r>
        <w:rPr>
          <w:rFonts w:ascii="Times New Roman" w:eastAsia="Times New Roman" w:hAnsi="Times New Roman" w:cs="Times New Roman"/>
          <w:sz w:val="24"/>
          <w:szCs w:val="24"/>
        </w:rPr>
        <w:t>ra</w:t>
      </w:r>
      <w:r w:rsidRPr="00F617B0">
        <w:rPr>
          <w:rFonts w:ascii="Times New Roman" w:eastAsia="Times New Roman" w:hAnsi="Times New Roman" w:cs="Times New Roman"/>
          <w:sz w:val="24"/>
          <w:szCs w:val="24"/>
        </w:rPr>
        <w:t>specific and int</w:t>
      </w:r>
      <w:r>
        <w:rPr>
          <w:rFonts w:ascii="Times New Roman" w:eastAsia="Times New Roman" w:hAnsi="Times New Roman" w:cs="Times New Roman"/>
          <w:sz w:val="24"/>
          <w:szCs w:val="24"/>
        </w:rPr>
        <w:t>er</w:t>
      </w:r>
      <w:r w:rsidRPr="00F617B0">
        <w:rPr>
          <w:rFonts w:ascii="Times New Roman" w:eastAsia="Times New Roman" w:hAnsi="Times New Roman" w:cs="Times New Roman"/>
          <w:sz w:val="24"/>
          <w:szCs w:val="24"/>
        </w:rPr>
        <w:t xml:space="preserve">specific competition. </w:t>
      </w:r>
      <w:r>
        <w:rPr>
          <w:rFonts w:ascii="Times New Roman" w:eastAsia="Times New Roman" w:hAnsi="Times New Roman" w:cs="Times New Roman"/>
          <w:sz w:val="24"/>
          <w:szCs w:val="24"/>
        </w:rPr>
        <w:t xml:space="preserve"> </w:t>
      </w:r>
      <w:ins w:id="199" w:author="Thomas Collier Smith" w:date="2014-10-17T15:09:00Z">
        <w:r w:rsidR="00613078">
          <w:rPr>
            <w:rFonts w:ascii="Times New Roman" w:eastAsia="Times New Roman" w:hAnsi="Times New Roman" w:cs="Times New Roman"/>
            <w:sz w:val="24"/>
            <w:szCs w:val="24"/>
          </w:rPr>
          <w:t xml:space="preserve">Our linear model included tadpole density, mayfly density, lake, </w:t>
        </w:r>
      </w:ins>
      <w:ins w:id="200" w:author="Thomas Collier Smith" w:date="2014-10-17T15:10:00Z">
        <w:r w:rsidR="00613078">
          <w:rPr>
            <w:rFonts w:ascii="Times New Roman" w:eastAsia="Times New Roman" w:hAnsi="Times New Roman" w:cs="Times New Roman"/>
            <w:sz w:val="24"/>
            <w:szCs w:val="24"/>
          </w:rPr>
          <w:t xml:space="preserve">block, and a tadpole density x lake interaction.  We included this interaction because </w:t>
        </w:r>
      </w:ins>
      <w:ins w:id="201" w:author="Thomas Collier Smith" w:date="2014-10-17T15:11:00Z">
        <w:r w:rsidR="00613078">
          <w:rPr>
            <w:rFonts w:ascii="Times New Roman" w:eastAsia="Times New Roman" w:hAnsi="Times New Roman" w:cs="Times New Roman"/>
            <w:sz w:val="24"/>
            <w:szCs w:val="24"/>
          </w:rPr>
          <w:t xml:space="preserve">preliminary plots suggested that the slopes of the relationship between tadpole biomass and density differed in each lake.  </w:t>
        </w:r>
      </w:ins>
      <w:ins w:id="202" w:author="Thomas Collier Smith" w:date="2014-10-17T15:16:00Z">
        <w:r w:rsidR="00613078">
          <w:rPr>
            <w:rFonts w:ascii="Times New Roman" w:eastAsia="Times New Roman" w:hAnsi="Times New Roman" w:cs="Times New Roman"/>
            <w:sz w:val="24"/>
            <w:szCs w:val="24"/>
          </w:rPr>
          <w:t>The model also allowed for random</w:t>
        </w:r>
      </w:ins>
      <w:ins w:id="203" w:author="Thomas Collier Smith" w:date="2014-10-17T15:17:00Z">
        <w:r w:rsidR="00613078">
          <w:rPr>
            <w:rFonts w:ascii="Times New Roman" w:eastAsia="Times New Roman" w:hAnsi="Times New Roman" w:cs="Times New Roman"/>
            <w:sz w:val="24"/>
            <w:szCs w:val="24"/>
          </w:rPr>
          <w:t xml:space="preserve"> </w:t>
        </w:r>
      </w:ins>
      <w:ins w:id="204" w:author="Thomas Collier Smith" w:date="2014-10-17T15:16:00Z">
        <w:r w:rsidR="00613078">
          <w:rPr>
            <w:rFonts w:ascii="Times New Roman" w:eastAsia="Times New Roman" w:hAnsi="Times New Roman" w:cs="Times New Roman"/>
            <w:sz w:val="24"/>
            <w:szCs w:val="24"/>
          </w:rPr>
          <w:t xml:space="preserve">intercepts </w:t>
        </w:r>
      </w:ins>
      <w:ins w:id="205" w:author="Thomas Collier Smith" w:date="2014-10-17T15:17:00Z">
        <w:r w:rsidR="00613078">
          <w:rPr>
            <w:rFonts w:ascii="Times New Roman" w:eastAsia="Times New Roman" w:hAnsi="Times New Roman" w:cs="Times New Roman"/>
            <w:sz w:val="24"/>
            <w:szCs w:val="24"/>
          </w:rPr>
          <w:t xml:space="preserve">and difference variances in tadpole biomass </w:t>
        </w:r>
      </w:ins>
      <w:ins w:id="206" w:author="Thomas Collier Smith" w:date="2014-10-17T15:16:00Z">
        <w:r w:rsidR="00613078">
          <w:rPr>
            <w:rFonts w:ascii="Times New Roman" w:eastAsia="Times New Roman" w:hAnsi="Times New Roman" w:cs="Times New Roman"/>
            <w:sz w:val="24"/>
            <w:szCs w:val="24"/>
          </w:rPr>
          <w:t xml:space="preserve">for each </w:t>
        </w:r>
        <w:proofErr w:type="spellStart"/>
        <w:r w:rsidR="00613078">
          <w:rPr>
            <w:rFonts w:ascii="Times New Roman" w:eastAsia="Times New Roman" w:hAnsi="Times New Roman" w:cs="Times New Roman"/>
            <w:sz w:val="24"/>
            <w:szCs w:val="24"/>
          </w:rPr>
          <w:t>block.</w:t>
        </w:r>
      </w:ins>
      <w:del w:id="207" w:author="Thomas Collier Smith" w:date="2014-10-17T15:05:00Z">
        <w:r w:rsidRPr="00F617B0" w:rsidDel="003658E7">
          <w:rPr>
            <w:rFonts w:ascii="Times New Roman" w:eastAsia="Times New Roman" w:hAnsi="Times New Roman" w:cs="Times New Roman"/>
            <w:sz w:val="24"/>
            <w:szCs w:val="24"/>
          </w:rPr>
          <w:delText>Based on the different densities of mayflies and tadpoles, w</w:delText>
        </w:r>
      </w:del>
      <w:ins w:id="208" w:author="Thomas Collier Smith" w:date="2014-10-17T15:05:00Z">
        <w:r w:rsidR="003658E7">
          <w:rPr>
            <w:rFonts w:ascii="Times New Roman" w:eastAsia="Times New Roman" w:hAnsi="Times New Roman" w:cs="Times New Roman"/>
            <w:sz w:val="24"/>
            <w:szCs w:val="24"/>
          </w:rPr>
          <w:t>W</w:t>
        </w:r>
      </w:ins>
      <w:r w:rsidRPr="00F617B0">
        <w:rPr>
          <w:rFonts w:ascii="Times New Roman" w:eastAsia="Times New Roman" w:hAnsi="Times New Roman" w:cs="Times New Roman"/>
          <w:sz w:val="24"/>
          <w:szCs w:val="24"/>
        </w:rPr>
        <w:t>e</w:t>
      </w:r>
      <w:proofErr w:type="spellEnd"/>
      <w:r w:rsidRPr="00F617B0">
        <w:rPr>
          <w:rFonts w:ascii="Times New Roman" w:eastAsia="Times New Roman" w:hAnsi="Times New Roman" w:cs="Times New Roman"/>
          <w:sz w:val="24"/>
          <w:szCs w:val="24"/>
        </w:rPr>
        <w:t xml:space="preserve"> </w:t>
      </w:r>
      <w:del w:id="209" w:author="Thomas Collier Smith" w:date="2014-10-17T15:05:00Z">
        <w:r w:rsidRPr="00F617B0" w:rsidDel="003658E7">
          <w:rPr>
            <w:rFonts w:ascii="Times New Roman" w:eastAsia="Times New Roman" w:hAnsi="Times New Roman" w:cs="Times New Roman"/>
            <w:sz w:val="24"/>
            <w:szCs w:val="24"/>
          </w:rPr>
          <w:delText xml:space="preserve">conducted </w:delText>
        </w:r>
      </w:del>
      <w:r w:rsidRPr="00F617B0">
        <w:rPr>
          <w:rFonts w:ascii="Times New Roman" w:eastAsia="Times New Roman" w:hAnsi="Times New Roman" w:cs="Times New Roman"/>
          <w:sz w:val="24"/>
          <w:szCs w:val="24"/>
        </w:rPr>
        <w:t>test</w:t>
      </w:r>
      <w:del w:id="210" w:author="Thomas Collier Smith" w:date="2014-10-17T15:05:00Z">
        <w:r w:rsidRPr="00F617B0" w:rsidDel="003658E7">
          <w:rPr>
            <w:rFonts w:ascii="Times New Roman" w:eastAsia="Times New Roman" w:hAnsi="Times New Roman" w:cs="Times New Roman"/>
            <w:sz w:val="24"/>
            <w:szCs w:val="24"/>
          </w:rPr>
          <w:delText>s</w:delText>
        </w:r>
      </w:del>
      <w:proofErr w:type="gramStart"/>
      <w:ins w:id="211" w:author="Thomas Collier Smith" w:date="2014-10-17T15:05:00Z">
        <w:r w:rsidR="003658E7">
          <w:rPr>
            <w:rFonts w:ascii="Times New Roman" w:eastAsia="Times New Roman" w:hAnsi="Times New Roman" w:cs="Times New Roman"/>
            <w:sz w:val="24"/>
            <w:szCs w:val="24"/>
          </w:rPr>
          <w:t>ed</w:t>
        </w:r>
      </w:ins>
      <w:proofErr w:type="gramEnd"/>
      <w:r w:rsidRPr="00F617B0">
        <w:rPr>
          <w:rFonts w:ascii="Times New Roman" w:eastAsia="Times New Roman" w:hAnsi="Times New Roman" w:cs="Times New Roman"/>
          <w:sz w:val="24"/>
          <w:szCs w:val="24"/>
        </w:rPr>
        <w:t xml:space="preserve"> for normality </w:t>
      </w:r>
      <w:ins w:id="212" w:author="Thomas Collier Smith" w:date="2014-10-17T15:05:00Z">
        <w:r w:rsidR="003658E7">
          <w:rPr>
            <w:rFonts w:ascii="Times New Roman" w:eastAsia="Times New Roman" w:hAnsi="Times New Roman" w:cs="Times New Roman"/>
            <w:sz w:val="24"/>
            <w:szCs w:val="24"/>
          </w:rPr>
          <w:t>of</w:t>
        </w:r>
      </w:ins>
      <w:del w:id="213" w:author="Thomas Collier Smith" w:date="2014-10-17T15:05:00Z">
        <w:r w:rsidRPr="00F617B0" w:rsidDel="003658E7">
          <w:rPr>
            <w:rFonts w:ascii="Times New Roman" w:eastAsia="Times New Roman" w:hAnsi="Times New Roman" w:cs="Times New Roman"/>
            <w:sz w:val="24"/>
            <w:szCs w:val="24"/>
          </w:rPr>
          <w:delText>in</w:delText>
        </w:r>
      </w:del>
      <w:r w:rsidRPr="00F617B0">
        <w:rPr>
          <w:rFonts w:ascii="Times New Roman" w:eastAsia="Times New Roman" w:hAnsi="Times New Roman" w:cs="Times New Roman"/>
          <w:sz w:val="24"/>
          <w:szCs w:val="24"/>
        </w:rPr>
        <w:t xml:space="preserve"> </w:t>
      </w:r>
      <w:ins w:id="214" w:author="Thomas Collier Smith" w:date="2014-10-17T15:06:00Z">
        <w:r w:rsidR="003658E7">
          <w:rPr>
            <w:rFonts w:ascii="Times New Roman" w:eastAsia="Times New Roman" w:hAnsi="Times New Roman" w:cs="Times New Roman"/>
            <w:sz w:val="24"/>
            <w:szCs w:val="24"/>
          </w:rPr>
          <w:t xml:space="preserve">residuals of models of </w:t>
        </w:r>
      </w:ins>
      <w:del w:id="215" w:author="Thomas Collier Smith" w:date="2014-10-17T15:06:00Z">
        <w:r w:rsidRPr="00F617B0" w:rsidDel="003658E7">
          <w:rPr>
            <w:rFonts w:ascii="Times New Roman" w:eastAsia="Times New Roman" w:hAnsi="Times New Roman" w:cs="Times New Roman"/>
            <w:sz w:val="24"/>
            <w:szCs w:val="24"/>
          </w:rPr>
          <w:delText xml:space="preserve">our </w:delText>
        </w:r>
      </w:del>
      <w:ins w:id="216" w:author="Thomas Collier Smith" w:date="2014-10-17T15:05:00Z">
        <w:r w:rsidR="003658E7">
          <w:rPr>
            <w:rFonts w:ascii="Times New Roman" w:eastAsia="Times New Roman" w:hAnsi="Times New Roman" w:cs="Times New Roman"/>
            <w:sz w:val="24"/>
            <w:szCs w:val="24"/>
          </w:rPr>
          <w:t xml:space="preserve">tadpole biomass </w:t>
        </w:r>
      </w:ins>
      <w:r w:rsidRPr="00F617B0">
        <w:rPr>
          <w:rFonts w:ascii="Times New Roman" w:eastAsia="Times New Roman" w:hAnsi="Times New Roman" w:cs="Times New Roman"/>
          <w:sz w:val="24"/>
          <w:szCs w:val="24"/>
        </w:rPr>
        <w:t>data using a Shapiro-Wilk normality test</w:t>
      </w:r>
      <w:ins w:id="217" w:author="Thomas Collier Smith" w:date="2014-10-17T15:05:00Z">
        <w:r w:rsidR="003658E7">
          <w:rPr>
            <w:rFonts w:ascii="Times New Roman" w:eastAsia="Times New Roman" w:hAnsi="Times New Roman" w:cs="Times New Roman"/>
            <w:sz w:val="24"/>
            <w:szCs w:val="24"/>
          </w:rPr>
          <w:t xml:space="preserve">, and </w:t>
        </w:r>
      </w:ins>
      <w:del w:id="218" w:author="Thomas Collier Smith" w:date="2014-10-17T15:05:00Z">
        <w:r w:rsidRPr="00F617B0" w:rsidDel="003658E7">
          <w:rPr>
            <w:rFonts w:ascii="Times New Roman" w:eastAsia="Times New Roman" w:hAnsi="Times New Roman" w:cs="Times New Roman"/>
            <w:sz w:val="24"/>
            <w:szCs w:val="24"/>
          </w:rPr>
          <w:delText xml:space="preserve"> on tadpole and mayfly density as well as </w:delText>
        </w:r>
      </w:del>
      <w:proofErr w:type="spellStart"/>
      <w:r w:rsidRPr="00F617B0">
        <w:rPr>
          <w:rFonts w:ascii="Times New Roman" w:eastAsia="Times New Roman" w:hAnsi="Times New Roman" w:cs="Times New Roman"/>
          <w:sz w:val="24"/>
          <w:szCs w:val="24"/>
        </w:rPr>
        <w:t>examin</w:t>
      </w:r>
      <w:ins w:id="219" w:author="Thomas Collier Smith" w:date="2014-10-17T15:05:00Z">
        <w:r w:rsidR="003658E7">
          <w:rPr>
            <w:rFonts w:ascii="Times New Roman" w:eastAsia="Times New Roman" w:hAnsi="Times New Roman" w:cs="Times New Roman"/>
            <w:sz w:val="24"/>
            <w:szCs w:val="24"/>
          </w:rPr>
          <w:t>ed</w:t>
        </w:r>
      </w:ins>
      <w:del w:id="220" w:author="Thomas Collier Smith" w:date="2014-10-17T15:05:00Z">
        <w:r w:rsidRPr="00F617B0" w:rsidDel="003658E7">
          <w:rPr>
            <w:rFonts w:ascii="Times New Roman" w:eastAsia="Times New Roman" w:hAnsi="Times New Roman" w:cs="Times New Roman"/>
            <w:sz w:val="24"/>
            <w:szCs w:val="24"/>
          </w:rPr>
          <w:delText xml:space="preserve">ing </w:delText>
        </w:r>
      </w:del>
      <w:r w:rsidRPr="00F617B0">
        <w:rPr>
          <w:rFonts w:ascii="Times New Roman" w:eastAsia="Times New Roman" w:hAnsi="Times New Roman" w:cs="Times New Roman"/>
          <w:sz w:val="24"/>
          <w:szCs w:val="24"/>
        </w:rPr>
        <w:t>it</w:t>
      </w:r>
      <w:proofErr w:type="spellEnd"/>
      <w:r w:rsidRPr="00F617B0">
        <w:rPr>
          <w:rFonts w:ascii="Times New Roman" w:eastAsia="Times New Roman" w:hAnsi="Times New Roman" w:cs="Times New Roman"/>
          <w:sz w:val="24"/>
          <w:szCs w:val="24"/>
        </w:rPr>
        <w:t xml:space="preserve"> graphically to determine </w:t>
      </w:r>
      <w:ins w:id="221" w:author="Thomas Collier Smith" w:date="2014-10-17T15:05:00Z">
        <w:r w:rsidR="003658E7">
          <w:rPr>
            <w:rFonts w:ascii="Times New Roman" w:eastAsia="Times New Roman" w:hAnsi="Times New Roman" w:cs="Times New Roman"/>
            <w:sz w:val="24"/>
            <w:szCs w:val="24"/>
          </w:rPr>
          <w:t>normality</w:t>
        </w:r>
      </w:ins>
      <w:del w:id="222" w:author="Thomas Collier Smith" w:date="2014-10-17T15:06:00Z">
        <w:r w:rsidRPr="00F617B0" w:rsidDel="003658E7">
          <w:rPr>
            <w:rFonts w:ascii="Times New Roman" w:eastAsia="Times New Roman" w:hAnsi="Times New Roman" w:cs="Times New Roman"/>
            <w:sz w:val="24"/>
            <w:szCs w:val="24"/>
          </w:rPr>
          <w:delText>its resemblance to a bell curve</w:delText>
        </w:r>
      </w:del>
      <w:r w:rsidRPr="00F617B0">
        <w:rPr>
          <w:rFonts w:ascii="Times New Roman" w:eastAsia="Times New Roman" w:hAnsi="Times New Roman" w:cs="Times New Roman"/>
          <w:sz w:val="24"/>
          <w:szCs w:val="24"/>
        </w:rPr>
        <w:t xml:space="preserve">.  </w:t>
      </w:r>
      <w:del w:id="223" w:author="Thomas Collier Smith" w:date="2014-10-17T15:07:00Z">
        <w:r w:rsidRPr="00F617B0" w:rsidDel="003658E7">
          <w:rPr>
            <w:rFonts w:ascii="Times New Roman" w:eastAsia="Times New Roman" w:hAnsi="Times New Roman" w:cs="Times New Roman"/>
            <w:sz w:val="24"/>
            <w:szCs w:val="24"/>
          </w:rPr>
          <w:delText xml:space="preserve">We created our plots using residuals, which allowed us to look at the differences between the obtained and predicted values of predicted AFDM. </w:delText>
        </w:r>
      </w:del>
      <w:r w:rsidRPr="00F617B0">
        <w:rPr>
          <w:rFonts w:ascii="Times New Roman" w:eastAsia="Times New Roman" w:hAnsi="Times New Roman" w:cs="Times New Roman"/>
          <w:sz w:val="24"/>
          <w:szCs w:val="24"/>
        </w:rPr>
        <w:t xml:space="preserve">We also tested for heterogeneity of variance by visually assessing </w:t>
      </w:r>
      <w:del w:id="224" w:author="Thomas Collier Smith" w:date="2014-10-17T15:07:00Z">
        <w:r w:rsidRPr="00F617B0" w:rsidDel="00613078">
          <w:rPr>
            <w:rFonts w:ascii="Times New Roman" w:eastAsia="Times New Roman" w:hAnsi="Times New Roman" w:cs="Times New Roman"/>
            <w:sz w:val="24"/>
            <w:szCs w:val="24"/>
          </w:rPr>
          <w:delText xml:space="preserve">a </w:delText>
        </w:r>
      </w:del>
      <w:r w:rsidRPr="00F617B0">
        <w:rPr>
          <w:rFonts w:ascii="Times New Roman" w:eastAsia="Times New Roman" w:hAnsi="Times New Roman" w:cs="Times New Roman"/>
          <w:sz w:val="24"/>
          <w:szCs w:val="24"/>
        </w:rPr>
        <w:t>box</w:t>
      </w:r>
      <w:del w:id="225" w:author="Thomas Collier Smith" w:date="2014-10-17T15:07:00Z">
        <w:r w:rsidRPr="00F617B0" w:rsidDel="00613078">
          <w:rPr>
            <w:rFonts w:ascii="Times New Roman" w:eastAsia="Times New Roman" w:hAnsi="Times New Roman" w:cs="Times New Roman"/>
            <w:sz w:val="24"/>
            <w:szCs w:val="24"/>
          </w:rPr>
          <w:delText xml:space="preserve"> </w:delText>
        </w:r>
      </w:del>
      <w:r w:rsidRPr="00F617B0">
        <w:rPr>
          <w:rFonts w:ascii="Times New Roman" w:eastAsia="Times New Roman" w:hAnsi="Times New Roman" w:cs="Times New Roman"/>
          <w:sz w:val="24"/>
          <w:szCs w:val="24"/>
        </w:rPr>
        <w:t>plot</w:t>
      </w:r>
      <w:ins w:id="226" w:author="Thomas Collier Smith" w:date="2014-10-17T15:07:00Z">
        <w:r w:rsidR="00613078">
          <w:rPr>
            <w:rFonts w:ascii="Times New Roman" w:eastAsia="Times New Roman" w:hAnsi="Times New Roman" w:cs="Times New Roman"/>
            <w:sz w:val="24"/>
            <w:szCs w:val="24"/>
          </w:rPr>
          <w:t>s</w:t>
        </w:r>
      </w:ins>
      <w:r w:rsidRPr="00F617B0">
        <w:rPr>
          <w:rFonts w:ascii="Times New Roman" w:eastAsia="Times New Roman" w:hAnsi="Times New Roman" w:cs="Times New Roman"/>
          <w:sz w:val="24"/>
          <w:szCs w:val="24"/>
        </w:rPr>
        <w:t xml:space="preserve"> of residuals </w:t>
      </w:r>
      <w:del w:id="227" w:author="Thomas Collier Smith" w:date="2014-10-17T15:07:00Z">
        <w:r w:rsidRPr="00F617B0" w:rsidDel="00613078">
          <w:rPr>
            <w:rFonts w:ascii="Times New Roman" w:eastAsia="Times New Roman" w:hAnsi="Times New Roman" w:cs="Times New Roman"/>
            <w:sz w:val="24"/>
            <w:szCs w:val="24"/>
          </w:rPr>
          <w:delText xml:space="preserve">against </w:delText>
        </w:r>
      </w:del>
      <w:ins w:id="228" w:author="Thomas Collier Smith" w:date="2014-10-17T15:07:00Z">
        <w:r w:rsidR="00613078">
          <w:rPr>
            <w:rFonts w:ascii="Times New Roman" w:eastAsia="Times New Roman" w:hAnsi="Times New Roman" w:cs="Times New Roman"/>
            <w:sz w:val="24"/>
            <w:szCs w:val="24"/>
          </w:rPr>
          <w:t xml:space="preserve">with respect to </w:t>
        </w:r>
      </w:ins>
      <w:r w:rsidRPr="00F617B0">
        <w:rPr>
          <w:rFonts w:ascii="Times New Roman" w:eastAsia="Times New Roman" w:hAnsi="Times New Roman" w:cs="Times New Roman"/>
          <w:sz w:val="24"/>
          <w:szCs w:val="24"/>
        </w:rPr>
        <w:t>tadpole densit</w:t>
      </w:r>
      <w:ins w:id="229" w:author="Thomas Collier Smith" w:date="2014-10-17T15:08:00Z">
        <w:r w:rsidR="00613078">
          <w:rPr>
            <w:rFonts w:ascii="Times New Roman" w:eastAsia="Times New Roman" w:hAnsi="Times New Roman" w:cs="Times New Roman"/>
            <w:sz w:val="24"/>
            <w:szCs w:val="24"/>
          </w:rPr>
          <w:t>y</w:t>
        </w:r>
      </w:ins>
      <w:ins w:id="230" w:author="Thomas Collier Smith" w:date="2014-10-17T15:09:00Z">
        <w:r w:rsidR="00613078">
          <w:rPr>
            <w:rFonts w:ascii="Times New Roman" w:eastAsia="Times New Roman" w:hAnsi="Times New Roman" w:cs="Times New Roman"/>
            <w:sz w:val="24"/>
            <w:szCs w:val="24"/>
          </w:rPr>
          <w:t xml:space="preserve">, </w:t>
        </w:r>
      </w:ins>
      <w:ins w:id="231" w:author="Thomas Collier Smith" w:date="2014-10-17T15:08:00Z">
        <w:r w:rsidR="00613078">
          <w:rPr>
            <w:rFonts w:ascii="Times New Roman" w:eastAsia="Times New Roman" w:hAnsi="Times New Roman" w:cs="Times New Roman"/>
            <w:sz w:val="24"/>
            <w:szCs w:val="24"/>
          </w:rPr>
          <w:t xml:space="preserve">lake, and block.  </w:t>
        </w:r>
      </w:ins>
      <w:del w:id="232" w:author="Thomas Collier Smith" w:date="2014-10-17T15:07:00Z">
        <w:r w:rsidRPr="00F617B0" w:rsidDel="00613078">
          <w:rPr>
            <w:rFonts w:ascii="Times New Roman" w:eastAsia="Times New Roman" w:hAnsi="Times New Roman" w:cs="Times New Roman"/>
            <w:sz w:val="24"/>
            <w:szCs w:val="24"/>
          </w:rPr>
          <w:delText>ies</w:delText>
        </w:r>
        <w:r w:rsidRPr="00F617B0" w:rsidDel="003658E7">
          <w:rPr>
            <w:rFonts w:ascii="Times New Roman" w:eastAsia="Times New Roman" w:hAnsi="Times New Roman" w:cs="Times New Roman"/>
            <w:sz w:val="24"/>
            <w:szCs w:val="24"/>
          </w:rPr>
          <w:delText xml:space="preserve"> in order to determine its distribution of variances</w:delText>
        </w:r>
      </w:del>
      <w:del w:id="233" w:author="Thomas Collier Smith" w:date="2014-10-17T15:08:00Z">
        <w:r w:rsidRPr="00F617B0" w:rsidDel="00613078">
          <w:rPr>
            <w:rFonts w:ascii="Times New Roman" w:eastAsia="Times New Roman" w:hAnsi="Times New Roman" w:cs="Times New Roman"/>
            <w:sz w:val="24"/>
            <w:szCs w:val="24"/>
          </w:rPr>
          <w:delText>. These were tested both as individual lakes and as a whole.</w:delText>
        </w:r>
      </w:del>
    </w:p>
    <w:p w:rsidR="00F617B0" w:rsidDel="00613078" w:rsidRDefault="00F617B0" w:rsidP="00F617B0">
      <w:pPr>
        <w:spacing w:before="100" w:beforeAutospacing="1" w:after="100" w:afterAutospacing="1" w:line="240" w:lineRule="auto"/>
        <w:ind w:firstLine="720"/>
        <w:rPr>
          <w:del w:id="234" w:author="Thomas Collier Smith" w:date="2014-10-17T15:12:00Z"/>
          <w:rFonts w:ascii="Times New Roman" w:eastAsia="Times New Roman" w:hAnsi="Times New Roman" w:cs="Times New Roman"/>
          <w:sz w:val="24"/>
          <w:szCs w:val="24"/>
        </w:rPr>
      </w:pPr>
      <w:commentRangeStart w:id="235"/>
      <w:del w:id="236" w:author="Thomas Collier Smith" w:date="2014-10-17T15:12:00Z">
        <w:r w:rsidRPr="00F617B0" w:rsidDel="00613078">
          <w:rPr>
            <w:rFonts w:ascii="Times New Roman" w:eastAsia="Times New Roman" w:hAnsi="Times New Roman" w:cs="Times New Roman"/>
            <w:sz w:val="24"/>
            <w:szCs w:val="24"/>
          </w:rPr>
          <w:delText xml:space="preserve">In order to analyze the relevance of the sample dates, we isolated two variables, one with sample dates as a factor and one without. Using ANOVA, we compared the p-values of both variables to determine their relevance in predicted weights based on mayfly and tadpole density. </w:delText>
        </w:r>
        <w:commentRangeEnd w:id="196"/>
        <w:r w:rsidDel="00613078">
          <w:rPr>
            <w:rStyle w:val="CommentReference"/>
          </w:rPr>
          <w:commentReference w:id="196"/>
        </w:r>
      </w:del>
      <w:commentRangeEnd w:id="235"/>
      <w:r w:rsidR="00613078">
        <w:rPr>
          <w:rStyle w:val="CommentReference"/>
        </w:rPr>
        <w:commentReference w:id="235"/>
      </w:r>
    </w:p>
    <w:p w:rsidR="00613078" w:rsidRDefault="00613078" w:rsidP="00F617B0">
      <w:pPr>
        <w:spacing w:before="100" w:beforeAutospacing="1" w:after="100" w:afterAutospacing="1" w:line="240" w:lineRule="auto"/>
        <w:ind w:firstLine="720"/>
        <w:rPr>
          <w:ins w:id="237" w:author="Thomas Collier Smith" w:date="2014-10-17T15:17:00Z"/>
          <w:rFonts w:ascii="Times New Roman" w:eastAsia="Times New Roman" w:hAnsi="Times New Roman" w:cs="Times New Roman"/>
          <w:sz w:val="24"/>
          <w:szCs w:val="24"/>
        </w:rPr>
      </w:pPr>
      <w:ins w:id="238" w:author="Thomas Collier Smith" w:date="2014-10-17T15:17:00Z">
        <w:r>
          <w:rPr>
            <w:rFonts w:ascii="Times New Roman" w:eastAsia="Times New Roman" w:hAnsi="Times New Roman" w:cs="Times New Roman"/>
            <w:sz w:val="24"/>
            <w:szCs w:val="24"/>
          </w:rPr>
          <w:t xml:space="preserve">To further </w:t>
        </w:r>
        <w:r w:rsidR="00127823">
          <w:rPr>
            <w:rFonts w:ascii="Times New Roman" w:eastAsia="Times New Roman" w:hAnsi="Times New Roman" w:cs="Times New Roman"/>
            <w:sz w:val="24"/>
            <w:szCs w:val="24"/>
          </w:rPr>
          <w:t xml:space="preserve">explore </w:t>
        </w:r>
        <w:r>
          <w:rPr>
            <w:rFonts w:ascii="Times New Roman" w:eastAsia="Times New Roman" w:hAnsi="Times New Roman" w:cs="Times New Roman"/>
            <w:sz w:val="24"/>
            <w:szCs w:val="24"/>
          </w:rPr>
          <w:t xml:space="preserve">the interaction between </w:t>
        </w:r>
        <w:r w:rsidR="00127823">
          <w:rPr>
            <w:rFonts w:ascii="Times New Roman" w:eastAsia="Times New Roman" w:hAnsi="Times New Roman" w:cs="Times New Roman"/>
            <w:sz w:val="24"/>
            <w:szCs w:val="24"/>
          </w:rPr>
          <w:t xml:space="preserve">tadpole density and lake, we repeated </w:t>
        </w:r>
      </w:ins>
      <w:ins w:id="239" w:author="Thomas Collier Smith" w:date="2014-10-17T15:18:00Z">
        <w:r w:rsidR="00127823">
          <w:rPr>
            <w:rFonts w:ascii="Times New Roman" w:eastAsia="Times New Roman" w:hAnsi="Times New Roman" w:cs="Times New Roman"/>
            <w:sz w:val="24"/>
            <w:szCs w:val="24"/>
          </w:rPr>
          <w:t xml:space="preserve">this </w:t>
        </w:r>
      </w:ins>
      <w:ins w:id="240" w:author="Thomas Collier Smith" w:date="2014-10-17T15:17:00Z">
        <w:r w:rsidR="00127823">
          <w:rPr>
            <w:rFonts w:ascii="Times New Roman" w:eastAsia="Times New Roman" w:hAnsi="Times New Roman" w:cs="Times New Roman"/>
            <w:sz w:val="24"/>
            <w:szCs w:val="24"/>
          </w:rPr>
          <w:t xml:space="preserve">analysis </w:t>
        </w:r>
      </w:ins>
      <w:ins w:id="241" w:author="Thomas Collier Smith" w:date="2014-10-17T15:18:00Z">
        <w:r w:rsidR="00127823">
          <w:rPr>
            <w:rFonts w:ascii="Times New Roman" w:eastAsia="Times New Roman" w:hAnsi="Times New Roman" w:cs="Times New Roman"/>
            <w:sz w:val="24"/>
            <w:szCs w:val="24"/>
          </w:rPr>
          <w:t xml:space="preserve">of </w:t>
        </w:r>
      </w:ins>
      <w:ins w:id="242" w:author="Thomas Collier Smith" w:date="2014-10-17T15:17:00Z">
        <w:r w:rsidR="00127823">
          <w:rPr>
            <w:rFonts w:ascii="Times New Roman" w:eastAsia="Times New Roman" w:hAnsi="Times New Roman" w:cs="Times New Roman"/>
            <w:sz w:val="24"/>
            <w:szCs w:val="24"/>
          </w:rPr>
          <w:t>tadpole biomass</w:t>
        </w:r>
      </w:ins>
      <w:ins w:id="243" w:author="Thomas Collier Smith" w:date="2014-10-17T15:18:00Z">
        <w:r w:rsidR="00127823">
          <w:rPr>
            <w:rFonts w:ascii="Times New Roman" w:eastAsia="Times New Roman" w:hAnsi="Times New Roman" w:cs="Times New Roman"/>
            <w:sz w:val="24"/>
            <w:szCs w:val="24"/>
          </w:rPr>
          <w:t>, but separately for tadpoles from each lake.</w:t>
        </w:r>
      </w:ins>
    </w:p>
    <w:p w:rsidR="00613078" w:rsidRPr="00F617B0" w:rsidRDefault="00613078" w:rsidP="00F617B0">
      <w:pPr>
        <w:spacing w:before="100" w:beforeAutospacing="1" w:after="100" w:afterAutospacing="1" w:line="240" w:lineRule="auto"/>
        <w:ind w:firstLine="720"/>
        <w:rPr>
          <w:ins w:id="244" w:author="Thomas Collier Smith" w:date="2014-10-17T15:17:00Z"/>
          <w:rFonts w:ascii="Times New Roman" w:eastAsia="Times New Roman" w:hAnsi="Times New Roman" w:cs="Times New Roman"/>
          <w:sz w:val="24"/>
          <w:szCs w:val="24"/>
        </w:rPr>
      </w:pPr>
    </w:p>
    <w:p w:rsidR="00127823" w:rsidRDefault="00F617B0" w:rsidP="00F617B0">
      <w:pPr>
        <w:spacing w:line="480" w:lineRule="auto"/>
        <w:rPr>
          <w:ins w:id="245" w:author="Thomas Collier Smith" w:date="2014-10-17T15:25:00Z"/>
          <w:rFonts w:ascii="Times New Roman" w:hAnsi="Times New Roman" w:cs="Times New Roman"/>
          <w:sz w:val="24"/>
          <w:szCs w:val="24"/>
        </w:rPr>
      </w:pPr>
      <w:proofErr w:type="gramStart"/>
      <w:r>
        <w:rPr>
          <w:rFonts w:ascii="Times New Roman" w:hAnsi="Times New Roman" w:cs="Times New Roman"/>
          <w:i/>
          <w:sz w:val="24"/>
          <w:szCs w:val="24"/>
        </w:rPr>
        <w:t>Analysis of mesocosm experiment</w:t>
      </w:r>
      <w:r w:rsidRPr="008F14E5">
        <w:rPr>
          <w:rFonts w:ascii="Times New Roman" w:hAnsi="Times New Roman" w:cs="Times New Roman"/>
          <w:i/>
          <w:sz w:val="24"/>
          <w:szCs w:val="24"/>
        </w:rPr>
        <w:t>.</w:t>
      </w:r>
      <w:proofErr w:type="gramEnd"/>
      <w:r w:rsidRPr="008F14E5">
        <w:rPr>
          <w:rFonts w:ascii="Times New Roman" w:hAnsi="Times New Roman" w:cs="Times New Roman"/>
          <w:i/>
          <w:sz w:val="24"/>
          <w:szCs w:val="24"/>
        </w:rPr>
        <w:t xml:space="preserve"> – </w:t>
      </w:r>
      <w:r w:rsidR="0048024A">
        <w:rPr>
          <w:rFonts w:ascii="Times New Roman" w:hAnsi="Times New Roman" w:cs="Times New Roman"/>
          <w:sz w:val="24"/>
          <w:szCs w:val="24"/>
        </w:rPr>
        <w:t xml:space="preserve">In our </w:t>
      </w:r>
      <w:r w:rsidR="001717A0">
        <w:rPr>
          <w:rFonts w:ascii="Times New Roman" w:hAnsi="Times New Roman" w:cs="Times New Roman"/>
          <w:sz w:val="24"/>
          <w:szCs w:val="24"/>
        </w:rPr>
        <w:t>analyses of</w:t>
      </w:r>
      <w:r w:rsidR="00C143D2">
        <w:rPr>
          <w:rFonts w:ascii="Times New Roman" w:hAnsi="Times New Roman" w:cs="Times New Roman"/>
          <w:sz w:val="24"/>
          <w:szCs w:val="24"/>
        </w:rPr>
        <w:t xml:space="preserve"> mesocosm</w:t>
      </w:r>
      <w:r w:rsidR="001717A0">
        <w:rPr>
          <w:rFonts w:ascii="Times New Roman" w:hAnsi="Times New Roman" w:cs="Times New Roman"/>
          <w:sz w:val="24"/>
          <w:szCs w:val="24"/>
        </w:rPr>
        <w:t xml:space="preserve"> algal abundance</w:t>
      </w:r>
      <w:r w:rsidR="00C143D2">
        <w:rPr>
          <w:rFonts w:ascii="Times New Roman" w:hAnsi="Times New Roman" w:cs="Times New Roman"/>
          <w:sz w:val="24"/>
          <w:szCs w:val="24"/>
        </w:rPr>
        <w:t>, the independent variable</w:t>
      </w:r>
      <w:r w:rsidR="0048024A">
        <w:rPr>
          <w:rFonts w:ascii="Times New Roman" w:hAnsi="Times New Roman" w:cs="Times New Roman"/>
          <w:sz w:val="24"/>
          <w:szCs w:val="24"/>
        </w:rPr>
        <w:t>s</w:t>
      </w:r>
      <w:r w:rsidR="00742CFF">
        <w:rPr>
          <w:rFonts w:ascii="Times New Roman" w:hAnsi="Times New Roman" w:cs="Times New Roman"/>
          <w:sz w:val="24"/>
          <w:szCs w:val="24"/>
        </w:rPr>
        <w:t xml:space="preserve"> </w:t>
      </w:r>
      <w:r w:rsidR="0048024A">
        <w:rPr>
          <w:rFonts w:ascii="Times New Roman" w:hAnsi="Times New Roman" w:cs="Times New Roman"/>
          <w:sz w:val="24"/>
          <w:szCs w:val="24"/>
        </w:rPr>
        <w:t>were</w:t>
      </w:r>
      <w:r w:rsidR="00742CFF">
        <w:rPr>
          <w:rFonts w:ascii="Times New Roman" w:hAnsi="Times New Roman" w:cs="Times New Roman"/>
          <w:sz w:val="24"/>
          <w:szCs w:val="24"/>
        </w:rPr>
        <w:t xml:space="preserve"> tadpole </w:t>
      </w:r>
      <w:r w:rsidR="0048024A">
        <w:rPr>
          <w:rFonts w:ascii="Times New Roman" w:hAnsi="Times New Roman" w:cs="Times New Roman"/>
          <w:sz w:val="24"/>
          <w:szCs w:val="24"/>
        </w:rPr>
        <w:t xml:space="preserve">abundance and </w:t>
      </w:r>
      <w:del w:id="246" w:author="Thomas Collier Smith" w:date="2014-10-17T15:19:00Z">
        <w:r w:rsidR="00421714" w:rsidDel="00127823">
          <w:rPr>
            <w:rFonts w:ascii="Times New Roman" w:hAnsi="Times New Roman" w:cs="Times New Roman"/>
            <w:sz w:val="24"/>
            <w:szCs w:val="24"/>
          </w:rPr>
          <w:delText xml:space="preserve">either </w:delText>
        </w:r>
      </w:del>
      <w:r w:rsidR="002351DB">
        <w:rPr>
          <w:rFonts w:ascii="Times New Roman" w:hAnsi="Times New Roman" w:cs="Times New Roman"/>
          <w:sz w:val="24"/>
          <w:szCs w:val="24"/>
        </w:rPr>
        <w:t>mayfly presence</w:t>
      </w:r>
      <w:proofErr w:type="gramStart"/>
      <w:ins w:id="247" w:author="Thomas Collier Smith" w:date="2014-10-17T15:19:00Z">
        <w:r w:rsidR="00127823">
          <w:rPr>
            <w:rFonts w:ascii="Times New Roman" w:hAnsi="Times New Roman" w:cs="Times New Roman"/>
            <w:sz w:val="24"/>
            <w:szCs w:val="24"/>
          </w:rPr>
          <w:t>;</w:t>
        </w:r>
      </w:ins>
      <w:ins w:id="248" w:author="Thomas Collier Smith" w:date="2014-10-17T15:21:00Z">
        <w:r w:rsidR="00127823">
          <w:rPr>
            <w:rFonts w:ascii="Times New Roman" w:hAnsi="Times New Roman" w:cs="Times New Roman"/>
            <w:sz w:val="24"/>
            <w:szCs w:val="24"/>
          </w:rPr>
          <w:t>.</w:t>
        </w:r>
      </w:ins>
      <w:proofErr w:type="gramEnd"/>
      <w:del w:id="249" w:author="Thomas Collier Smith" w:date="2014-10-17T15:19:00Z">
        <w:r w:rsidR="002351DB" w:rsidDel="00127823">
          <w:rPr>
            <w:rFonts w:ascii="Times New Roman" w:hAnsi="Times New Roman" w:cs="Times New Roman"/>
            <w:sz w:val="24"/>
            <w:szCs w:val="24"/>
          </w:rPr>
          <w:delText xml:space="preserve"> or </w:delText>
        </w:r>
      </w:del>
      <w:del w:id="250" w:author="Thomas Collier Smith" w:date="2014-10-17T15:21:00Z">
        <w:r w:rsidR="0048024A" w:rsidDel="00127823">
          <w:rPr>
            <w:rFonts w:ascii="Times New Roman" w:hAnsi="Times New Roman" w:cs="Times New Roman"/>
            <w:sz w:val="24"/>
            <w:szCs w:val="24"/>
          </w:rPr>
          <w:delText>final mayfly abundance</w:delText>
        </w:r>
        <w:r w:rsidR="00742CFF" w:rsidDel="00127823">
          <w:rPr>
            <w:rFonts w:ascii="Times New Roman" w:hAnsi="Times New Roman" w:cs="Times New Roman"/>
            <w:sz w:val="24"/>
            <w:szCs w:val="24"/>
          </w:rPr>
          <w:delText>.</w:delText>
        </w:r>
      </w:del>
      <w:r w:rsidR="00742CFF">
        <w:rPr>
          <w:rFonts w:ascii="Times New Roman" w:hAnsi="Times New Roman" w:cs="Times New Roman"/>
          <w:sz w:val="24"/>
          <w:szCs w:val="24"/>
        </w:rPr>
        <w:t xml:space="preserve">  </w:t>
      </w:r>
      <w:r w:rsidR="00421714">
        <w:rPr>
          <w:rFonts w:ascii="Times New Roman" w:hAnsi="Times New Roman" w:cs="Times New Roman"/>
          <w:sz w:val="24"/>
          <w:szCs w:val="24"/>
        </w:rPr>
        <w:t xml:space="preserve">We included an interaction term between consumers, because of the potential for tadpoles to either facilitate or interfere with mayfly grazing.  </w:t>
      </w:r>
      <w:r w:rsidR="00D268F4">
        <w:rPr>
          <w:rFonts w:ascii="Times New Roman" w:hAnsi="Times New Roman" w:cs="Times New Roman"/>
          <w:sz w:val="24"/>
          <w:szCs w:val="24"/>
        </w:rPr>
        <w:t xml:space="preserve">We used a similar approach to fitting </w:t>
      </w:r>
      <w:del w:id="251" w:author="Thomas Collier Smith" w:date="2014-10-17T15:20:00Z">
        <w:r w:rsidR="00D268F4" w:rsidDel="00127823">
          <w:rPr>
            <w:rFonts w:ascii="Times New Roman" w:hAnsi="Times New Roman" w:cs="Times New Roman"/>
            <w:sz w:val="24"/>
            <w:szCs w:val="24"/>
          </w:rPr>
          <w:delText xml:space="preserve">the </w:delText>
        </w:r>
      </w:del>
      <w:r w:rsidR="00D268F4">
        <w:rPr>
          <w:rFonts w:ascii="Times New Roman" w:hAnsi="Times New Roman" w:cs="Times New Roman"/>
          <w:sz w:val="24"/>
          <w:szCs w:val="24"/>
        </w:rPr>
        <w:t xml:space="preserve">linear models as outlined above.  </w:t>
      </w:r>
      <w:r w:rsidR="00421714">
        <w:rPr>
          <w:rFonts w:ascii="Times New Roman" w:hAnsi="Times New Roman" w:cs="Times New Roman"/>
          <w:sz w:val="24"/>
          <w:szCs w:val="24"/>
        </w:rPr>
        <w:t xml:space="preserve">We </w:t>
      </w:r>
      <w:r w:rsidR="00407E62">
        <w:rPr>
          <w:rFonts w:ascii="Times New Roman" w:hAnsi="Times New Roman" w:cs="Times New Roman"/>
          <w:sz w:val="24"/>
          <w:szCs w:val="24"/>
        </w:rPr>
        <w:t xml:space="preserve">included covariates for </w:t>
      </w:r>
      <w:r w:rsidR="00421714">
        <w:rPr>
          <w:rFonts w:ascii="Times New Roman" w:hAnsi="Times New Roman" w:cs="Times New Roman"/>
          <w:sz w:val="24"/>
          <w:szCs w:val="24"/>
        </w:rPr>
        <w:t>duration</w:t>
      </w:r>
      <w:r w:rsidR="00407E62">
        <w:rPr>
          <w:rFonts w:ascii="Times New Roman" w:hAnsi="Times New Roman" w:cs="Times New Roman"/>
          <w:sz w:val="24"/>
          <w:szCs w:val="24"/>
        </w:rPr>
        <w:t xml:space="preserve"> of algal growth </w:t>
      </w:r>
      <w:r w:rsidR="00407E62">
        <w:rPr>
          <w:rFonts w:ascii="Times New Roman" w:hAnsi="Times New Roman" w:cs="Times New Roman"/>
          <w:sz w:val="24"/>
          <w:szCs w:val="24"/>
        </w:rPr>
        <w:lastRenderedPageBreak/>
        <w:t>(days)</w:t>
      </w:r>
      <w:r w:rsidR="00421714">
        <w:rPr>
          <w:rFonts w:ascii="Times New Roman" w:hAnsi="Times New Roman" w:cs="Times New Roman"/>
          <w:sz w:val="24"/>
          <w:szCs w:val="24"/>
        </w:rPr>
        <w:t xml:space="preserve"> and for the initial abundance of algae (log AFDM) in each mesocosm</w:t>
      </w:r>
      <w:r w:rsidR="00200828">
        <w:rPr>
          <w:rFonts w:ascii="Times New Roman" w:hAnsi="Times New Roman" w:cs="Times New Roman"/>
          <w:sz w:val="24"/>
          <w:szCs w:val="24"/>
        </w:rPr>
        <w:t>.</w:t>
      </w:r>
      <w:r w:rsidR="00421714">
        <w:rPr>
          <w:rFonts w:ascii="Times New Roman" w:hAnsi="Times New Roman" w:cs="Times New Roman"/>
          <w:sz w:val="24"/>
          <w:szCs w:val="24"/>
        </w:rPr>
        <w:t xml:space="preserve">  We allowed variance to differ with respect to consumer presence-absence or abundance.  We analyzed only tiles from the bottom of the tank.  </w:t>
      </w:r>
      <w:ins w:id="252" w:author="Thomas Collier Smith" w:date="2014-10-17T15:21:00Z">
        <w:r w:rsidR="00127823">
          <w:rPr>
            <w:rFonts w:ascii="Times New Roman" w:hAnsi="Times New Roman" w:cs="Times New Roman"/>
            <w:sz w:val="24"/>
            <w:szCs w:val="24"/>
          </w:rPr>
          <w:t>Due to the high mortality of mayflies, we repeated th</w:t>
        </w:r>
      </w:ins>
      <w:ins w:id="253" w:author="Thomas Collier Smith" w:date="2014-10-17T15:23:00Z">
        <w:r w:rsidR="00127823">
          <w:rPr>
            <w:rFonts w:ascii="Times New Roman" w:hAnsi="Times New Roman" w:cs="Times New Roman"/>
            <w:sz w:val="24"/>
            <w:szCs w:val="24"/>
          </w:rPr>
          <w:t>is</w:t>
        </w:r>
      </w:ins>
      <w:ins w:id="254" w:author="Thomas Collier Smith" w:date="2014-10-17T15:21:00Z">
        <w:r w:rsidR="00127823">
          <w:rPr>
            <w:rFonts w:ascii="Times New Roman" w:hAnsi="Times New Roman" w:cs="Times New Roman"/>
            <w:sz w:val="24"/>
            <w:szCs w:val="24"/>
          </w:rPr>
          <w:t xml:space="preserve"> analysis using final mayfly abundance rather than mayfly presence-absence.  </w:t>
        </w:r>
      </w:ins>
    </w:p>
    <w:p w:rsidR="00421714" w:rsidRDefault="00127823">
      <w:pPr>
        <w:spacing w:line="480" w:lineRule="auto"/>
        <w:ind w:firstLine="720"/>
        <w:rPr>
          <w:rFonts w:ascii="Times New Roman" w:hAnsi="Times New Roman" w:cs="Times New Roman"/>
          <w:sz w:val="24"/>
          <w:szCs w:val="24"/>
        </w:rPr>
        <w:pPrChange w:id="255" w:author="Thomas Collier Smith" w:date="2014-10-17T15:25:00Z">
          <w:pPr>
            <w:spacing w:line="480" w:lineRule="auto"/>
          </w:pPr>
        </w:pPrChange>
      </w:pPr>
      <w:ins w:id="256" w:author="Thomas Collier Smith" w:date="2014-10-17T15:25:00Z">
        <w:r>
          <w:rPr>
            <w:rFonts w:ascii="Times New Roman" w:hAnsi="Times New Roman" w:cs="Times New Roman"/>
            <w:sz w:val="24"/>
            <w:szCs w:val="24"/>
          </w:rPr>
          <w:t xml:space="preserve">We also calculated the growth rate of algae in the experiment, using the initial July algal abundance from each mesocosm as the </w:t>
        </w:r>
      </w:ins>
      <w:ins w:id="257" w:author="Thomas Collier Smith" w:date="2014-10-17T15:27:00Z">
        <w:r>
          <w:rPr>
            <w:rFonts w:ascii="Times New Roman" w:hAnsi="Times New Roman" w:cs="Times New Roman"/>
            <w:sz w:val="24"/>
            <w:szCs w:val="24"/>
          </w:rPr>
          <w:t xml:space="preserve">time-zero </w:t>
        </w:r>
      </w:ins>
      <w:ins w:id="258" w:author="Thomas Collier Smith" w:date="2014-10-17T15:26:00Z">
        <w:r>
          <w:rPr>
            <w:rFonts w:ascii="Times New Roman" w:hAnsi="Times New Roman" w:cs="Times New Roman"/>
            <w:sz w:val="24"/>
            <w:szCs w:val="24"/>
          </w:rPr>
          <w:t xml:space="preserve">abundance, </w:t>
        </w:r>
      </w:ins>
      <w:ins w:id="259" w:author="Thomas Collier Smith" w:date="2014-10-17T15:27:00Z">
        <w:r>
          <w:rPr>
            <w:rFonts w:ascii="Times New Roman" w:hAnsi="Times New Roman" w:cs="Times New Roman"/>
            <w:sz w:val="24"/>
            <w:szCs w:val="24"/>
          </w:rPr>
          <w:t>the measured week 1 or 3 algal abundance as the time</w:t>
        </w:r>
      </w:ins>
      <w:ins w:id="260" w:author="Thomas Collier Smith" w:date="2014-10-17T15:28:00Z">
        <w:r>
          <w:rPr>
            <w:rFonts w:ascii="Times New Roman" w:hAnsi="Times New Roman" w:cs="Times New Roman"/>
            <w:sz w:val="24"/>
            <w:szCs w:val="24"/>
          </w:rPr>
          <w:t xml:space="preserve">-one abundance, </w:t>
        </w:r>
      </w:ins>
      <w:ins w:id="261" w:author="Thomas Collier Smith" w:date="2014-10-17T15:26:00Z">
        <w:r>
          <w:rPr>
            <w:rFonts w:ascii="Times New Roman" w:hAnsi="Times New Roman" w:cs="Times New Roman"/>
            <w:sz w:val="24"/>
            <w:szCs w:val="24"/>
          </w:rPr>
          <w:t xml:space="preserve">and the days between the beginning of </w:t>
        </w:r>
      </w:ins>
      <w:ins w:id="262" w:author="Thomas Collier Smith" w:date="2014-10-17T15:28:00Z">
        <w:r>
          <w:rPr>
            <w:rFonts w:ascii="Times New Roman" w:hAnsi="Times New Roman" w:cs="Times New Roman"/>
            <w:sz w:val="24"/>
            <w:szCs w:val="24"/>
          </w:rPr>
          <w:t xml:space="preserve">the experiment and relevant sample date </w:t>
        </w:r>
      </w:ins>
      <w:ins w:id="263" w:author="Thomas Collier Smith" w:date="2014-10-17T15:30:00Z">
        <w:r w:rsidR="006101B6">
          <w:rPr>
            <w:rFonts w:ascii="Times New Roman" w:hAnsi="Times New Roman" w:cs="Times New Roman"/>
            <w:sz w:val="24"/>
            <w:szCs w:val="24"/>
          </w:rPr>
          <w:t>as the growth period</w:t>
        </w:r>
      </w:ins>
      <w:ins w:id="264" w:author="Thomas Collier Smith" w:date="2014-10-17T15:25:00Z">
        <w:r>
          <w:rPr>
            <w:rFonts w:ascii="Times New Roman" w:hAnsi="Times New Roman" w:cs="Times New Roman"/>
            <w:sz w:val="24"/>
            <w:szCs w:val="24"/>
          </w:rPr>
          <w:t xml:space="preserve">.  </w:t>
        </w:r>
      </w:ins>
      <w:ins w:id="265" w:author="Thomas Collier Smith" w:date="2014-10-17T15:31:00Z">
        <w:r w:rsidR="006101B6">
          <w:rPr>
            <w:rFonts w:ascii="Times New Roman" w:hAnsi="Times New Roman" w:cs="Times New Roman"/>
            <w:sz w:val="24"/>
            <w:szCs w:val="24"/>
          </w:rPr>
          <w:t xml:space="preserve">This growth rate was analyzed using generalized least squares models, similarly to the procedure described above.  </w:t>
        </w:r>
      </w:ins>
      <w:r w:rsidR="007B5EC3">
        <w:rPr>
          <w:rFonts w:ascii="Times New Roman" w:hAnsi="Times New Roman" w:cs="Times New Roman"/>
          <w:sz w:val="24"/>
          <w:szCs w:val="24"/>
        </w:rPr>
        <w:t xml:space="preserve">All analyses were performed using R </w:t>
      </w:r>
      <w:r w:rsidR="007B5EC3">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"The R Foundation for Statistical Computing", "given" : "", "non-dropping-particle" : "", "parse-names" : false, "suffix" : "" } ], "id" : "ITEM-1", "issued" : { "date-parts" : [ [ "2012" ] ] }, "number" : "2.15.2", "publisher" : "R Foundation for Statistical Computing", "publisher-place" : "Vienna, Austria", "title" : "R: A Language and Environment for Statistical Computing", "type" : "article" }, "uris" : [ "http://www.mendeley.com/documents/?uuid=8a6cc094-1513-4887-9c8d-7dcc737cb7ac" ] } ], "mendeley" : { "previouslyFormattedCitation" : "(The R Foundation for Statistical Computing 2012)" }, "properties" : { "noteIndex" : 0 }, "schema" : "https://github.com/citation-style-language/schema/raw/master/csl-citation.json" }</w:instrText>
      </w:r>
      <w:r w:rsidR="007B5EC3">
        <w:rPr>
          <w:rFonts w:ascii="Times New Roman" w:hAnsi="Times New Roman" w:cs="Times New Roman"/>
          <w:sz w:val="24"/>
          <w:szCs w:val="24"/>
        </w:rPr>
        <w:fldChar w:fldCharType="separate"/>
      </w:r>
      <w:r w:rsidR="007B5EC3" w:rsidRPr="007B5EC3">
        <w:rPr>
          <w:rFonts w:ascii="Times New Roman" w:hAnsi="Times New Roman" w:cs="Times New Roman"/>
          <w:noProof/>
          <w:sz w:val="24"/>
          <w:szCs w:val="24"/>
        </w:rPr>
        <w:t>(The R Foundation for Statistical Computing 2012)</w:t>
      </w:r>
      <w:r w:rsidR="007B5EC3">
        <w:rPr>
          <w:rFonts w:ascii="Times New Roman" w:hAnsi="Times New Roman" w:cs="Times New Roman"/>
          <w:sz w:val="24"/>
          <w:szCs w:val="24"/>
        </w:rPr>
        <w:fldChar w:fldCharType="end"/>
      </w:r>
      <w:ins w:id="266" w:author="Thomas Collier Smith" w:date="2014-10-17T15:21:00Z">
        <w:r>
          <w:rPr>
            <w:rFonts w:ascii="Times New Roman" w:hAnsi="Times New Roman" w:cs="Times New Roman"/>
            <w:sz w:val="24"/>
            <w:szCs w:val="24"/>
          </w:rPr>
          <w:t>.</w:t>
        </w:r>
      </w:ins>
    </w:p>
    <w:p w:rsidR="0088064A" w:rsidRDefault="002351DB" w:rsidP="0088064A">
      <w:pPr>
        <w:spacing w:line="480" w:lineRule="auto"/>
        <w:ind w:firstLine="720"/>
        <w:rPr>
          <w:rFonts w:ascii="Times New Roman" w:hAnsi="Times New Roman" w:cs="Times New Roman"/>
          <w:sz w:val="24"/>
          <w:szCs w:val="24"/>
        </w:rPr>
      </w:pPr>
      <w:commentRangeStart w:id="267"/>
      <w:r>
        <w:rPr>
          <w:rFonts w:ascii="Times New Roman" w:hAnsi="Times New Roman" w:cs="Times New Roman"/>
          <w:sz w:val="24"/>
          <w:szCs w:val="24"/>
        </w:rPr>
        <w:t xml:space="preserve">We also analyzed mayfly length as a response to tadpole </w:t>
      </w:r>
      <w:r w:rsidR="007B5EC3">
        <w:rPr>
          <w:rFonts w:ascii="Times New Roman" w:hAnsi="Times New Roman" w:cs="Times New Roman"/>
          <w:sz w:val="24"/>
          <w:szCs w:val="24"/>
        </w:rPr>
        <w:t>presence</w:t>
      </w:r>
      <w:r>
        <w:rPr>
          <w:rFonts w:ascii="Times New Roman" w:hAnsi="Times New Roman" w:cs="Times New Roman"/>
          <w:sz w:val="24"/>
          <w:szCs w:val="24"/>
        </w:rPr>
        <w:t xml:space="preserve"> and mayfly presence or final mayfly abundance</w:t>
      </w:r>
      <w:r w:rsidR="007B5EC3">
        <w:rPr>
          <w:rFonts w:ascii="Times New Roman" w:hAnsi="Times New Roman" w:cs="Times New Roman"/>
          <w:sz w:val="24"/>
          <w:szCs w:val="24"/>
        </w:rPr>
        <w:t>, in the mesocosms</w:t>
      </w:r>
      <w:r>
        <w:rPr>
          <w:rFonts w:ascii="Times New Roman" w:hAnsi="Times New Roman" w:cs="Times New Roman"/>
          <w:sz w:val="24"/>
          <w:szCs w:val="24"/>
        </w:rPr>
        <w:t xml:space="preserve">.  </w:t>
      </w:r>
      <w:commentRangeEnd w:id="267"/>
      <w:r w:rsidR="00F617B0">
        <w:rPr>
          <w:rStyle w:val="CommentReference"/>
        </w:rPr>
        <w:commentReference w:id="267"/>
      </w:r>
    </w:p>
    <w:p w:rsidR="00C143D2" w:rsidRPr="00C143D2" w:rsidRDefault="00C143D2" w:rsidP="00407E62">
      <w:pPr>
        <w:spacing w:line="480" w:lineRule="auto"/>
        <w:ind w:firstLine="720"/>
        <w:rPr>
          <w:rFonts w:ascii="Times New Roman" w:hAnsi="Times New Roman" w:cs="Times New Roman"/>
          <w:sz w:val="24"/>
          <w:szCs w:val="24"/>
        </w:rPr>
      </w:pPr>
    </w:p>
    <w:p w:rsidR="003E2376" w:rsidRPr="003E2376" w:rsidRDefault="003E2376" w:rsidP="003E2376">
      <w:pPr>
        <w:spacing w:line="480" w:lineRule="auto"/>
        <w:jc w:val="center"/>
        <w:rPr>
          <w:rFonts w:ascii="Times New Roman" w:hAnsi="Times New Roman" w:cs="Times New Roman"/>
          <w:smallCaps/>
          <w:sz w:val="24"/>
          <w:szCs w:val="24"/>
        </w:rPr>
      </w:pPr>
      <w:commentRangeStart w:id="268"/>
      <w:r>
        <w:rPr>
          <w:rFonts w:ascii="Times New Roman" w:hAnsi="Times New Roman" w:cs="Times New Roman"/>
          <w:smallCaps/>
          <w:sz w:val="24"/>
          <w:szCs w:val="24"/>
        </w:rPr>
        <w:t>Results</w:t>
      </w:r>
      <w:commentRangeEnd w:id="268"/>
      <w:r w:rsidR="00916AF4">
        <w:rPr>
          <w:rStyle w:val="CommentReference"/>
        </w:rPr>
        <w:commentReference w:id="268"/>
      </w:r>
    </w:p>
    <w:p w:rsidR="00386F7D" w:rsidRDefault="003E2376" w:rsidP="00F31891">
      <w:pPr>
        <w:spacing w:line="480" w:lineRule="auto"/>
        <w:rPr>
          <w:rFonts w:ascii="Times New Roman" w:hAnsi="Times New Roman" w:cs="Times New Roman"/>
          <w:sz w:val="24"/>
          <w:szCs w:val="24"/>
        </w:rPr>
      </w:pPr>
      <w:proofErr w:type="gramStart"/>
      <w:r>
        <w:rPr>
          <w:rFonts w:ascii="Times New Roman" w:hAnsi="Times New Roman" w:cs="Times New Roman"/>
          <w:i/>
          <w:sz w:val="24"/>
          <w:szCs w:val="24"/>
        </w:rPr>
        <w:t>Field enclosure experiment.</w:t>
      </w:r>
      <w:proofErr w:type="gramEnd"/>
      <w:r>
        <w:rPr>
          <w:rFonts w:ascii="Times New Roman" w:hAnsi="Times New Roman" w:cs="Times New Roman"/>
          <w:i/>
          <w:sz w:val="24"/>
          <w:szCs w:val="24"/>
        </w:rPr>
        <w:t xml:space="preserve"> – </w:t>
      </w:r>
      <w:r w:rsidR="000D1810">
        <w:rPr>
          <w:rFonts w:ascii="Times New Roman" w:hAnsi="Times New Roman" w:cs="Times New Roman"/>
          <w:sz w:val="24"/>
          <w:szCs w:val="24"/>
        </w:rPr>
        <w:t>T</w:t>
      </w:r>
      <w:r w:rsidR="000D1810" w:rsidRPr="000D1810">
        <w:rPr>
          <w:rFonts w:ascii="Times New Roman" w:hAnsi="Times New Roman" w:cs="Times New Roman"/>
          <w:sz w:val="24"/>
          <w:szCs w:val="24"/>
        </w:rPr>
        <w:t>adpole</w:t>
      </w:r>
      <w:r w:rsidR="000D1810">
        <w:rPr>
          <w:rFonts w:ascii="Times New Roman" w:hAnsi="Times New Roman" w:cs="Times New Roman"/>
          <w:sz w:val="24"/>
          <w:szCs w:val="24"/>
        </w:rPr>
        <w:t>s and mayflies had negative</w:t>
      </w:r>
      <w:r w:rsidR="00D268F4">
        <w:rPr>
          <w:rFonts w:ascii="Times New Roman" w:hAnsi="Times New Roman" w:cs="Times New Roman"/>
          <w:sz w:val="24"/>
          <w:szCs w:val="24"/>
        </w:rPr>
        <w:t>, but equivocal</w:t>
      </w:r>
      <w:r w:rsidR="000D1810">
        <w:rPr>
          <w:rFonts w:ascii="Times New Roman" w:hAnsi="Times New Roman" w:cs="Times New Roman"/>
          <w:sz w:val="24"/>
          <w:szCs w:val="24"/>
        </w:rPr>
        <w:t xml:space="preserve"> effects on the abundance of algae in field enclosures</w:t>
      </w:r>
      <w:r w:rsidR="00621113">
        <w:rPr>
          <w:rFonts w:ascii="Times New Roman" w:hAnsi="Times New Roman" w:cs="Times New Roman"/>
          <w:sz w:val="24"/>
          <w:szCs w:val="24"/>
        </w:rPr>
        <w:t xml:space="preserve"> (Figure 2)</w:t>
      </w:r>
      <w:r w:rsidR="00D268F4">
        <w:rPr>
          <w:rFonts w:ascii="Times New Roman" w:hAnsi="Times New Roman" w:cs="Times New Roman"/>
          <w:sz w:val="24"/>
          <w:szCs w:val="24"/>
        </w:rPr>
        <w:t>.  E</w:t>
      </w:r>
      <w:r w:rsidR="008742E1">
        <w:rPr>
          <w:rFonts w:ascii="Times New Roman" w:hAnsi="Times New Roman" w:cs="Times New Roman"/>
          <w:sz w:val="24"/>
          <w:szCs w:val="24"/>
        </w:rPr>
        <w:t xml:space="preserve">ffects were </w:t>
      </w:r>
      <w:r w:rsidR="00D268F4">
        <w:rPr>
          <w:rFonts w:ascii="Times New Roman" w:hAnsi="Times New Roman" w:cs="Times New Roman"/>
          <w:sz w:val="24"/>
          <w:szCs w:val="24"/>
        </w:rPr>
        <w:t xml:space="preserve">more distinct </w:t>
      </w:r>
      <w:r w:rsidR="008742E1">
        <w:rPr>
          <w:rFonts w:ascii="Times New Roman" w:hAnsi="Times New Roman" w:cs="Times New Roman"/>
          <w:sz w:val="24"/>
          <w:szCs w:val="24"/>
        </w:rPr>
        <w:t>in LeConte; the effects of both consumers were more variable in Spur (Figure 3)</w:t>
      </w:r>
      <w:r w:rsidR="000D1810">
        <w:rPr>
          <w:rFonts w:ascii="Times New Roman" w:hAnsi="Times New Roman" w:cs="Times New Roman"/>
          <w:sz w:val="24"/>
          <w:szCs w:val="24"/>
        </w:rPr>
        <w:t xml:space="preserve">.  </w:t>
      </w:r>
      <w:r w:rsidR="00386F7D">
        <w:rPr>
          <w:rFonts w:ascii="Times New Roman" w:hAnsi="Times New Roman" w:cs="Times New Roman"/>
          <w:sz w:val="24"/>
          <w:szCs w:val="24"/>
        </w:rPr>
        <w:t xml:space="preserve">The best fit </w:t>
      </w:r>
      <w:r w:rsidR="00EA2345">
        <w:rPr>
          <w:rFonts w:ascii="Times New Roman" w:hAnsi="Times New Roman" w:cs="Times New Roman"/>
          <w:sz w:val="24"/>
          <w:szCs w:val="24"/>
        </w:rPr>
        <w:t xml:space="preserve">linear </w:t>
      </w:r>
      <w:r w:rsidR="00386F7D">
        <w:rPr>
          <w:rFonts w:ascii="Times New Roman" w:hAnsi="Times New Roman" w:cs="Times New Roman"/>
          <w:sz w:val="24"/>
          <w:szCs w:val="24"/>
        </w:rPr>
        <w:t xml:space="preserve">model </w:t>
      </w:r>
      <w:r w:rsidR="005830EE">
        <w:rPr>
          <w:rFonts w:ascii="Times New Roman" w:hAnsi="Times New Roman" w:cs="Times New Roman"/>
          <w:sz w:val="24"/>
          <w:szCs w:val="24"/>
        </w:rPr>
        <w:t>(Table 1)</w:t>
      </w:r>
      <w:r w:rsidR="00EA2345">
        <w:rPr>
          <w:rFonts w:ascii="Times New Roman" w:hAnsi="Times New Roman" w:cs="Times New Roman"/>
          <w:sz w:val="24"/>
          <w:szCs w:val="24"/>
        </w:rPr>
        <w:t xml:space="preserve"> </w:t>
      </w:r>
      <w:r w:rsidR="00386F7D">
        <w:rPr>
          <w:rFonts w:ascii="Times New Roman" w:hAnsi="Times New Roman" w:cs="Times New Roman"/>
          <w:sz w:val="24"/>
          <w:szCs w:val="24"/>
        </w:rPr>
        <w:t>of t</w:t>
      </w:r>
      <w:r w:rsidR="005830EE">
        <w:rPr>
          <w:rFonts w:ascii="Times New Roman" w:hAnsi="Times New Roman" w:cs="Times New Roman"/>
          <w:sz w:val="24"/>
          <w:szCs w:val="24"/>
        </w:rPr>
        <w:t xml:space="preserve">he raw algal abundance used log-transformed raw algal abundance to meet the assumption of normality of model residuals.  </w:t>
      </w:r>
      <w:del w:id="269" w:author="Thomas Collier Smith" w:date="2014-10-17T15:41:00Z">
        <w:r w:rsidR="00F31891" w:rsidDel="008E3523">
          <w:rPr>
            <w:rFonts w:ascii="Times New Roman" w:hAnsi="Times New Roman" w:cs="Times New Roman"/>
            <w:sz w:val="24"/>
            <w:szCs w:val="24"/>
          </w:rPr>
          <w:delText>W</w:delText>
        </w:r>
      </w:del>
      <w:del w:id="270" w:author="Thomas Collier Smith" w:date="2014-10-17T15:42:00Z">
        <w:r w:rsidR="00F31891" w:rsidDel="008E3523">
          <w:rPr>
            <w:rFonts w:ascii="Times New Roman" w:hAnsi="Times New Roman" w:cs="Times New Roman"/>
            <w:sz w:val="24"/>
            <w:szCs w:val="24"/>
          </w:rPr>
          <w:delText xml:space="preserve">e </w:delText>
        </w:r>
      </w:del>
      <w:del w:id="271" w:author="Thomas Collier Smith" w:date="2014-10-17T15:41:00Z">
        <w:r w:rsidR="00F31891" w:rsidDel="008E3523">
          <w:rPr>
            <w:rFonts w:ascii="Times New Roman" w:hAnsi="Times New Roman" w:cs="Times New Roman"/>
            <w:sz w:val="24"/>
            <w:szCs w:val="24"/>
          </w:rPr>
          <w:delText xml:space="preserve">also </w:delText>
        </w:r>
      </w:del>
      <w:del w:id="272" w:author="Thomas Collier Smith" w:date="2014-10-17T15:42:00Z">
        <w:r w:rsidR="00F31891" w:rsidDel="008E3523">
          <w:rPr>
            <w:rFonts w:ascii="Times New Roman" w:hAnsi="Times New Roman" w:cs="Times New Roman"/>
            <w:sz w:val="24"/>
            <w:szCs w:val="24"/>
          </w:rPr>
          <w:delText xml:space="preserve">tested models that allowed the slope of the relationship between each consumer and algal abundance to differ between the two lakes, and an additive model with a non-linear relationship between silt and algal abundance; these models were not better.  </w:delText>
        </w:r>
      </w:del>
      <w:r w:rsidR="005830EE">
        <w:rPr>
          <w:rFonts w:ascii="Times New Roman" w:hAnsi="Times New Roman" w:cs="Times New Roman"/>
          <w:sz w:val="24"/>
          <w:szCs w:val="24"/>
        </w:rPr>
        <w:t xml:space="preserve">The </w:t>
      </w:r>
      <w:r w:rsidR="00F31891">
        <w:rPr>
          <w:rFonts w:ascii="Times New Roman" w:hAnsi="Times New Roman" w:cs="Times New Roman"/>
          <w:sz w:val="24"/>
          <w:szCs w:val="24"/>
        </w:rPr>
        <w:t xml:space="preserve">best-fit </w:t>
      </w:r>
      <w:r w:rsidR="005830EE">
        <w:rPr>
          <w:rFonts w:ascii="Times New Roman" w:hAnsi="Times New Roman" w:cs="Times New Roman"/>
          <w:sz w:val="24"/>
          <w:szCs w:val="24"/>
        </w:rPr>
        <w:t xml:space="preserve">model </w:t>
      </w:r>
      <w:r w:rsidR="00F31891">
        <w:rPr>
          <w:rFonts w:ascii="Times New Roman" w:hAnsi="Times New Roman" w:cs="Times New Roman"/>
          <w:sz w:val="24"/>
          <w:szCs w:val="24"/>
        </w:rPr>
        <w:t xml:space="preserve">included a random intercept for experimental block, which </w:t>
      </w:r>
      <w:r w:rsidR="00F31891">
        <w:rPr>
          <w:rFonts w:ascii="Times New Roman" w:hAnsi="Times New Roman" w:cs="Times New Roman"/>
          <w:sz w:val="24"/>
          <w:szCs w:val="24"/>
        </w:rPr>
        <w:lastRenderedPageBreak/>
        <w:t>allowed mean algal abundance to differ among blocks</w:t>
      </w:r>
      <w:r w:rsidR="005B0839">
        <w:rPr>
          <w:rFonts w:ascii="Times New Roman" w:hAnsi="Times New Roman" w:cs="Times New Roman"/>
          <w:sz w:val="24"/>
          <w:szCs w:val="24"/>
        </w:rPr>
        <w:t xml:space="preserve">; </w:t>
      </w:r>
      <w:r w:rsidR="00F31891">
        <w:rPr>
          <w:rFonts w:ascii="Times New Roman" w:hAnsi="Times New Roman" w:cs="Times New Roman"/>
          <w:sz w:val="24"/>
          <w:szCs w:val="24"/>
        </w:rPr>
        <w:t xml:space="preserve">lake, </w:t>
      </w:r>
      <w:r w:rsidR="005830EE">
        <w:rPr>
          <w:rFonts w:ascii="Times New Roman" w:hAnsi="Times New Roman" w:cs="Times New Roman"/>
          <w:sz w:val="24"/>
          <w:szCs w:val="24"/>
        </w:rPr>
        <w:t>tadpole density</w:t>
      </w:r>
      <w:r w:rsidR="00F31891">
        <w:rPr>
          <w:rFonts w:ascii="Times New Roman" w:hAnsi="Times New Roman" w:cs="Times New Roman"/>
          <w:sz w:val="24"/>
          <w:szCs w:val="24"/>
        </w:rPr>
        <w:t>,</w:t>
      </w:r>
      <w:r w:rsidR="005830EE">
        <w:rPr>
          <w:rFonts w:ascii="Times New Roman" w:hAnsi="Times New Roman" w:cs="Times New Roman"/>
          <w:sz w:val="24"/>
          <w:szCs w:val="24"/>
        </w:rPr>
        <w:t xml:space="preserve"> and mayfly density </w:t>
      </w:r>
      <w:r w:rsidR="005B0839">
        <w:rPr>
          <w:rFonts w:ascii="Times New Roman" w:hAnsi="Times New Roman" w:cs="Times New Roman"/>
          <w:sz w:val="24"/>
          <w:szCs w:val="24"/>
        </w:rPr>
        <w:t>were</w:t>
      </w:r>
      <w:r w:rsidR="005830EE">
        <w:rPr>
          <w:rFonts w:ascii="Times New Roman" w:hAnsi="Times New Roman" w:cs="Times New Roman"/>
          <w:sz w:val="24"/>
          <w:szCs w:val="24"/>
        </w:rPr>
        <w:t xml:space="preserve"> </w:t>
      </w:r>
      <w:r w:rsidR="00F31891">
        <w:rPr>
          <w:rFonts w:ascii="Times New Roman" w:hAnsi="Times New Roman" w:cs="Times New Roman"/>
          <w:sz w:val="24"/>
          <w:szCs w:val="24"/>
        </w:rPr>
        <w:t xml:space="preserve">fixed effects </w:t>
      </w:r>
      <w:r w:rsidR="005830EE">
        <w:rPr>
          <w:rFonts w:ascii="Times New Roman" w:hAnsi="Times New Roman" w:cs="Times New Roman"/>
          <w:sz w:val="24"/>
          <w:szCs w:val="24"/>
        </w:rPr>
        <w:t xml:space="preserve">(Table 2).  </w:t>
      </w:r>
      <w:del w:id="273" w:author="Thomas Collier Smith" w:date="2014-10-17T15:41:00Z">
        <w:r w:rsidR="00F31891" w:rsidDel="008E3523">
          <w:rPr>
            <w:rFonts w:ascii="Times New Roman" w:hAnsi="Times New Roman" w:cs="Times New Roman"/>
            <w:sz w:val="24"/>
            <w:szCs w:val="24"/>
          </w:rPr>
          <w:delText xml:space="preserve">The interaction between consumers was not retained as a fixed effect in the best-fit model.  </w:delText>
        </w:r>
      </w:del>
      <w:del w:id="274" w:author="Thomas Collier Smith" w:date="2014-10-17T15:43:00Z">
        <w:r w:rsidR="00AE4811" w:rsidDel="008E3523">
          <w:rPr>
            <w:rFonts w:ascii="Times New Roman" w:hAnsi="Times New Roman" w:cs="Times New Roman"/>
            <w:sz w:val="24"/>
            <w:szCs w:val="24"/>
          </w:rPr>
          <w:delText>In this model, algal a</w:delText>
        </w:r>
        <w:r w:rsidR="00F31891" w:rsidDel="008E3523">
          <w:rPr>
            <w:rFonts w:ascii="Times New Roman" w:hAnsi="Times New Roman" w:cs="Times New Roman"/>
            <w:sz w:val="24"/>
            <w:szCs w:val="24"/>
          </w:rPr>
          <w:delText>bundance differed between lakes</w:delText>
        </w:r>
        <w:r w:rsidR="00AE4811" w:rsidDel="008E3523">
          <w:rPr>
            <w:rFonts w:ascii="Times New Roman" w:hAnsi="Times New Roman" w:cs="Times New Roman"/>
            <w:sz w:val="24"/>
            <w:szCs w:val="24"/>
          </w:rPr>
          <w:delText xml:space="preserve">, </w:delText>
        </w:r>
        <w:r w:rsidR="002A7ACC" w:rsidDel="008E3523">
          <w:rPr>
            <w:rFonts w:ascii="Times New Roman" w:hAnsi="Times New Roman" w:cs="Times New Roman"/>
            <w:sz w:val="24"/>
            <w:szCs w:val="24"/>
          </w:rPr>
          <w:delText xml:space="preserve">and both </w:delText>
        </w:r>
        <w:r w:rsidR="00AE4811" w:rsidDel="008E3523">
          <w:rPr>
            <w:rFonts w:ascii="Times New Roman" w:hAnsi="Times New Roman" w:cs="Times New Roman"/>
            <w:sz w:val="24"/>
            <w:szCs w:val="24"/>
          </w:rPr>
          <w:delText xml:space="preserve">tadpoles and mayflies had </w:delText>
        </w:r>
        <w:r w:rsidR="002A7ACC" w:rsidDel="008E3523">
          <w:rPr>
            <w:rFonts w:ascii="Times New Roman" w:hAnsi="Times New Roman" w:cs="Times New Roman"/>
            <w:sz w:val="24"/>
            <w:szCs w:val="24"/>
          </w:rPr>
          <w:delText>negative</w:delText>
        </w:r>
        <w:r w:rsidR="00AE4811" w:rsidDel="008E3523">
          <w:rPr>
            <w:rFonts w:ascii="Times New Roman" w:hAnsi="Times New Roman" w:cs="Times New Roman"/>
            <w:sz w:val="24"/>
            <w:szCs w:val="24"/>
          </w:rPr>
          <w:delText xml:space="preserve"> effect</w:delText>
        </w:r>
        <w:r w:rsidR="002A7ACC" w:rsidDel="008E3523">
          <w:rPr>
            <w:rFonts w:ascii="Times New Roman" w:hAnsi="Times New Roman" w:cs="Times New Roman"/>
            <w:sz w:val="24"/>
            <w:szCs w:val="24"/>
          </w:rPr>
          <w:delText>s</w:delText>
        </w:r>
        <w:r w:rsidR="00AE4811" w:rsidDel="008E3523">
          <w:rPr>
            <w:rFonts w:ascii="Times New Roman" w:hAnsi="Times New Roman" w:cs="Times New Roman"/>
            <w:sz w:val="24"/>
            <w:szCs w:val="24"/>
          </w:rPr>
          <w:delText xml:space="preserve"> </w:delText>
        </w:r>
        <w:r w:rsidR="00F31891" w:rsidDel="008E3523">
          <w:rPr>
            <w:rFonts w:ascii="Times New Roman" w:hAnsi="Times New Roman" w:cs="Times New Roman"/>
            <w:sz w:val="24"/>
            <w:szCs w:val="24"/>
          </w:rPr>
          <w:delText>on algal abundance (Figure 2</w:delText>
        </w:r>
        <w:r w:rsidR="00565003" w:rsidDel="008E3523">
          <w:rPr>
            <w:rFonts w:ascii="Times New Roman" w:hAnsi="Times New Roman" w:cs="Times New Roman"/>
            <w:sz w:val="24"/>
            <w:szCs w:val="24"/>
          </w:rPr>
          <w:delText>, Figure 3</w:delText>
        </w:r>
        <w:r w:rsidR="00F31891" w:rsidDel="008E3523">
          <w:rPr>
            <w:rFonts w:ascii="Times New Roman" w:hAnsi="Times New Roman" w:cs="Times New Roman"/>
            <w:sz w:val="24"/>
            <w:szCs w:val="24"/>
          </w:rPr>
          <w:delText>).</w:delText>
        </w:r>
      </w:del>
      <w:ins w:id="275" w:author="Thomas Collier Smith" w:date="2014-10-17T15:53:00Z">
        <w:r w:rsidR="00A71639">
          <w:rPr>
            <w:rFonts w:ascii="Times New Roman" w:hAnsi="Times New Roman" w:cs="Times New Roman"/>
            <w:sz w:val="24"/>
            <w:szCs w:val="24"/>
          </w:rPr>
          <w:t xml:space="preserve">  Repeating the analysis using </w:t>
        </w:r>
      </w:ins>
      <w:ins w:id="276" w:author="Thomas Collier Smith" w:date="2014-10-17T15:54:00Z">
        <w:r w:rsidR="00A71639">
          <w:rPr>
            <w:rFonts w:ascii="Times New Roman" w:hAnsi="Times New Roman" w:cs="Times New Roman"/>
            <w:sz w:val="24"/>
            <w:szCs w:val="24"/>
          </w:rPr>
          <w:t>consumer biomasses, rather than densities, produced essentially the same result.</w:t>
        </w:r>
      </w:ins>
    </w:p>
    <w:p w:rsidR="00386F7D" w:rsidRDefault="00CC03D9" w:rsidP="00386F7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When we </w:t>
      </w:r>
      <w:del w:id="277" w:author="Thomas Collier Smith" w:date="2014-10-17T15:43:00Z">
        <w:r w:rsidDel="008E3523">
          <w:rPr>
            <w:rFonts w:ascii="Times New Roman" w:hAnsi="Times New Roman" w:cs="Times New Roman"/>
            <w:sz w:val="24"/>
            <w:szCs w:val="24"/>
          </w:rPr>
          <w:delText xml:space="preserve">considered </w:delText>
        </w:r>
      </w:del>
      <w:ins w:id="278" w:author="Thomas Collier Smith" w:date="2014-10-17T15:43:00Z">
        <w:r w:rsidR="008E3523">
          <w:rPr>
            <w:rFonts w:ascii="Times New Roman" w:hAnsi="Times New Roman" w:cs="Times New Roman"/>
            <w:sz w:val="24"/>
            <w:szCs w:val="24"/>
          </w:rPr>
          <w:t xml:space="preserve">analyzed </w:t>
        </w:r>
      </w:ins>
      <w:ins w:id="279" w:author="Thomas Collier Smith" w:date="2014-10-17T15:44:00Z">
        <w:r w:rsidR="008E3523">
          <w:rPr>
            <w:rFonts w:ascii="Times New Roman" w:hAnsi="Times New Roman" w:cs="Times New Roman"/>
            <w:sz w:val="24"/>
            <w:szCs w:val="24"/>
          </w:rPr>
          <w:t xml:space="preserve">algal abundance </w:t>
        </w:r>
      </w:ins>
      <w:proofErr w:type="spellStart"/>
      <w:r>
        <w:rPr>
          <w:rFonts w:ascii="Times New Roman" w:hAnsi="Times New Roman" w:cs="Times New Roman"/>
          <w:sz w:val="24"/>
          <w:szCs w:val="24"/>
        </w:rPr>
        <w:t>controlled</w:t>
      </w:r>
      <w:del w:id="280" w:author="Thomas Collier Smith" w:date="2014-10-17T15:44:00Z">
        <w:r w:rsidDel="008E3523">
          <w:rPr>
            <w:rFonts w:ascii="Times New Roman" w:hAnsi="Times New Roman" w:cs="Times New Roman"/>
            <w:sz w:val="24"/>
            <w:szCs w:val="24"/>
          </w:rPr>
          <w:delText xml:space="preserve"> </w:delText>
        </w:r>
      </w:del>
      <w:ins w:id="281" w:author="Thomas Collier Smith" w:date="2014-10-17T15:54:00Z">
        <w:r w:rsidR="00A71639">
          <w:rPr>
            <w:rFonts w:ascii="Times New Roman" w:hAnsi="Times New Roman" w:cs="Times New Roman"/>
            <w:sz w:val="24"/>
            <w:szCs w:val="24"/>
          </w:rPr>
          <w:t>for</w:t>
        </w:r>
        <w:proofErr w:type="spellEnd"/>
        <w:r w:rsidR="00A71639">
          <w:rPr>
            <w:rFonts w:ascii="Times New Roman" w:hAnsi="Times New Roman" w:cs="Times New Roman"/>
            <w:sz w:val="24"/>
            <w:szCs w:val="24"/>
          </w:rPr>
          <w:t xml:space="preserve"> within-lake</w:t>
        </w:r>
      </w:ins>
      <w:ins w:id="282" w:author="Thomas Collier Smith" w:date="2014-10-17T15:55:00Z">
        <w:r w:rsidR="00A71639">
          <w:rPr>
            <w:rFonts w:ascii="Times New Roman" w:hAnsi="Times New Roman" w:cs="Times New Roman"/>
            <w:sz w:val="24"/>
            <w:szCs w:val="24"/>
          </w:rPr>
          <w:t xml:space="preserve"> variability</w:t>
        </w:r>
      </w:ins>
      <w:del w:id="283" w:author="Thomas Collier Smith" w:date="2014-10-17T15:44:00Z">
        <w:r w:rsidDel="008E3523">
          <w:rPr>
            <w:rFonts w:ascii="Times New Roman" w:hAnsi="Times New Roman" w:cs="Times New Roman"/>
            <w:sz w:val="24"/>
            <w:szCs w:val="24"/>
          </w:rPr>
          <w:delText>algal abundance</w:delText>
        </w:r>
      </w:del>
      <w:r>
        <w:rPr>
          <w:rFonts w:ascii="Times New Roman" w:hAnsi="Times New Roman" w:cs="Times New Roman"/>
          <w:sz w:val="24"/>
          <w:szCs w:val="24"/>
        </w:rPr>
        <w:t xml:space="preserve">, </w:t>
      </w:r>
      <w:del w:id="284" w:author="Thomas Collier Smith" w:date="2014-10-17T15:55:00Z">
        <w:r w:rsidDel="00A71639">
          <w:rPr>
            <w:rFonts w:ascii="Times New Roman" w:hAnsi="Times New Roman" w:cs="Times New Roman"/>
            <w:sz w:val="24"/>
            <w:szCs w:val="24"/>
          </w:rPr>
          <w:delText>both tadpoles and</w:delText>
        </w:r>
      </w:del>
      <w:ins w:id="285" w:author="Thomas Collier Smith" w:date="2014-10-17T15:55:00Z">
        <w:r w:rsidR="00A71639">
          <w:rPr>
            <w:rFonts w:ascii="Times New Roman" w:hAnsi="Times New Roman" w:cs="Times New Roman"/>
            <w:sz w:val="24"/>
            <w:szCs w:val="24"/>
          </w:rPr>
          <w:t>only</w:t>
        </w:r>
      </w:ins>
      <w:r>
        <w:rPr>
          <w:rFonts w:ascii="Times New Roman" w:hAnsi="Times New Roman" w:cs="Times New Roman"/>
          <w:sz w:val="24"/>
          <w:szCs w:val="24"/>
        </w:rPr>
        <w:t xml:space="preserve"> mayflies </w:t>
      </w:r>
      <w:del w:id="286" w:author="Thomas Collier Smith" w:date="2014-10-17T15:55:00Z">
        <w:r w:rsidDel="00A71639">
          <w:rPr>
            <w:rFonts w:ascii="Times New Roman" w:hAnsi="Times New Roman" w:cs="Times New Roman"/>
            <w:sz w:val="24"/>
            <w:szCs w:val="24"/>
          </w:rPr>
          <w:delText xml:space="preserve">still </w:delText>
        </w:r>
      </w:del>
      <w:r w:rsidR="000D1810">
        <w:rPr>
          <w:rFonts w:ascii="Times New Roman" w:hAnsi="Times New Roman" w:cs="Times New Roman"/>
          <w:sz w:val="24"/>
          <w:szCs w:val="24"/>
        </w:rPr>
        <w:t xml:space="preserve">had </w:t>
      </w:r>
      <w:ins w:id="287" w:author="Thomas Collier Smith" w:date="2014-10-17T15:55:00Z">
        <w:r w:rsidR="00A71639">
          <w:rPr>
            <w:rFonts w:ascii="Times New Roman" w:hAnsi="Times New Roman" w:cs="Times New Roman"/>
            <w:sz w:val="24"/>
            <w:szCs w:val="24"/>
          </w:rPr>
          <w:t xml:space="preserve">a </w:t>
        </w:r>
      </w:ins>
      <w:r>
        <w:rPr>
          <w:rFonts w:ascii="Times New Roman" w:hAnsi="Times New Roman" w:cs="Times New Roman"/>
          <w:sz w:val="24"/>
          <w:szCs w:val="24"/>
        </w:rPr>
        <w:t xml:space="preserve">negative </w:t>
      </w:r>
      <w:r w:rsidR="000D1810">
        <w:rPr>
          <w:rFonts w:ascii="Times New Roman" w:hAnsi="Times New Roman" w:cs="Times New Roman"/>
          <w:sz w:val="24"/>
          <w:szCs w:val="24"/>
        </w:rPr>
        <w:t>effect</w:t>
      </w:r>
      <w:del w:id="288" w:author="Thomas Collier Smith" w:date="2014-10-17T15:55:00Z">
        <w:r w:rsidR="000D1810" w:rsidDel="00A71639">
          <w:rPr>
            <w:rFonts w:ascii="Times New Roman" w:hAnsi="Times New Roman" w:cs="Times New Roman"/>
            <w:sz w:val="24"/>
            <w:szCs w:val="24"/>
          </w:rPr>
          <w:delText>s</w:delText>
        </w:r>
      </w:del>
      <w:r w:rsidR="000D1810">
        <w:rPr>
          <w:rFonts w:ascii="Times New Roman" w:hAnsi="Times New Roman" w:cs="Times New Roman"/>
          <w:sz w:val="24"/>
          <w:szCs w:val="24"/>
        </w:rPr>
        <w:t xml:space="preserve"> on algal abundance.  </w:t>
      </w:r>
      <w:r w:rsidR="00386F7D">
        <w:rPr>
          <w:rFonts w:ascii="Times New Roman" w:hAnsi="Times New Roman" w:cs="Times New Roman"/>
          <w:sz w:val="24"/>
          <w:szCs w:val="24"/>
        </w:rPr>
        <w:t xml:space="preserve">The best fit </w:t>
      </w:r>
      <w:r w:rsidR="00EA2345">
        <w:rPr>
          <w:rFonts w:ascii="Times New Roman" w:hAnsi="Times New Roman" w:cs="Times New Roman"/>
          <w:sz w:val="24"/>
          <w:szCs w:val="24"/>
        </w:rPr>
        <w:t xml:space="preserve">linear mixed effects </w:t>
      </w:r>
      <w:r w:rsidR="00F31891">
        <w:rPr>
          <w:rFonts w:ascii="Times New Roman" w:hAnsi="Times New Roman" w:cs="Times New Roman"/>
          <w:sz w:val="24"/>
          <w:szCs w:val="24"/>
        </w:rPr>
        <w:t xml:space="preserve">model of </w:t>
      </w:r>
      <w:r w:rsidR="00B10A49">
        <w:rPr>
          <w:rFonts w:ascii="Times New Roman" w:hAnsi="Times New Roman" w:cs="Times New Roman"/>
          <w:sz w:val="24"/>
          <w:szCs w:val="24"/>
        </w:rPr>
        <w:t>within-lake-</w:t>
      </w:r>
      <w:ins w:id="289" w:author="Thomas Collier Smith" w:date="2014-10-17T15:55:00Z">
        <w:r w:rsidR="00A71639">
          <w:rPr>
            <w:rFonts w:ascii="Times New Roman" w:hAnsi="Times New Roman" w:cs="Times New Roman"/>
            <w:sz w:val="24"/>
            <w:szCs w:val="24"/>
          </w:rPr>
          <w:t>variability</w:t>
        </w:r>
      </w:ins>
      <w:del w:id="290" w:author="Thomas Collier Smith" w:date="2014-10-17T15:55:00Z">
        <w:r w:rsidR="00B10A49" w:rsidDel="00A71639">
          <w:rPr>
            <w:rFonts w:ascii="Times New Roman" w:hAnsi="Times New Roman" w:cs="Times New Roman"/>
            <w:sz w:val="24"/>
            <w:szCs w:val="24"/>
          </w:rPr>
          <w:delText>location</w:delText>
        </w:r>
      </w:del>
      <w:r w:rsidR="00B10A49">
        <w:rPr>
          <w:rFonts w:ascii="Times New Roman" w:hAnsi="Times New Roman" w:cs="Times New Roman"/>
          <w:sz w:val="24"/>
          <w:szCs w:val="24"/>
        </w:rPr>
        <w:t xml:space="preserve"> control</w:t>
      </w:r>
      <w:r w:rsidR="00386F7D">
        <w:rPr>
          <w:rFonts w:ascii="Times New Roman" w:hAnsi="Times New Roman" w:cs="Times New Roman"/>
          <w:sz w:val="24"/>
          <w:szCs w:val="24"/>
        </w:rPr>
        <w:t xml:space="preserve">led </w:t>
      </w:r>
      <w:r w:rsidR="005830EE">
        <w:rPr>
          <w:rFonts w:ascii="Times New Roman" w:hAnsi="Times New Roman" w:cs="Times New Roman"/>
          <w:sz w:val="24"/>
          <w:szCs w:val="24"/>
        </w:rPr>
        <w:t xml:space="preserve">algal abundance </w:t>
      </w:r>
      <w:r w:rsidR="00565003">
        <w:rPr>
          <w:rFonts w:ascii="Times New Roman" w:hAnsi="Times New Roman" w:cs="Times New Roman"/>
          <w:sz w:val="24"/>
          <w:szCs w:val="24"/>
        </w:rPr>
        <w:t xml:space="preserve">(Table 3) </w:t>
      </w:r>
      <w:r w:rsidR="00F31891">
        <w:rPr>
          <w:rFonts w:ascii="Times New Roman" w:hAnsi="Times New Roman" w:cs="Times New Roman"/>
          <w:sz w:val="24"/>
          <w:szCs w:val="24"/>
        </w:rPr>
        <w:t xml:space="preserve">included </w:t>
      </w:r>
      <w:ins w:id="291" w:author="Thomas Collier Smith" w:date="2014-10-17T15:56:00Z">
        <w:r w:rsidR="00A71639">
          <w:rPr>
            <w:rFonts w:ascii="Times New Roman" w:hAnsi="Times New Roman" w:cs="Times New Roman"/>
            <w:sz w:val="24"/>
            <w:szCs w:val="24"/>
          </w:rPr>
          <w:t xml:space="preserve">fixed effects for mayfly density, duration of block, and a </w:t>
        </w:r>
      </w:ins>
      <w:r w:rsidR="00F31891">
        <w:rPr>
          <w:rFonts w:ascii="Times New Roman" w:hAnsi="Times New Roman" w:cs="Times New Roman"/>
          <w:sz w:val="24"/>
          <w:szCs w:val="24"/>
        </w:rPr>
        <w:t>random intercept</w:t>
      </w:r>
      <w:del w:id="292" w:author="Thomas Collier Smith" w:date="2014-10-17T15:56:00Z">
        <w:r w:rsidR="00F31891" w:rsidDel="00A71639">
          <w:rPr>
            <w:rFonts w:ascii="Times New Roman" w:hAnsi="Times New Roman" w:cs="Times New Roman"/>
            <w:sz w:val="24"/>
            <w:szCs w:val="24"/>
          </w:rPr>
          <w:delText>s</w:delText>
        </w:r>
      </w:del>
      <w:r w:rsidR="00F31891">
        <w:rPr>
          <w:rFonts w:ascii="Times New Roman" w:hAnsi="Times New Roman" w:cs="Times New Roman"/>
          <w:sz w:val="24"/>
          <w:szCs w:val="24"/>
        </w:rPr>
        <w:t xml:space="preserve"> that allowed the </w:t>
      </w:r>
      <w:del w:id="293" w:author="Thomas Collier Smith" w:date="2014-10-17T15:56:00Z">
        <w:r w:rsidR="00F31891" w:rsidDel="00A71639">
          <w:rPr>
            <w:rFonts w:ascii="Times New Roman" w:hAnsi="Times New Roman" w:cs="Times New Roman"/>
            <w:sz w:val="24"/>
            <w:szCs w:val="24"/>
          </w:rPr>
          <w:delText xml:space="preserve">mean </w:delText>
        </w:r>
      </w:del>
      <w:r w:rsidR="00F31891">
        <w:rPr>
          <w:rFonts w:ascii="Times New Roman" w:hAnsi="Times New Roman" w:cs="Times New Roman"/>
          <w:sz w:val="24"/>
          <w:szCs w:val="24"/>
        </w:rPr>
        <w:t>controlled algal abundance to differ with respect to experimental block, nested within lake, and allowed variance of controlled algal abundance to differ among experimental blocks and between lakes</w:t>
      </w:r>
      <w:del w:id="294" w:author="Thomas Collier Smith" w:date="2014-10-17T15:57:00Z">
        <w:r w:rsidR="00565003" w:rsidDel="00A71639">
          <w:rPr>
            <w:rFonts w:ascii="Times New Roman" w:hAnsi="Times New Roman" w:cs="Times New Roman"/>
            <w:sz w:val="24"/>
            <w:szCs w:val="24"/>
          </w:rPr>
          <w:delText xml:space="preserve">. </w:delText>
        </w:r>
      </w:del>
      <w:r w:rsidR="00565003" w:rsidRPr="00565003">
        <w:rPr>
          <w:rFonts w:ascii="Times New Roman" w:hAnsi="Times New Roman" w:cs="Times New Roman"/>
          <w:sz w:val="24"/>
          <w:szCs w:val="24"/>
        </w:rPr>
        <w:t xml:space="preserve"> </w:t>
      </w:r>
      <w:del w:id="295" w:author="Thomas Collier Smith" w:date="2014-10-17T15:57:00Z">
        <w:r w:rsidR="00565003" w:rsidDel="00A71639">
          <w:rPr>
            <w:rFonts w:ascii="Times New Roman" w:hAnsi="Times New Roman" w:cs="Times New Roman"/>
            <w:sz w:val="24"/>
            <w:szCs w:val="24"/>
          </w:rPr>
          <w:delText xml:space="preserve">The model also included </w:delText>
        </w:r>
        <w:r w:rsidR="00EA2345" w:rsidDel="00A71639">
          <w:rPr>
            <w:rFonts w:ascii="Times New Roman" w:hAnsi="Times New Roman" w:cs="Times New Roman"/>
            <w:sz w:val="24"/>
            <w:szCs w:val="24"/>
          </w:rPr>
          <w:delText xml:space="preserve">fixed effects for </w:delText>
        </w:r>
        <w:r w:rsidR="00565003" w:rsidDel="00A71639">
          <w:rPr>
            <w:rFonts w:ascii="Times New Roman" w:hAnsi="Times New Roman" w:cs="Times New Roman"/>
            <w:sz w:val="24"/>
            <w:szCs w:val="24"/>
          </w:rPr>
          <w:delText xml:space="preserve">siltiness, and for </w:delText>
        </w:r>
        <w:r w:rsidR="00EA2345" w:rsidDel="00A71639">
          <w:rPr>
            <w:rFonts w:ascii="Times New Roman" w:hAnsi="Times New Roman" w:cs="Times New Roman"/>
            <w:sz w:val="24"/>
            <w:szCs w:val="24"/>
          </w:rPr>
          <w:delText xml:space="preserve">tadpole </w:delText>
        </w:r>
        <w:r w:rsidR="00565003" w:rsidDel="00A71639">
          <w:rPr>
            <w:rFonts w:ascii="Times New Roman" w:hAnsi="Times New Roman" w:cs="Times New Roman"/>
            <w:sz w:val="24"/>
            <w:szCs w:val="24"/>
          </w:rPr>
          <w:delText xml:space="preserve">and </w:delText>
        </w:r>
        <w:r w:rsidR="00EA2345" w:rsidDel="00A71639">
          <w:rPr>
            <w:rFonts w:ascii="Times New Roman" w:hAnsi="Times New Roman" w:cs="Times New Roman"/>
            <w:sz w:val="24"/>
            <w:szCs w:val="24"/>
          </w:rPr>
          <w:delText>mayfly density</w:delText>
        </w:r>
        <w:r w:rsidR="00F31891" w:rsidDel="00A71639">
          <w:rPr>
            <w:rFonts w:ascii="Times New Roman" w:hAnsi="Times New Roman" w:cs="Times New Roman"/>
            <w:sz w:val="24"/>
            <w:szCs w:val="24"/>
          </w:rPr>
          <w:delText xml:space="preserve"> </w:delText>
        </w:r>
      </w:del>
      <w:r w:rsidR="00F31891">
        <w:rPr>
          <w:rFonts w:ascii="Times New Roman" w:hAnsi="Times New Roman" w:cs="Times New Roman"/>
          <w:sz w:val="24"/>
          <w:szCs w:val="24"/>
        </w:rPr>
        <w:t>(</w:t>
      </w:r>
      <w:r w:rsidR="00565003">
        <w:rPr>
          <w:rFonts w:ascii="Times New Roman" w:hAnsi="Times New Roman" w:cs="Times New Roman"/>
          <w:sz w:val="24"/>
          <w:szCs w:val="24"/>
        </w:rPr>
        <w:t>Table 4</w:t>
      </w:r>
      <w:ins w:id="296" w:author="Thomas Collier Smith" w:date="2014-10-17T15:58:00Z">
        <w:r w:rsidR="00A71639">
          <w:rPr>
            <w:rFonts w:ascii="Times New Roman" w:hAnsi="Times New Roman" w:cs="Times New Roman"/>
            <w:sz w:val="24"/>
            <w:szCs w:val="24"/>
          </w:rPr>
          <w:t>, Figure 4</w:t>
        </w:r>
      </w:ins>
      <w:r w:rsidR="00F31891">
        <w:rPr>
          <w:rFonts w:ascii="Times New Roman" w:hAnsi="Times New Roman" w:cs="Times New Roman"/>
          <w:sz w:val="24"/>
          <w:szCs w:val="24"/>
        </w:rPr>
        <w:t>)</w:t>
      </w:r>
      <w:r w:rsidR="00EA2345">
        <w:rPr>
          <w:rFonts w:ascii="Times New Roman" w:hAnsi="Times New Roman" w:cs="Times New Roman"/>
          <w:sz w:val="24"/>
          <w:szCs w:val="24"/>
        </w:rPr>
        <w:t xml:space="preserve">.  </w:t>
      </w:r>
      <w:del w:id="297" w:author="Thomas Collier Smith" w:date="2014-10-17T15:58:00Z">
        <w:r w:rsidR="00565003" w:rsidDel="00A71639">
          <w:rPr>
            <w:rFonts w:ascii="Times New Roman" w:hAnsi="Times New Roman" w:cs="Times New Roman"/>
            <w:sz w:val="24"/>
            <w:szCs w:val="24"/>
          </w:rPr>
          <w:delText xml:space="preserve">The interaction between consumers was not retained in this model.  </w:delText>
        </w:r>
        <w:r w:rsidR="00EA2345" w:rsidDel="00A71639">
          <w:rPr>
            <w:rFonts w:ascii="Times New Roman" w:hAnsi="Times New Roman" w:cs="Times New Roman"/>
            <w:sz w:val="24"/>
            <w:szCs w:val="24"/>
          </w:rPr>
          <w:delText>In this model</w:delText>
        </w:r>
        <w:r w:rsidR="00565003" w:rsidDel="00A71639">
          <w:rPr>
            <w:rFonts w:ascii="Times New Roman" w:hAnsi="Times New Roman" w:cs="Times New Roman"/>
            <w:sz w:val="24"/>
            <w:szCs w:val="24"/>
          </w:rPr>
          <w:delText>,</w:delText>
        </w:r>
        <w:r w:rsidR="00565003" w:rsidRPr="00565003" w:rsidDel="00A71639">
          <w:rPr>
            <w:rFonts w:ascii="Times New Roman" w:hAnsi="Times New Roman" w:cs="Times New Roman"/>
            <w:sz w:val="24"/>
            <w:szCs w:val="24"/>
          </w:rPr>
          <w:delText xml:space="preserve"> </w:delText>
        </w:r>
        <w:r w:rsidR="00565003" w:rsidDel="00A71639">
          <w:rPr>
            <w:rFonts w:ascii="Times New Roman" w:hAnsi="Times New Roman" w:cs="Times New Roman"/>
            <w:sz w:val="24"/>
            <w:szCs w:val="24"/>
          </w:rPr>
          <w:delText>silt had a negative effect on algal abundance</w:delText>
        </w:r>
        <w:r w:rsidR="00EA2345" w:rsidDel="00A71639">
          <w:rPr>
            <w:rFonts w:ascii="Times New Roman" w:hAnsi="Times New Roman" w:cs="Times New Roman"/>
            <w:sz w:val="24"/>
            <w:szCs w:val="24"/>
          </w:rPr>
          <w:delText xml:space="preserve">, </w:delText>
        </w:r>
        <w:r w:rsidR="00565003" w:rsidDel="00A71639">
          <w:rPr>
            <w:rFonts w:ascii="Times New Roman" w:hAnsi="Times New Roman" w:cs="Times New Roman"/>
            <w:sz w:val="24"/>
            <w:szCs w:val="24"/>
          </w:rPr>
          <w:delText xml:space="preserve">and tadpole and mayfly density </w:delText>
        </w:r>
        <w:r w:rsidR="00EA2345" w:rsidDel="00A71639">
          <w:rPr>
            <w:rFonts w:ascii="Times New Roman" w:hAnsi="Times New Roman" w:cs="Times New Roman"/>
            <w:sz w:val="24"/>
            <w:szCs w:val="24"/>
          </w:rPr>
          <w:delText xml:space="preserve">both </w:delText>
        </w:r>
        <w:r w:rsidR="00565003" w:rsidDel="00A71639">
          <w:rPr>
            <w:rFonts w:ascii="Times New Roman" w:hAnsi="Times New Roman" w:cs="Times New Roman"/>
            <w:sz w:val="24"/>
            <w:szCs w:val="24"/>
          </w:rPr>
          <w:delText xml:space="preserve">had </w:delText>
        </w:r>
        <w:r w:rsidR="00EA2345" w:rsidDel="00A71639">
          <w:rPr>
            <w:rFonts w:ascii="Times New Roman" w:hAnsi="Times New Roman" w:cs="Times New Roman"/>
            <w:sz w:val="24"/>
            <w:szCs w:val="24"/>
          </w:rPr>
          <w:delText>negative effects on the controlled abundance of algae (Table 4</w:delText>
        </w:r>
        <w:r w:rsidR="00565003" w:rsidDel="00A71639">
          <w:rPr>
            <w:rFonts w:ascii="Times New Roman" w:hAnsi="Times New Roman" w:cs="Times New Roman"/>
            <w:sz w:val="24"/>
            <w:szCs w:val="24"/>
          </w:rPr>
          <w:delText>, Figure 4</w:delText>
        </w:r>
        <w:r w:rsidR="00EA2345" w:rsidDel="00A71639">
          <w:rPr>
            <w:rFonts w:ascii="Times New Roman" w:hAnsi="Times New Roman" w:cs="Times New Roman"/>
            <w:sz w:val="24"/>
            <w:szCs w:val="24"/>
          </w:rPr>
          <w:delText xml:space="preserve">).  </w:delText>
        </w:r>
      </w:del>
    </w:p>
    <w:p w:rsidR="006B03C6" w:rsidRPr="00914179" w:rsidRDefault="00A71639" w:rsidP="006B03C6">
      <w:pPr>
        <w:spacing w:line="480" w:lineRule="auto"/>
        <w:ind w:firstLine="720"/>
        <w:rPr>
          <w:rFonts w:ascii="Times New Roman" w:hAnsi="Times New Roman" w:cs="Times New Roman"/>
          <w:sz w:val="24"/>
          <w:szCs w:val="24"/>
        </w:rPr>
      </w:pPr>
      <w:commentRangeStart w:id="298"/>
      <w:del w:id="299" w:author="Thomas Collier Smith" w:date="2014-10-17T16:01:00Z">
        <w:r w:rsidRPr="00A71639" w:rsidDel="004F2539">
          <w:rPr>
            <w:rFonts w:ascii="Times New Roman" w:hAnsi="Times New Roman" w:cs="Times New Roman"/>
            <w:sz w:val="24"/>
            <w:szCs w:val="24"/>
          </w:rPr>
          <w:delText>The t</w:delText>
        </w:r>
      </w:del>
      <w:del w:id="300" w:author="Thomas Collier Smith" w:date="2014-10-17T16:14:00Z">
        <w:r w:rsidRPr="00A71639" w:rsidDel="006B03C6">
          <w:rPr>
            <w:rFonts w:ascii="Times New Roman" w:hAnsi="Times New Roman" w:cs="Times New Roman"/>
            <w:sz w:val="24"/>
            <w:szCs w:val="24"/>
          </w:rPr>
          <w:delText xml:space="preserve">adpoles </w:delText>
        </w:r>
      </w:del>
      <w:del w:id="301" w:author="Thomas Collier Smith" w:date="2014-10-17T16:01:00Z">
        <w:r w:rsidRPr="00A71639" w:rsidDel="004F2539">
          <w:rPr>
            <w:rFonts w:ascii="Times New Roman" w:hAnsi="Times New Roman" w:cs="Times New Roman"/>
            <w:sz w:val="24"/>
            <w:szCs w:val="24"/>
          </w:rPr>
          <w:delText>of Lake 10102</w:delText>
        </w:r>
      </w:del>
      <w:del w:id="302" w:author="Thomas Collier Smith" w:date="2014-10-17T16:14:00Z">
        <w:r w:rsidRPr="00A71639" w:rsidDel="006B03C6">
          <w:rPr>
            <w:rFonts w:ascii="Times New Roman" w:hAnsi="Times New Roman" w:cs="Times New Roman"/>
            <w:sz w:val="24"/>
            <w:szCs w:val="24"/>
          </w:rPr>
          <w:delText xml:space="preserve"> </w:delText>
        </w:r>
      </w:del>
      <w:del w:id="303" w:author="Thomas Collier Smith" w:date="2014-10-17T16:01:00Z">
        <w:r w:rsidRPr="00A71639" w:rsidDel="004F2539">
          <w:rPr>
            <w:rFonts w:ascii="Times New Roman" w:hAnsi="Times New Roman" w:cs="Times New Roman"/>
            <w:sz w:val="24"/>
            <w:szCs w:val="24"/>
          </w:rPr>
          <w:delText xml:space="preserve">that were isolated from mayflies showed the strongest </w:delText>
        </w:r>
      </w:del>
      <w:del w:id="304" w:author="Thomas Collier Smith" w:date="2014-10-17T16:14:00Z">
        <w:r w:rsidRPr="00A71639" w:rsidDel="006B03C6">
          <w:rPr>
            <w:rFonts w:ascii="Times New Roman" w:hAnsi="Times New Roman" w:cs="Times New Roman"/>
            <w:sz w:val="24"/>
            <w:szCs w:val="24"/>
          </w:rPr>
          <w:delText xml:space="preserve">correlation </w:delText>
        </w:r>
      </w:del>
      <w:del w:id="305" w:author="Thomas Collier Smith" w:date="2014-10-17T16:02:00Z">
        <w:r w:rsidRPr="00A71639" w:rsidDel="004F2539">
          <w:rPr>
            <w:rFonts w:ascii="Times New Roman" w:hAnsi="Times New Roman" w:cs="Times New Roman"/>
            <w:sz w:val="24"/>
            <w:szCs w:val="24"/>
          </w:rPr>
          <w:delText xml:space="preserve">of </w:delText>
        </w:r>
      </w:del>
      <w:del w:id="306" w:author="Thomas Collier Smith" w:date="2014-10-17T16:14:00Z">
        <w:r w:rsidRPr="00A71639" w:rsidDel="006B03C6">
          <w:rPr>
            <w:rFonts w:ascii="Times New Roman" w:hAnsi="Times New Roman" w:cs="Times New Roman"/>
            <w:sz w:val="24"/>
            <w:szCs w:val="24"/>
          </w:rPr>
          <w:delText>larger body size</w:delText>
        </w:r>
      </w:del>
      <w:del w:id="307" w:author="Thomas Collier Smith" w:date="2014-10-17T16:02:00Z">
        <w:r w:rsidRPr="00A71639" w:rsidDel="004F2539">
          <w:rPr>
            <w:rFonts w:ascii="Times New Roman" w:hAnsi="Times New Roman" w:cs="Times New Roman"/>
            <w:sz w:val="24"/>
            <w:szCs w:val="24"/>
          </w:rPr>
          <w:delText xml:space="preserve"> to increased density (p &gt; 0.001), so larger tadpoles were generally found in higher densities. The mayflies in isolation had a weaker relationship than the tadpoles (p &gt; 0.08) and showed a more fluctuating trend in terms of weight to density. In the cages of both mayflies and tadpoles, mayflies did tend to increase in size when tadpole density increased (p &gt; 0.048), while tadpoles decreased in size with the increase of mayfly density.</w:delText>
        </w:r>
      </w:del>
      <w:del w:id="308" w:author="Thomas Collier Smith" w:date="2014-10-17T16:14:00Z">
        <w:r w:rsidRPr="00A71639" w:rsidDel="006B03C6">
          <w:rPr>
            <w:rFonts w:ascii="Times New Roman" w:hAnsi="Times New Roman" w:cs="Times New Roman"/>
            <w:sz w:val="24"/>
            <w:szCs w:val="24"/>
          </w:rPr>
          <w:delText xml:space="preserve">  </w:delText>
        </w:r>
      </w:del>
      <w:del w:id="309" w:author="Thomas Collier Smith" w:date="2014-10-17T16:03:00Z">
        <w:r w:rsidRPr="00A71639" w:rsidDel="004F2539">
          <w:rPr>
            <w:rFonts w:ascii="Times New Roman" w:hAnsi="Times New Roman" w:cs="Times New Roman"/>
            <w:sz w:val="24"/>
            <w:szCs w:val="24"/>
          </w:rPr>
          <w:delText xml:space="preserve">Lake 10475 </w:delText>
        </w:r>
        <w:r w:rsidRPr="00A71639" w:rsidDel="004F2539">
          <w:rPr>
            <w:rFonts w:ascii="Times New Roman" w:hAnsi="Times New Roman" w:cs="Times New Roman"/>
            <w:sz w:val="24"/>
            <w:szCs w:val="24"/>
          </w:rPr>
          <w:lastRenderedPageBreak/>
          <w:delText xml:space="preserve">showed no significant </w:delText>
        </w:r>
      </w:del>
      <w:del w:id="310" w:author="Thomas Collier Smith" w:date="2014-10-17T16:14:00Z">
        <w:r w:rsidRPr="00A71639" w:rsidDel="006B03C6">
          <w:rPr>
            <w:rFonts w:ascii="Times New Roman" w:hAnsi="Times New Roman" w:cs="Times New Roman"/>
            <w:sz w:val="24"/>
            <w:szCs w:val="24"/>
          </w:rPr>
          <w:delText xml:space="preserve">correlation between tadpoles </w:delText>
        </w:r>
      </w:del>
      <w:del w:id="311" w:author="Thomas Collier Smith" w:date="2014-10-17T16:03:00Z">
        <w:r w:rsidRPr="00A71639" w:rsidDel="004F2539">
          <w:rPr>
            <w:rFonts w:ascii="Times New Roman" w:hAnsi="Times New Roman" w:cs="Times New Roman"/>
            <w:sz w:val="24"/>
            <w:szCs w:val="24"/>
          </w:rPr>
          <w:delText>alone (p &gt; 0.45), mayflies alone (p &gt; 0.89), or both species together (p &gt; 0.70).</w:delText>
        </w:r>
        <w:r w:rsidDel="004F2539">
          <w:rPr>
            <w:rFonts w:ascii="Times New Roman" w:hAnsi="Times New Roman" w:cs="Times New Roman"/>
            <w:sz w:val="24"/>
            <w:szCs w:val="24"/>
          </w:rPr>
          <w:delText xml:space="preserve"> </w:delText>
        </w:r>
      </w:del>
      <w:commentRangeEnd w:id="298"/>
      <w:del w:id="312" w:author="Thomas Collier Smith" w:date="2014-10-17T16:14:00Z">
        <w:r w:rsidDel="006B03C6">
          <w:rPr>
            <w:rStyle w:val="CommentReference"/>
          </w:rPr>
          <w:commentReference w:id="298"/>
        </w:r>
      </w:del>
      <w:moveToRangeStart w:id="313" w:author="Thomas Collier Smith" w:date="2014-10-17T16:13:00Z" w:name="move401325742"/>
      <w:moveTo w:id="314" w:author="Thomas Collier Smith" w:date="2014-10-17T16:13:00Z">
        <w:r w:rsidR="006B03C6">
          <w:rPr>
            <w:rFonts w:ascii="Times New Roman" w:hAnsi="Times New Roman" w:cs="Times New Roman"/>
            <w:sz w:val="24"/>
            <w:szCs w:val="24"/>
          </w:rPr>
          <w:t>Increased tadpole density was associated with higher average individual biomass</w:t>
        </w:r>
        <w:r w:rsidR="006B03C6" w:rsidRPr="00B7378C">
          <w:rPr>
            <w:rFonts w:ascii="Times New Roman" w:hAnsi="Times New Roman" w:cs="Times New Roman"/>
            <w:sz w:val="24"/>
            <w:szCs w:val="24"/>
          </w:rPr>
          <w:t xml:space="preserve"> </w:t>
        </w:r>
        <w:r w:rsidR="006B03C6">
          <w:rPr>
            <w:rFonts w:ascii="Times New Roman" w:hAnsi="Times New Roman" w:cs="Times New Roman"/>
            <w:sz w:val="24"/>
            <w:szCs w:val="24"/>
          </w:rPr>
          <w:t xml:space="preserve">in LeConte, but was not so in </w:t>
        </w:r>
        <w:proofErr w:type="gramStart"/>
        <w:r w:rsidR="006B03C6">
          <w:rPr>
            <w:rFonts w:ascii="Times New Roman" w:hAnsi="Times New Roman" w:cs="Times New Roman"/>
            <w:sz w:val="24"/>
            <w:szCs w:val="24"/>
          </w:rPr>
          <w:t>Spur</w:t>
        </w:r>
        <w:proofErr w:type="gramEnd"/>
        <w:r w:rsidR="006B03C6">
          <w:rPr>
            <w:rFonts w:ascii="Times New Roman" w:hAnsi="Times New Roman" w:cs="Times New Roman"/>
            <w:sz w:val="24"/>
            <w:szCs w:val="24"/>
          </w:rPr>
          <w:t xml:space="preserve"> (Figure 6).  The best fit linear mixed effect model included an interaction between tadpole density and lake, as well as random intercepts and different variances for sampling blocks (Table 6).  Separate linear mixed effect models for each lake clarified the interaction, illustrating that tadpole density enhanced tadpole biomass only in LeConte (Table 7). </w:t>
        </w:r>
      </w:moveTo>
      <w:ins w:id="315" w:author="Thomas Collier Smith" w:date="2014-10-17T16:14:00Z">
        <w:r w:rsidR="006B03C6">
          <w:rPr>
            <w:rFonts w:ascii="Times New Roman" w:hAnsi="Times New Roman" w:cs="Times New Roman"/>
            <w:sz w:val="24"/>
            <w:szCs w:val="24"/>
          </w:rPr>
          <w:t xml:space="preserve"> The coefficient for tadpole density in this model suggests that, in LeConte, 4 tadpoles can increase the biomass of a tadpole by 1 mg. </w:t>
        </w:r>
      </w:ins>
      <w:moveTo w:id="316" w:author="Thomas Collier Smith" w:date="2014-10-17T16:13:00Z">
        <w:r w:rsidR="006B03C6">
          <w:rPr>
            <w:rFonts w:ascii="Times New Roman" w:hAnsi="Times New Roman" w:cs="Times New Roman"/>
            <w:sz w:val="24"/>
            <w:szCs w:val="24"/>
          </w:rPr>
          <w:t xml:space="preserve"> Mayfly density did not affect tadpole biomass.</w:t>
        </w:r>
      </w:moveTo>
    </w:p>
    <w:moveToRangeEnd w:id="313"/>
    <w:p w:rsidR="006B03C6" w:rsidRDefault="006B03C6" w:rsidP="007C74D6">
      <w:pPr>
        <w:spacing w:line="480" w:lineRule="auto"/>
        <w:ind w:firstLine="720"/>
        <w:rPr>
          <w:rFonts w:ascii="Times New Roman" w:hAnsi="Times New Roman" w:cs="Times New Roman"/>
          <w:sz w:val="24"/>
          <w:szCs w:val="24"/>
        </w:rPr>
      </w:pPr>
    </w:p>
    <w:p w:rsidR="00016E22" w:rsidRDefault="00914179" w:rsidP="007C74D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the field enclosures, higher tadpole and mayfly densities reduced body length of mayfly nymphs (Figure </w:t>
      </w:r>
      <w:del w:id="317" w:author="Thomas Collier Smith" w:date="2014-10-17T16:10:00Z">
        <w:r w:rsidR="00EB54A4" w:rsidDel="004F2539">
          <w:rPr>
            <w:rFonts w:ascii="Times New Roman" w:hAnsi="Times New Roman" w:cs="Times New Roman"/>
            <w:sz w:val="24"/>
            <w:szCs w:val="24"/>
          </w:rPr>
          <w:delText>6</w:delText>
        </w:r>
      </w:del>
      <w:ins w:id="318" w:author="Thomas Collier Smith" w:date="2014-10-17T16:10:00Z">
        <w:r w:rsidR="004F2539">
          <w:rPr>
            <w:rFonts w:ascii="Times New Roman" w:hAnsi="Times New Roman" w:cs="Times New Roman"/>
            <w:sz w:val="24"/>
            <w:szCs w:val="24"/>
          </w:rPr>
          <w:t>5</w:t>
        </w:r>
      </w:ins>
      <w:r>
        <w:rPr>
          <w:rFonts w:ascii="Times New Roman" w:hAnsi="Times New Roman" w:cs="Times New Roman"/>
          <w:sz w:val="24"/>
          <w:szCs w:val="24"/>
        </w:rPr>
        <w:t xml:space="preserve">).  </w:t>
      </w:r>
      <w:r w:rsidR="00BF59AA">
        <w:rPr>
          <w:rFonts w:ascii="Times New Roman" w:hAnsi="Times New Roman" w:cs="Times New Roman"/>
          <w:sz w:val="24"/>
          <w:szCs w:val="24"/>
        </w:rPr>
        <w:t xml:space="preserve">Tadpole presence reduced mayfly length by 6-17% in </w:t>
      </w:r>
      <w:r w:rsidR="00BF59AA" w:rsidRPr="00BF59AA">
        <w:rPr>
          <w:rFonts w:ascii="Times New Roman" w:hAnsi="Times New Roman" w:cs="Times New Roman"/>
          <w:i/>
          <w:sz w:val="24"/>
          <w:szCs w:val="24"/>
        </w:rPr>
        <w:t>Ameletus spp.</w:t>
      </w:r>
      <w:r w:rsidR="00BF59AA">
        <w:rPr>
          <w:rFonts w:ascii="Times New Roman" w:hAnsi="Times New Roman" w:cs="Times New Roman"/>
          <w:sz w:val="24"/>
          <w:szCs w:val="24"/>
        </w:rPr>
        <w:t xml:space="preserve"> in LeConte, but had no effect on either species in Spur.  Higher mayfly density reduced mayfly length by 8-23% for </w:t>
      </w:r>
      <w:r w:rsidR="00BF59AA" w:rsidRPr="00BF59AA">
        <w:rPr>
          <w:rFonts w:ascii="Times New Roman" w:hAnsi="Times New Roman" w:cs="Times New Roman"/>
          <w:i/>
          <w:sz w:val="24"/>
          <w:szCs w:val="24"/>
        </w:rPr>
        <w:t>Ameletus</w:t>
      </w:r>
      <w:r w:rsidR="00BF59AA">
        <w:rPr>
          <w:rFonts w:ascii="Times New Roman" w:hAnsi="Times New Roman" w:cs="Times New Roman"/>
          <w:sz w:val="24"/>
          <w:szCs w:val="24"/>
        </w:rPr>
        <w:t xml:space="preserve"> </w:t>
      </w:r>
      <w:r w:rsidR="00BF59AA" w:rsidRPr="00BF59AA">
        <w:rPr>
          <w:rFonts w:ascii="Times New Roman" w:hAnsi="Times New Roman" w:cs="Times New Roman"/>
          <w:i/>
          <w:sz w:val="24"/>
          <w:szCs w:val="24"/>
        </w:rPr>
        <w:t>spp</w:t>
      </w:r>
      <w:r w:rsidR="00BF59AA">
        <w:rPr>
          <w:rFonts w:ascii="Times New Roman" w:hAnsi="Times New Roman" w:cs="Times New Roman"/>
          <w:sz w:val="24"/>
          <w:szCs w:val="24"/>
        </w:rPr>
        <w:t xml:space="preserve">. in LeConte, and 8-10% for </w:t>
      </w:r>
      <w:r w:rsidR="00BF59AA" w:rsidRPr="00BF59AA">
        <w:rPr>
          <w:rFonts w:ascii="Times New Roman" w:hAnsi="Times New Roman" w:cs="Times New Roman"/>
          <w:i/>
          <w:sz w:val="24"/>
          <w:szCs w:val="24"/>
        </w:rPr>
        <w:t>C. ferrugineus</w:t>
      </w:r>
      <w:r w:rsidR="00BF59AA">
        <w:rPr>
          <w:rFonts w:ascii="Times New Roman" w:hAnsi="Times New Roman" w:cs="Times New Roman"/>
          <w:sz w:val="24"/>
          <w:szCs w:val="24"/>
        </w:rPr>
        <w:t xml:space="preserve"> </w:t>
      </w:r>
      <w:proofErr w:type="gramStart"/>
      <w:r w:rsidR="00BF59AA">
        <w:rPr>
          <w:rFonts w:ascii="Times New Roman" w:hAnsi="Times New Roman" w:cs="Times New Roman"/>
          <w:sz w:val="24"/>
          <w:szCs w:val="24"/>
        </w:rPr>
        <w:t>Spur</w:t>
      </w:r>
      <w:proofErr w:type="gramEnd"/>
      <w:r w:rsidR="00BF59AA">
        <w:rPr>
          <w:rFonts w:ascii="Times New Roman" w:hAnsi="Times New Roman" w:cs="Times New Roman"/>
          <w:sz w:val="24"/>
          <w:szCs w:val="24"/>
        </w:rPr>
        <w:t xml:space="preserve">.  Because of the difference in mayfly species relative abundance in the two lakes, the best fit generalized least squares model included an interaction between lake and mayfly species; this model also allowed for different variances of mayfly length across the gradient of tadpole density and between the two species (Table 5).  </w:t>
      </w:r>
      <w:r>
        <w:rPr>
          <w:rFonts w:ascii="Times New Roman" w:hAnsi="Times New Roman" w:cs="Times New Roman"/>
          <w:sz w:val="24"/>
          <w:szCs w:val="24"/>
        </w:rPr>
        <w:t xml:space="preserve">While mayflies differed in size between LeConte and Spur, this may have been due to differences in phenology; we did not quantify instars of mayfly nymphs, so we cannot address that difference.  </w:t>
      </w:r>
    </w:p>
    <w:p w:rsidR="003E2420" w:rsidRPr="00914179" w:rsidDel="006B03C6" w:rsidRDefault="00016E22" w:rsidP="002F6112">
      <w:pPr>
        <w:spacing w:line="480" w:lineRule="auto"/>
        <w:ind w:firstLine="720"/>
        <w:rPr>
          <w:rFonts w:ascii="Times New Roman" w:hAnsi="Times New Roman" w:cs="Times New Roman"/>
          <w:sz w:val="24"/>
          <w:szCs w:val="24"/>
        </w:rPr>
      </w:pPr>
      <w:moveFromRangeStart w:id="319" w:author="Thomas Collier Smith" w:date="2014-10-17T16:13:00Z" w:name="move401325742"/>
      <w:moveFrom w:id="320" w:author="Thomas Collier Smith" w:date="2014-10-17T16:13:00Z">
        <w:r w:rsidDel="006B03C6">
          <w:rPr>
            <w:rFonts w:ascii="Times New Roman" w:hAnsi="Times New Roman" w:cs="Times New Roman"/>
            <w:sz w:val="24"/>
            <w:szCs w:val="24"/>
          </w:rPr>
          <w:t xml:space="preserve">Increased tadpole density was associated with </w:t>
        </w:r>
        <w:r w:rsidR="00B7378C" w:rsidDel="006B03C6">
          <w:rPr>
            <w:rFonts w:ascii="Times New Roman" w:hAnsi="Times New Roman" w:cs="Times New Roman"/>
            <w:sz w:val="24"/>
            <w:szCs w:val="24"/>
          </w:rPr>
          <w:t>higher average individual biomass</w:t>
        </w:r>
        <w:r w:rsidR="00B7378C" w:rsidRPr="00B7378C" w:rsidDel="006B03C6">
          <w:rPr>
            <w:rFonts w:ascii="Times New Roman" w:hAnsi="Times New Roman" w:cs="Times New Roman"/>
            <w:sz w:val="24"/>
            <w:szCs w:val="24"/>
          </w:rPr>
          <w:t xml:space="preserve"> </w:t>
        </w:r>
        <w:r w:rsidR="00B7378C" w:rsidDel="006B03C6">
          <w:rPr>
            <w:rFonts w:ascii="Times New Roman" w:hAnsi="Times New Roman" w:cs="Times New Roman"/>
            <w:sz w:val="24"/>
            <w:szCs w:val="24"/>
          </w:rPr>
          <w:t xml:space="preserve">in LeConte, but was not so in Spur </w:t>
        </w:r>
        <w:r w:rsidDel="006B03C6">
          <w:rPr>
            <w:rFonts w:ascii="Times New Roman" w:hAnsi="Times New Roman" w:cs="Times New Roman"/>
            <w:sz w:val="24"/>
            <w:szCs w:val="24"/>
          </w:rPr>
          <w:t xml:space="preserve">(Figure 6).  </w:t>
        </w:r>
        <w:r w:rsidR="00B7378C" w:rsidDel="006B03C6">
          <w:rPr>
            <w:rFonts w:ascii="Times New Roman" w:hAnsi="Times New Roman" w:cs="Times New Roman"/>
            <w:sz w:val="24"/>
            <w:szCs w:val="24"/>
          </w:rPr>
          <w:t xml:space="preserve">The best fit linear mixed effect model included an </w:t>
        </w:r>
        <w:r w:rsidR="00B7378C" w:rsidDel="006B03C6">
          <w:rPr>
            <w:rFonts w:ascii="Times New Roman" w:hAnsi="Times New Roman" w:cs="Times New Roman"/>
            <w:sz w:val="24"/>
            <w:szCs w:val="24"/>
          </w:rPr>
          <w:lastRenderedPageBreak/>
          <w:t>interaction between tadpole density and lake, as well as random intercepts and different variances for sampling blocks (Table 6)</w:t>
        </w:r>
        <w:r w:rsidR="00BD0633" w:rsidDel="006B03C6">
          <w:rPr>
            <w:rFonts w:ascii="Times New Roman" w:hAnsi="Times New Roman" w:cs="Times New Roman"/>
            <w:sz w:val="24"/>
            <w:szCs w:val="24"/>
          </w:rPr>
          <w:t>.  Separate linear mixed effect models for each lake clarified the interaction, illustrating that tadpole density enhanced tadpole biomass only in LeConte (Table 7)</w:t>
        </w:r>
        <w:r w:rsidR="00B7378C" w:rsidDel="006B03C6">
          <w:rPr>
            <w:rFonts w:ascii="Times New Roman" w:hAnsi="Times New Roman" w:cs="Times New Roman"/>
            <w:sz w:val="24"/>
            <w:szCs w:val="24"/>
          </w:rPr>
          <w:t>.  Mayfly density did not affect tadpole biomass.</w:t>
        </w:r>
      </w:moveFrom>
    </w:p>
    <w:moveFromRangeEnd w:id="319"/>
    <w:p w:rsidR="002F6112" w:rsidRDefault="002F6112" w:rsidP="00775C68">
      <w:pPr>
        <w:spacing w:line="480" w:lineRule="auto"/>
        <w:rPr>
          <w:rFonts w:ascii="Times New Roman" w:hAnsi="Times New Roman" w:cs="Times New Roman"/>
          <w:i/>
          <w:sz w:val="24"/>
          <w:szCs w:val="24"/>
        </w:rPr>
      </w:pPr>
    </w:p>
    <w:p w:rsidR="00EE1445" w:rsidRDefault="003E2376" w:rsidP="00775C68">
      <w:pPr>
        <w:spacing w:line="480" w:lineRule="auto"/>
        <w:rPr>
          <w:rFonts w:ascii="Times New Roman" w:hAnsi="Times New Roman" w:cs="Times New Roman"/>
          <w:noProof/>
          <w:sz w:val="24"/>
          <w:szCs w:val="24"/>
        </w:rPr>
      </w:pPr>
      <w:proofErr w:type="gramStart"/>
      <w:r>
        <w:rPr>
          <w:rFonts w:ascii="Times New Roman" w:hAnsi="Times New Roman" w:cs="Times New Roman"/>
          <w:i/>
          <w:sz w:val="24"/>
          <w:szCs w:val="24"/>
        </w:rPr>
        <w:t>Mesocosm experiment.</w:t>
      </w:r>
      <w:proofErr w:type="gramEnd"/>
      <w:r>
        <w:rPr>
          <w:rFonts w:ascii="Times New Roman" w:hAnsi="Times New Roman" w:cs="Times New Roman"/>
          <w:i/>
          <w:sz w:val="24"/>
          <w:szCs w:val="24"/>
        </w:rPr>
        <w:t xml:space="preserve"> – </w:t>
      </w:r>
      <w:r w:rsidR="003E73A3">
        <w:rPr>
          <w:rFonts w:ascii="Times New Roman" w:hAnsi="Times New Roman" w:cs="Times New Roman"/>
          <w:noProof/>
          <w:sz w:val="24"/>
          <w:szCs w:val="24"/>
        </w:rPr>
        <w:t xml:space="preserve">In the 2010 mesocosm experiment, </w:t>
      </w:r>
      <w:r w:rsidR="00775C68">
        <w:rPr>
          <w:rFonts w:ascii="Times New Roman" w:hAnsi="Times New Roman" w:cs="Times New Roman"/>
          <w:noProof/>
          <w:sz w:val="24"/>
          <w:szCs w:val="24"/>
        </w:rPr>
        <w:t>tadpole</w:t>
      </w:r>
      <w:del w:id="321" w:author="Thomas Collier Smith" w:date="2014-10-17T16:15:00Z">
        <w:r w:rsidR="00775C68" w:rsidDel="006B03C6">
          <w:rPr>
            <w:rFonts w:ascii="Times New Roman" w:hAnsi="Times New Roman" w:cs="Times New Roman"/>
            <w:noProof/>
            <w:sz w:val="24"/>
            <w:szCs w:val="24"/>
          </w:rPr>
          <w:delText>s</w:delText>
        </w:r>
      </w:del>
      <w:ins w:id="322" w:author="Thomas Collier Smith" w:date="2014-10-17T16:15:00Z">
        <w:r w:rsidR="006B03C6">
          <w:rPr>
            <w:rFonts w:ascii="Times New Roman" w:hAnsi="Times New Roman" w:cs="Times New Roman"/>
            <w:noProof/>
            <w:sz w:val="24"/>
            <w:szCs w:val="24"/>
          </w:rPr>
          <w:t xml:space="preserve"> presence</w:t>
        </w:r>
      </w:ins>
      <w:r w:rsidR="00775C68">
        <w:rPr>
          <w:rFonts w:ascii="Times New Roman" w:hAnsi="Times New Roman" w:cs="Times New Roman"/>
          <w:noProof/>
          <w:sz w:val="24"/>
          <w:szCs w:val="24"/>
        </w:rPr>
        <w:t xml:space="preserve"> alone reduced algal abundance by</w:t>
      </w:r>
      <w:r w:rsidR="00076062">
        <w:rPr>
          <w:rFonts w:ascii="Times New Roman" w:hAnsi="Times New Roman" w:cs="Times New Roman"/>
          <w:noProof/>
          <w:sz w:val="24"/>
          <w:szCs w:val="24"/>
        </w:rPr>
        <w:t xml:space="preserve"> 50%</w:t>
      </w:r>
      <w:r w:rsidR="005F0F38">
        <w:rPr>
          <w:rFonts w:ascii="Times New Roman" w:hAnsi="Times New Roman" w:cs="Times New Roman"/>
          <w:noProof/>
          <w:sz w:val="24"/>
          <w:szCs w:val="24"/>
        </w:rPr>
        <w:t xml:space="preserve"> (Figure </w:t>
      </w:r>
      <w:del w:id="323" w:author="Thomas Collier Smith" w:date="2014-10-17T16:15:00Z">
        <w:r w:rsidR="005F0F38" w:rsidDel="006B03C6">
          <w:rPr>
            <w:rFonts w:ascii="Times New Roman" w:hAnsi="Times New Roman" w:cs="Times New Roman"/>
            <w:noProof/>
            <w:sz w:val="24"/>
            <w:szCs w:val="24"/>
          </w:rPr>
          <w:delText>5</w:delText>
        </w:r>
      </w:del>
      <w:ins w:id="324" w:author="Thomas Collier Smith" w:date="2014-10-17T16:15:00Z">
        <w:r w:rsidR="006B03C6">
          <w:rPr>
            <w:rFonts w:ascii="Times New Roman" w:hAnsi="Times New Roman" w:cs="Times New Roman"/>
            <w:noProof/>
            <w:sz w:val="24"/>
            <w:szCs w:val="24"/>
          </w:rPr>
          <w:t>7</w:t>
        </w:r>
      </w:ins>
      <w:r w:rsidR="005F0F38">
        <w:rPr>
          <w:rFonts w:ascii="Times New Roman" w:hAnsi="Times New Roman" w:cs="Times New Roman"/>
          <w:noProof/>
          <w:sz w:val="24"/>
          <w:szCs w:val="24"/>
        </w:rPr>
        <w:t>)</w:t>
      </w:r>
      <w:r w:rsidR="00076062">
        <w:rPr>
          <w:rFonts w:ascii="Times New Roman" w:hAnsi="Times New Roman" w:cs="Times New Roman"/>
          <w:noProof/>
          <w:sz w:val="24"/>
          <w:szCs w:val="24"/>
        </w:rPr>
        <w:t>.</w:t>
      </w:r>
      <w:r w:rsidR="00775C68">
        <w:rPr>
          <w:rFonts w:ascii="Times New Roman" w:hAnsi="Times New Roman" w:cs="Times New Roman"/>
          <w:noProof/>
          <w:sz w:val="24"/>
          <w:szCs w:val="24"/>
        </w:rPr>
        <w:t xml:space="preserve">  Mayfl</w:t>
      </w:r>
      <w:ins w:id="325" w:author="Thomas Collier Smith" w:date="2014-10-17T16:15:00Z">
        <w:r w:rsidR="006B03C6">
          <w:rPr>
            <w:rFonts w:ascii="Times New Roman" w:hAnsi="Times New Roman" w:cs="Times New Roman"/>
            <w:noProof/>
            <w:sz w:val="24"/>
            <w:szCs w:val="24"/>
          </w:rPr>
          <w:t>y presence</w:t>
        </w:r>
      </w:ins>
      <w:del w:id="326" w:author="Thomas Collier Smith" w:date="2014-10-17T16:15:00Z">
        <w:r w:rsidR="00775C68" w:rsidDel="006B03C6">
          <w:rPr>
            <w:rFonts w:ascii="Times New Roman" w:hAnsi="Times New Roman" w:cs="Times New Roman"/>
            <w:noProof/>
            <w:sz w:val="24"/>
            <w:szCs w:val="24"/>
          </w:rPr>
          <w:delText>ies</w:delText>
        </w:r>
      </w:del>
      <w:r w:rsidR="00775C68">
        <w:rPr>
          <w:rFonts w:ascii="Times New Roman" w:hAnsi="Times New Roman" w:cs="Times New Roman"/>
          <w:noProof/>
          <w:sz w:val="24"/>
          <w:szCs w:val="24"/>
        </w:rPr>
        <w:t xml:space="preserve"> </w:t>
      </w:r>
      <w:r w:rsidR="005F0F38">
        <w:rPr>
          <w:rFonts w:ascii="Times New Roman" w:hAnsi="Times New Roman" w:cs="Times New Roman"/>
          <w:noProof/>
          <w:sz w:val="24"/>
          <w:szCs w:val="24"/>
        </w:rPr>
        <w:t xml:space="preserve">did not </w:t>
      </w:r>
      <w:r w:rsidR="00775C68">
        <w:rPr>
          <w:rFonts w:ascii="Times New Roman" w:hAnsi="Times New Roman" w:cs="Times New Roman"/>
          <w:noProof/>
          <w:sz w:val="24"/>
          <w:szCs w:val="24"/>
        </w:rPr>
        <w:t xml:space="preserve">reduce algal abundance, </w:t>
      </w:r>
      <w:del w:id="327" w:author="Thomas Collier Smith" w:date="2014-10-17T16:15:00Z">
        <w:r w:rsidR="00775C68" w:rsidDel="006B03C6">
          <w:rPr>
            <w:rFonts w:ascii="Times New Roman" w:hAnsi="Times New Roman" w:cs="Times New Roman"/>
            <w:noProof/>
            <w:sz w:val="24"/>
            <w:szCs w:val="24"/>
          </w:rPr>
          <w:delText>but both consumers</w:delText>
        </w:r>
        <w:r w:rsidR="005F0F38" w:rsidDel="006B03C6">
          <w:rPr>
            <w:rFonts w:ascii="Times New Roman" w:hAnsi="Times New Roman" w:cs="Times New Roman"/>
            <w:noProof/>
            <w:sz w:val="24"/>
            <w:szCs w:val="24"/>
          </w:rPr>
          <w:delText xml:space="preserve"> together reduced algae about 2%, relative to the absence of consumers</w:delText>
        </w:r>
        <w:r w:rsidR="000D1810" w:rsidDel="006B03C6">
          <w:rPr>
            <w:rFonts w:ascii="Times New Roman" w:hAnsi="Times New Roman" w:cs="Times New Roman"/>
            <w:noProof/>
            <w:sz w:val="24"/>
            <w:szCs w:val="24"/>
          </w:rPr>
          <w:delText xml:space="preserve">.  </w:delText>
        </w:r>
        <w:r w:rsidR="005F0F38" w:rsidDel="006B03C6">
          <w:rPr>
            <w:rFonts w:ascii="Times New Roman" w:hAnsi="Times New Roman" w:cs="Times New Roman"/>
            <w:noProof/>
            <w:sz w:val="24"/>
            <w:szCs w:val="24"/>
          </w:rPr>
          <w:delText xml:space="preserve">The presence of tadpoles had a 300 x larger negative impact on algal abundance than did the presence of mayflies.  </w:delText>
        </w:r>
      </w:del>
      <w:r w:rsidR="000D1810">
        <w:rPr>
          <w:rFonts w:ascii="Times New Roman" w:hAnsi="Times New Roman" w:cs="Times New Roman"/>
          <w:noProof/>
          <w:sz w:val="24"/>
          <w:szCs w:val="24"/>
        </w:rPr>
        <w:t>T</w:t>
      </w:r>
      <w:r w:rsidR="003E73A3" w:rsidRPr="003E73A3">
        <w:rPr>
          <w:rFonts w:ascii="Times New Roman" w:hAnsi="Times New Roman" w:cs="Times New Roman"/>
          <w:noProof/>
          <w:sz w:val="24"/>
          <w:szCs w:val="24"/>
        </w:rPr>
        <w:t xml:space="preserve">he best-fit model </w:t>
      </w:r>
      <w:r w:rsidR="003E73A3">
        <w:rPr>
          <w:rFonts w:ascii="Times New Roman" w:hAnsi="Times New Roman" w:cs="Times New Roman"/>
          <w:noProof/>
          <w:sz w:val="24"/>
          <w:szCs w:val="24"/>
        </w:rPr>
        <w:t xml:space="preserve">included fixed effects for tadpole presence, </w:t>
      </w:r>
      <w:r w:rsidR="00EE1445">
        <w:rPr>
          <w:rFonts w:ascii="Times New Roman" w:hAnsi="Times New Roman" w:cs="Times New Roman"/>
          <w:noProof/>
          <w:sz w:val="24"/>
          <w:szCs w:val="24"/>
        </w:rPr>
        <w:t>duration of growth, and the initial abundance of algae</w:t>
      </w:r>
      <w:r w:rsidR="00D92568">
        <w:rPr>
          <w:rFonts w:ascii="Times New Roman" w:hAnsi="Times New Roman" w:cs="Times New Roman"/>
          <w:noProof/>
          <w:sz w:val="24"/>
          <w:szCs w:val="24"/>
        </w:rPr>
        <w:t xml:space="preserve">, and </w:t>
      </w:r>
      <w:r w:rsidR="003E73A3" w:rsidRPr="003E73A3">
        <w:rPr>
          <w:rFonts w:ascii="Times New Roman" w:hAnsi="Times New Roman" w:cs="Times New Roman"/>
          <w:noProof/>
          <w:sz w:val="24"/>
          <w:szCs w:val="24"/>
        </w:rPr>
        <w:t xml:space="preserve">allowed variances to differ </w:t>
      </w:r>
      <w:r w:rsidR="00EE1445">
        <w:rPr>
          <w:rFonts w:ascii="Times New Roman" w:hAnsi="Times New Roman" w:cs="Times New Roman"/>
          <w:noProof/>
          <w:sz w:val="24"/>
          <w:szCs w:val="24"/>
        </w:rPr>
        <w:t>between tadpole presence-absence</w:t>
      </w:r>
      <w:r w:rsidR="00D92568">
        <w:rPr>
          <w:rFonts w:ascii="Times New Roman" w:hAnsi="Times New Roman" w:cs="Times New Roman"/>
          <w:noProof/>
          <w:sz w:val="24"/>
          <w:szCs w:val="24"/>
        </w:rPr>
        <w:t xml:space="preserve"> (Table </w:t>
      </w:r>
      <w:ins w:id="328" w:author="Thomas Collier Smith" w:date="2014-10-17T16:24:00Z">
        <w:r w:rsidR="00815DD2">
          <w:rPr>
            <w:rFonts w:ascii="Times New Roman" w:hAnsi="Times New Roman" w:cs="Times New Roman"/>
            <w:noProof/>
            <w:sz w:val="24"/>
            <w:szCs w:val="24"/>
          </w:rPr>
          <w:t>8</w:t>
        </w:r>
      </w:ins>
      <w:del w:id="329" w:author="Thomas Collier Smith" w:date="2014-10-17T16:24:00Z">
        <w:r w:rsidR="00D92568" w:rsidDel="00815DD2">
          <w:rPr>
            <w:rFonts w:ascii="Times New Roman" w:hAnsi="Times New Roman" w:cs="Times New Roman"/>
            <w:noProof/>
            <w:sz w:val="24"/>
            <w:szCs w:val="24"/>
          </w:rPr>
          <w:delText>5</w:delText>
        </w:r>
      </w:del>
      <w:r w:rsidR="00D92568">
        <w:rPr>
          <w:rFonts w:ascii="Times New Roman" w:hAnsi="Times New Roman" w:cs="Times New Roman"/>
          <w:noProof/>
          <w:sz w:val="24"/>
          <w:szCs w:val="24"/>
        </w:rPr>
        <w:t>)</w:t>
      </w:r>
      <w:r w:rsidR="003E73A3" w:rsidRPr="003E73A3">
        <w:rPr>
          <w:rFonts w:ascii="Times New Roman" w:hAnsi="Times New Roman" w:cs="Times New Roman"/>
          <w:noProof/>
          <w:sz w:val="24"/>
          <w:szCs w:val="24"/>
        </w:rPr>
        <w:t>.</w:t>
      </w:r>
      <w:r w:rsidR="003E73A3">
        <w:rPr>
          <w:rFonts w:ascii="Times New Roman" w:hAnsi="Times New Roman" w:cs="Times New Roman"/>
          <w:noProof/>
          <w:sz w:val="24"/>
          <w:szCs w:val="24"/>
        </w:rPr>
        <w:t xml:space="preserve">  </w:t>
      </w:r>
      <w:r w:rsidR="00EE1445">
        <w:rPr>
          <w:rFonts w:ascii="Times New Roman" w:hAnsi="Times New Roman" w:cs="Times New Roman"/>
          <w:noProof/>
          <w:sz w:val="24"/>
          <w:szCs w:val="24"/>
        </w:rPr>
        <w:t>Mayfly presence-absence was not included as a fixed effect in this model.</w:t>
      </w:r>
      <w:r w:rsidR="003B6BB9" w:rsidRPr="003B6BB9">
        <w:rPr>
          <w:rFonts w:ascii="Times New Roman" w:hAnsi="Times New Roman" w:cs="Times New Roman"/>
          <w:noProof/>
          <w:sz w:val="24"/>
          <w:szCs w:val="24"/>
        </w:rPr>
        <w:t xml:space="preserve"> </w:t>
      </w:r>
      <w:r w:rsidR="003B6BB9">
        <w:rPr>
          <w:rFonts w:ascii="Times New Roman" w:hAnsi="Times New Roman" w:cs="Times New Roman"/>
          <w:noProof/>
          <w:sz w:val="24"/>
          <w:szCs w:val="24"/>
        </w:rPr>
        <w:t xml:space="preserve"> We found no difference among growth rates of algae among </w:t>
      </w:r>
      <w:r w:rsidR="00D92568">
        <w:rPr>
          <w:rFonts w:ascii="Times New Roman" w:hAnsi="Times New Roman" w:cs="Times New Roman"/>
          <w:noProof/>
          <w:sz w:val="24"/>
          <w:szCs w:val="24"/>
        </w:rPr>
        <w:t xml:space="preserve">consumer </w:t>
      </w:r>
      <w:r w:rsidR="003B6BB9">
        <w:rPr>
          <w:rFonts w:ascii="Times New Roman" w:hAnsi="Times New Roman" w:cs="Times New Roman"/>
          <w:noProof/>
          <w:sz w:val="24"/>
          <w:szCs w:val="24"/>
        </w:rPr>
        <w:t>treatments (ANOVA, F</w:t>
      </w:r>
      <w:r w:rsidR="003B6BB9">
        <w:rPr>
          <w:rFonts w:ascii="Times New Roman" w:hAnsi="Times New Roman" w:cs="Times New Roman"/>
          <w:noProof/>
          <w:sz w:val="24"/>
          <w:szCs w:val="24"/>
          <w:vertAlign w:val="subscript"/>
        </w:rPr>
        <w:t>3,28</w:t>
      </w:r>
      <w:r w:rsidR="003B6BB9">
        <w:rPr>
          <w:rFonts w:ascii="Times New Roman" w:hAnsi="Times New Roman" w:cs="Times New Roman"/>
          <w:noProof/>
          <w:sz w:val="24"/>
          <w:szCs w:val="24"/>
        </w:rPr>
        <w:t xml:space="preserve"> = 0.0011, p &lt; 1.0) (Figure </w:t>
      </w:r>
      <w:ins w:id="330" w:author="Thomas Collier Smith" w:date="2014-10-17T16:23:00Z">
        <w:r w:rsidR="00815DD2">
          <w:rPr>
            <w:rFonts w:ascii="Times New Roman" w:hAnsi="Times New Roman" w:cs="Times New Roman"/>
            <w:noProof/>
            <w:sz w:val="24"/>
            <w:szCs w:val="24"/>
          </w:rPr>
          <w:t>8</w:t>
        </w:r>
      </w:ins>
      <w:del w:id="331" w:author="Thomas Collier Smith" w:date="2014-10-17T16:23:00Z">
        <w:r w:rsidR="003B6BB9" w:rsidDel="00815DD2">
          <w:rPr>
            <w:rFonts w:ascii="Times New Roman" w:hAnsi="Times New Roman" w:cs="Times New Roman"/>
            <w:noProof/>
            <w:sz w:val="24"/>
            <w:szCs w:val="24"/>
          </w:rPr>
          <w:delText>6</w:delText>
        </w:r>
      </w:del>
      <w:r w:rsidR="003B6BB9">
        <w:rPr>
          <w:rFonts w:ascii="Times New Roman" w:hAnsi="Times New Roman" w:cs="Times New Roman"/>
          <w:noProof/>
          <w:sz w:val="24"/>
          <w:szCs w:val="24"/>
        </w:rPr>
        <w:t xml:space="preserve">).  </w:t>
      </w:r>
    </w:p>
    <w:p w:rsidR="003B6BB9" w:rsidRDefault="00D92568" w:rsidP="003B6BB9">
      <w:pPr>
        <w:spacing w:line="480" w:lineRule="auto"/>
        <w:ind w:firstLine="360"/>
        <w:rPr>
          <w:rFonts w:ascii="Times New Roman" w:hAnsi="Times New Roman" w:cs="Times New Roman"/>
          <w:noProof/>
          <w:sz w:val="24"/>
          <w:szCs w:val="24"/>
        </w:rPr>
      </w:pPr>
      <w:r>
        <w:rPr>
          <w:rFonts w:ascii="Times New Roman" w:hAnsi="Times New Roman" w:cs="Times New Roman"/>
          <w:noProof/>
          <w:sz w:val="24"/>
          <w:szCs w:val="24"/>
        </w:rPr>
        <w:t xml:space="preserve">In the mesocosms, mayfly nymph </w:t>
      </w:r>
      <w:r w:rsidR="003E2420">
        <w:rPr>
          <w:rFonts w:ascii="Times New Roman" w:hAnsi="Times New Roman" w:cs="Times New Roman"/>
          <w:sz w:val="24"/>
          <w:szCs w:val="24"/>
        </w:rPr>
        <w:t>abundance</w:t>
      </w:r>
      <w:r w:rsidR="004B1D01">
        <w:rPr>
          <w:rFonts w:ascii="Times New Roman" w:hAnsi="Times New Roman" w:cs="Times New Roman"/>
          <w:sz w:val="24"/>
          <w:szCs w:val="24"/>
        </w:rPr>
        <w:t xml:space="preserve"> </w:t>
      </w:r>
      <w:r w:rsidR="003E2420">
        <w:rPr>
          <w:rFonts w:ascii="Times New Roman" w:hAnsi="Times New Roman" w:cs="Times New Roman"/>
          <w:sz w:val="24"/>
          <w:szCs w:val="24"/>
        </w:rPr>
        <w:t xml:space="preserve">declined by </w:t>
      </w:r>
      <w:r w:rsidR="004B1D01">
        <w:rPr>
          <w:rFonts w:ascii="Times New Roman" w:hAnsi="Times New Roman" w:cs="Times New Roman"/>
          <w:sz w:val="24"/>
          <w:szCs w:val="24"/>
        </w:rPr>
        <w:t xml:space="preserve">48% – 100% </w:t>
      </w:r>
      <w:r w:rsidR="003E2420">
        <w:rPr>
          <w:rFonts w:ascii="Times New Roman" w:hAnsi="Times New Roman" w:cs="Times New Roman"/>
          <w:sz w:val="24"/>
          <w:szCs w:val="24"/>
        </w:rPr>
        <w:t xml:space="preserve">during </w:t>
      </w:r>
      <w:r w:rsidR="004B1D01">
        <w:rPr>
          <w:rFonts w:ascii="Times New Roman" w:hAnsi="Times New Roman" w:cs="Times New Roman"/>
          <w:sz w:val="24"/>
          <w:szCs w:val="24"/>
        </w:rPr>
        <w:t xml:space="preserve">the experiment.  </w:t>
      </w:r>
      <w:r w:rsidR="003E2420">
        <w:rPr>
          <w:rFonts w:ascii="Times New Roman" w:hAnsi="Times New Roman" w:cs="Times New Roman"/>
          <w:sz w:val="24"/>
          <w:szCs w:val="24"/>
        </w:rPr>
        <w:t>Live m</w:t>
      </w:r>
      <w:r w:rsidR="002351DB">
        <w:rPr>
          <w:rFonts w:ascii="Times New Roman" w:hAnsi="Times New Roman" w:cs="Times New Roman"/>
          <w:sz w:val="24"/>
          <w:szCs w:val="24"/>
        </w:rPr>
        <w:t xml:space="preserve">ayflies recovered from mesocosms </w:t>
      </w:r>
      <w:r w:rsidR="003E2420">
        <w:rPr>
          <w:rFonts w:ascii="Times New Roman" w:hAnsi="Times New Roman" w:cs="Times New Roman"/>
          <w:sz w:val="24"/>
          <w:szCs w:val="24"/>
        </w:rPr>
        <w:t xml:space="preserve">at the conclusion of the experiment </w:t>
      </w:r>
      <w:r w:rsidR="002351DB">
        <w:rPr>
          <w:rFonts w:ascii="Times New Roman" w:hAnsi="Times New Roman" w:cs="Times New Roman"/>
          <w:sz w:val="24"/>
          <w:szCs w:val="24"/>
        </w:rPr>
        <w:t xml:space="preserve">were not near metamorphosis (they did not have </w:t>
      </w:r>
      <w:proofErr w:type="spellStart"/>
      <w:r w:rsidR="002351DB">
        <w:rPr>
          <w:rFonts w:ascii="Times New Roman" w:hAnsi="Times New Roman" w:cs="Times New Roman"/>
          <w:sz w:val="24"/>
          <w:szCs w:val="24"/>
        </w:rPr>
        <w:t>wingpads</w:t>
      </w:r>
      <w:proofErr w:type="spellEnd"/>
      <w:r w:rsidR="002351DB">
        <w:rPr>
          <w:rFonts w:ascii="Times New Roman" w:hAnsi="Times New Roman" w:cs="Times New Roman"/>
          <w:sz w:val="24"/>
          <w:szCs w:val="24"/>
        </w:rPr>
        <w:t xml:space="preserve">), nor were </w:t>
      </w:r>
      <w:proofErr w:type="spellStart"/>
      <w:r w:rsidR="00AC4B27">
        <w:rPr>
          <w:rFonts w:ascii="Times New Roman" w:hAnsi="Times New Roman" w:cs="Times New Roman"/>
          <w:sz w:val="24"/>
          <w:szCs w:val="24"/>
        </w:rPr>
        <w:t>e</w:t>
      </w:r>
      <w:r w:rsidR="004B1D01">
        <w:rPr>
          <w:rFonts w:ascii="Times New Roman" w:hAnsi="Times New Roman" w:cs="Times New Roman"/>
          <w:sz w:val="24"/>
          <w:szCs w:val="24"/>
        </w:rPr>
        <w:t>xuvia</w:t>
      </w:r>
      <w:proofErr w:type="spellEnd"/>
      <w:r w:rsidR="004B1D01">
        <w:rPr>
          <w:rFonts w:ascii="Times New Roman" w:hAnsi="Times New Roman" w:cs="Times New Roman"/>
          <w:sz w:val="24"/>
          <w:szCs w:val="24"/>
        </w:rPr>
        <w:t xml:space="preserve"> </w:t>
      </w:r>
      <w:r w:rsidR="002351DB">
        <w:rPr>
          <w:rFonts w:ascii="Times New Roman" w:hAnsi="Times New Roman" w:cs="Times New Roman"/>
          <w:sz w:val="24"/>
          <w:szCs w:val="24"/>
        </w:rPr>
        <w:t xml:space="preserve">or </w:t>
      </w:r>
      <w:r w:rsidR="004B1D01">
        <w:rPr>
          <w:rFonts w:ascii="Times New Roman" w:hAnsi="Times New Roman" w:cs="Times New Roman"/>
          <w:sz w:val="24"/>
          <w:szCs w:val="24"/>
        </w:rPr>
        <w:t xml:space="preserve">emerged adults ever observed.  This apparent mortality was independent of coexistence with tadpoles; despite a trend towards </w:t>
      </w:r>
      <w:r w:rsidR="003E2420">
        <w:rPr>
          <w:rFonts w:ascii="Times New Roman" w:hAnsi="Times New Roman" w:cs="Times New Roman"/>
          <w:sz w:val="24"/>
          <w:szCs w:val="24"/>
        </w:rPr>
        <w:t>larger declines in</w:t>
      </w:r>
      <w:r w:rsidR="004B1D01">
        <w:rPr>
          <w:rFonts w:ascii="Times New Roman" w:hAnsi="Times New Roman" w:cs="Times New Roman"/>
          <w:sz w:val="24"/>
          <w:szCs w:val="24"/>
        </w:rPr>
        <w:t xml:space="preserve"> mayfly abundance in the presence of tadpoles, the difference was not significant (ANOVA, F</w:t>
      </w:r>
      <w:r w:rsidR="00076062">
        <w:rPr>
          <w:rFonts w:ascii="Times New Roman" w:hAnsi="Times New Roman" w:cs="Times New Roman"/>
          <w:sz w:val="24"/>
          <w:szCs w:val="24"/>
          <w:vertAlign w:val="subscript"/>
        </w:rPr>
        <w:t>2</w:t>
      </w:r>
      <w:proofErr w:type="gramStart"/>
      <w:r w:rsidR="00076062">
        <w:rPr>
          <w:rFonts w:ascii="Times New Roman" w:hAnsi="Times New Roman" w:cs="Times New Roman"/>
          <w:sz w:val="24"/>
          <w:szCs w:val="24"/>
          <w:vertAlign w:val="subscript"/>
        </w:rPr>
        <w:t>,6</w:t>
      </w:r>
      <w:proofErr w:type="gramEnd"/>
      <w:r w:rsidR="004B1D01">
        <w:rPr>
          <w:rFonts w:ascii="Times New Roman" w:hAnsi="Times New Roman" w:cs="Times New Roman"/>
          <w:sz w:val="24"/>
          <w:szCs w:val="24"/>
        </w:rPr>
        <w:t xml:space="preserve"> = 0.338, p = 0.58).  </w:t>
      </w:r>
      <w:r w:rsidR="003B6BB9">
        <w:rPr>
          <w:rFonts w:ascii="Times New Roman" w:hAnsi="Times New Roman" w:cs="Times New Roman"/>
          <w:noProof/>
          <w:sz w:val="24"/>
          <w:szCs w:val="24"/>
        </w:rPr>
        <w:t xml:space="preserve">When we represented mayflies in the mesocosms by their final abundance, rather than presence-absence, </w:t>
      </w:r>
      <w:r>
        <w:rPr>
          <w:rFonts w:ascii="Times New Roman" w:hAnsi="Times New Roman" w:cs="Times New Roman"/>
          <w:noProof/>
          <w:sz w:val="24"/>
          <w:szCs w:val="24"/>
        </w:rPr>
        <w:t xml:space="preserve">the presence of tadpoles affected the outcome: </w:t>
      </w:r>
      <w:r w:rsidR="003B6BB9">
        <w:rPr>
          <w:rFonts w:ascii="Times New Roman" w:hAnsi="Times New Roman" w:cs="Times New Roman"/>
          <w:noProof/>
          <w:sz w:val="24"/>
          <w:szCs w:val="24"/>
        </w:rPr>
        <w:t xml:space="preserve">algal abundance increased </w:t>
      </w:r>
      <w:ins w:id="332" w:author="Thomas Collier Smith" w:date="2014-10-17T16:17:00Z">
        <w:r w:rsidR="006B03C6">
          <w:rPr>
            <w:rFonts w:ascii="Times New Roman" w:hAnsi="Times New Roman" w:cs="Times New Roman"/>
            <w:noProof/>
            <w:sz w:val="24"/>
            <w:szCs w:val="24"/>
          </w:rPr>
          <w:t xml:space="preserve">weakly </w:t>
        </w:r>
      </w:ins>
      <w:r w:rsidR="003B6BB9">
        <w:rPr>
          <w:rFonts w:ascii="Times New Roman" w:hAnsi="Times New Roman" w:cs="Times New Roman"/>
          <w:noProof/>
          <w:sz w:val="24"/>
          <w:szCs w:val="24"/>
        </w:rPr>
        <w:t xml:space="preserve">with mayfly abundance in the absence of tadpoles, </w:t>
      </w:r>
      <w:r w:rsidR="003B6BB9">
        <w:rPr>
          <w:rFonts w:ascii="Times New Roman" w:hAnsi="Times New Roman" w:cs="Times New Roman"/>
          <w:noProof/>
          <w:sz w:val="24"/>
          <w:szCs w:val="24"/>
        </w:rPr>
        <w:lastRenderedPageBreak/>
        <w:t xml:space="preserve">but, algal abundance </w:t>
      </w:r>
      <w:r>
        <w:rPr>
          <w:rFonts w:ascii="Times New Roman" w:hAnsi="Times New Roman" w:cs="Times New Roman"/>
          <w:noProof/>
          <w:sz w:val="24"/>
          <w:szCs w:val="24"/>
        </w:rPr>
        <w:t xml:space="preserve">declined with </w:t>
      </w:r>
      <w:r w:rsidR="003B6BB9">
        <w:rPr>
          <w:rFonts w:ascii="Times New Roman" w:hAnsi="Times New Roman" w:cs="Times New Roman"/>
          <w:noProof/>
          <w:sz w:val="24"/>
          <w:szCs w:val="24"/>
        </w:rPr>
        <w:t xml:space="preserve">mayfly abundance </w:t>
      </w:r>
      <w:r>
        <w:rPr>
          <w:rFonts w:ascii="Times New Roman" w:hAnsi="Times New Roman" w:cs="Times New Roman"/>
          <w:noProof/>
          <w:sz w:val="24"/>
          <w:szCs w:val="24"/>
        </w:rPr>
        <w:t xml:space="preserve">in the presence of tadpoles </w:t>
      </w:r>
      <w:r w:rsidR="003B6BB9">
        <w:rPr>
          <w:rFonts w:ascii="Times New Roman" w:hAnsi="Times New Roman" w:cs="Times New Roman"/>
          <w:noProof/>
          <w:sz w:val="24"/>
          <w:szCs w:val="24"/>
        </w:rPr>
        <w:t xml:space="preserve">(Figure 7).  </w:t>
      </w:r>
      <w:ins w:id="333" w:author="Thomas Collier Smith" w:date="2014-10-17T16:18:00Z">
        <w:r w:rsidR="006B03C6">
          <w:rPr>
            <w:rFonts w:ascii="Times New Roman" w:hAnsi="Times New Roman" w:cs="Times New Roman"/>
            <w:noProof/>
            <w:sz w:val="24"/>
            <w:szCs w:val="24"/>
          </w:rPr>
          <w:t xml:space="preserve">The best fit model of algal abundance, with respect to tadpole presence-absence and mayfly abundance, </w:t>
        </w:r>
      </w:ins>
      <w:ins w:id="334" w:author="Thomas Collier Smith" w:date="2014-10-17T16:19:00Z">
        <w:r w:rsidR="006B03C6">
          <w:rPr>
            <w:rFonts w:ascii="Times New Roman" w:hAnsi="Times New Roman" w:cs="Times New Roman"/>
            <w:noProof/>
            <w:sz w:val="24"/>
            <w:szCs w:val="24"/>
          </w:rPr>
          <w:t>inclu</w:t>
        </w:r>
      </w:ins>
      <w:ins w:id="335" w:author="Thomas Collier Smith" w:date="2014-10-17T16:22:00Z">
        <w:r w:rsidR="00815DD2">
          <w:rPr>
            <w:rFonts w:ascii="Times New Roman" w:hAnsi="Times New Roman" w:cs="Times New Roman"/>
            <w:noProof/>
            <w:sz w:val="24"/>
            <w:szCs w:val="24"/>
          </w:rPr>
          <w:t>d</w:t>
        </w:r>
      </w:ins>
      <w:ins w:id="336" w:author="Thomas Collier Smith" w:date="2014-10-17T16:19:00Z">
        <w:r w:rsidR="006B03C6">
          <w:rPr>
            <w:rFonts w:ascii="Times New Roman" w:hAnsi="Times New Roman" w:cs="Times New Roman"/>
            <w:noProof/>
            <w:sz w:val="24"/>
            <w:szCs w:val="24"/>
          </w:rPr>
          <w:t>ed fixed effects for a tadpole-mayfly interaction, duration of algal growth, and initial algal abundance, an</w:t>
        </w:r>
      </w:ins>
      <w:ins w:id="337" w:author="Thomas Collier Smith" w:date="2014-10-17T16:20:00Z">
        <w:r w:rsidR="006B03C6">
          <w:rPr>
            <w:rFonts w:ascii="Times New Roman" w:hAnsi="Times New Roman" w:cs="Times New Roman"/>
            <w:noProof/>
            <w:sz w:val="24"/>
            <w:szCs w:val="24"/>
          </w:rPr>
          <w:t>d</w:t>
        </w:r>
      </w:ins>
      <w:ins w:id="338" w:author="Thomas Collier Smith" w:date="2014-10-17T16:19:00Z">
        <w:r w:rsidR="006B03C6">
          <w:rPr>
            <w:rFonts w:ascii="Times New Roman" w:hAnsi="Times New Roman" w:cs="Times New Roman"/>
            <w:noProof/>
            <w:sz w:val="24"/>
            <w:szCs w:val="24"/>
          </w:rPr>
          <w:t xml:space="preserve"> allowed the variance of algal abundance to differ with tadpole presence-absence</w:t>
        </w:r>
      </w:ins>
      <w:ins w:id="339" w:author="Thomas Collier Smith" w:date="2014-10-17T16:21:00Z">
        <w:r w:rsidR="006B03C6">
          <w:rPr>
            <w:rFonts w:ascii="Times New Roman" w:hAnsi="Times New Roman" w:cs="Times New Roman"/>
            <w:noProof/>
            <w:sz w:val="24"/>
            <w:szCs w:val="24"/>
          </w:rPr>
          <w:t xml:space="preserve"> (Table 9)</w:t>
        </w:r>
      </w:ins>
      <w:ins w:id="340" w:author="Thomas Collier Smith" w:date="2014-10-17T16:19:00Z">
        <w:r w:rsidR="006B03C6">
          <w:rPr>
            <w:rFonts w:ascii="Times New Roman" w:hAnsi="Times New Roman" w:cs="Times New Roman"/>
            <w:noProof/>
            <w:sz w:val="24"/>
            <w:szCs w:val="24"/>
          </w:rPr>
          <w:t xml:space="preserve">.  </w:t>
        </w:r>
      </w:ins>
      <w:del w:id="341" w:author="Thomas Collier Smith" w:date="2014-10-17T16:18:00Z">
        <w:r w:rsidDel="006B03C6">
          <w:rPr>
            <w:rFonts w:ascii="Times New Roman" w:hAnsi="Times New Roman" w:cs="Times New Roman"/>
            <w:noProof/>
            <w:sz w:val="24"/>
            <w:szCs w:val="24"/>
          </w:rPr>
          <w:delText xml:space="preserve">However, </w:delText>
        </w:r>
        <w:r w:rsidR="003B6BB9" w:rsidDel="006B03C6">
          <w:rPr>
            <w:rFonts w:ascii="Times New Roman" w:hAnsi="Times New Roman" w:cs="Times New Roman"/>
            <w:noProof/>
            <w:sz w:val="24"/>
            <w:szCs w:val="24"/>
          </w:rPr>
          <w:delText xml:space="preserve">95% confidence regions around the </w:delText>
        </w:r>
        <w:r w:rsidDel="006B03C6">
          <w:rPr>
            <w:rFonts w:ascii="Times New Roman" w:hAnsi="Times New Roman" w:cs="Times New Roman"/>
            <w:noProof/>
            <w:sz w:val="24"/>
            <w:szCs w:val="24"/>
          </w:rPr>
          <w:delText xml:space="preserve">linear relationship between </w:delText>
        </w:r>
        <w:r w:rsidR="003B6BB9" w:rsidDel="006B03C6">
          <w:rPr>
            <w:rFonts w:ascii="Times New Roman" w:hAnsi="Times New Roman" w:cs="Times New Roman"/>
            <w:noProof/>
            <w:sz w:val="24"/>
            <w:szCs w:val="24"/>
          </w:rPr>
          <w:delText xml:space="preserve">algal abundance </w:delText>
        </w:r>
        <w:r w:rsidDel="006B03C6">
          <w:rPr>
            <w:rFonts w:ascii="Times New Roman" w:hAnsi="Times New Roman" w:cs="Times New Roman"/>
            <w:noProof/>
            <w:sz w:val="24"/>
            <w:szCs w:val="24"/>
          </w:rPr>
          <w:delText xml:space="preserve">and </w:delText>
        </w:r>
        <w:r w:rsidR="003B6BB9" w:rsidDel="006B03C6">
          <w:rPr>
            <w:rFonts w:ascii="Times New Roman" w:hAnsi="Times New Roman" w:cs="Times New Roman"/>
            <w:noProof/>
            <w:sz w:val="24"/>
            <w:szCs w:val="24"/>
          </w:rPr>
          <w:delText xml:space="preserve">mayfly abundance, with respect to tadpole presence-absence, could also include horizontal lines with different intercepts.  In this case, the effect of mayflies on algal abundance would be absent, and algal abundance </w:delText>
        </w:r>
        <w:r w:rsidDel="006B03C6">
          <w:rPr>
            <w:rFonts w:ascii="Times New Roman" w:hAnsi="Times New Roman" w:cs="Times New Roman"/>
            <w:noProof/>
            <w:sz w:val="24"/>
            <w:szCs w:val="24"/>
          </w:rPr>
          <w:delText>could</w:delText>
        </w:r>
        <w:r w:rsidR="003B6BB9" w:rsidDel="006B03C6">
          <w:rPr>
            <w:rFonts w:ascii="Times New Roman" w:hAnsi="Times New Roman" w:cs="Times New Roman"/>
            <w:noProof/>
            <w:sz w:val="24"/>
            <w:szCs w:val="24"/>
          </w:rPr>
          <w:delText xml:space="preserve"> be described just by tadpole presence-absence</w:delText>
        </w:r>
      </w:del>
      <w:r w:rsidR="003B6BB9">
        <w:rPr>
          <w:rFonts w:ascii="Times New Roman" w:hAnsi="Times New Roman" w:cs="Times New Roman"/>
          <w:noProof/>
          <w:sz w:val="24"/>
          <w:szCs w:val="24"/>
        </w:rPr>
        <w:t>.</w:t>
      </w:r>
    </w:p>
    <w:p w:rsidR="00E82E81" w:rsidRPr="003E73A3" w:rsidRDefault="00E82E81" w:rsidP="003B6BB9">
      <w:pPr>
        <w:spacing w:line="480" w:lineRule="auto"/>
        <w:rPr>
          <w:rFonts w:ascii="Times New Roman" w:hAnsi="Times New Roman" w:cs="Times New Roman"/>
          <w:sz w:val="24"/>
          <w:szCs w:val="24"/>
        </w:rPr>
      </w:pPr>
    </w:p>
    <w:p w:rsidR="00E82E81" w:rsidRPr="001B2BF1" w:rsidRDefault="00E82E81" w:rsidP="001B2BF1">
      <w:pPr>
        <w:spacing w:line="480" w:lineRule="auto"/>
        <w:jc w:val="center"/>
        <w:rPr>
          <w:rFonts w:ascii="Times New Roman" w:hAnsi="Times New Roman" w:cs="Times New Roman"/>
          <w:smallCaps/>
          <w:sz w:val="24"/>
          <w:szCs w:val="24"/>
        </w:rPr>
      </w:pPr>
      <w:r w:rsidRPr="001B2BF1">
        <w:rPr>
          <w:rFonts w:ascii="Times New Roman" w:hAnsi="Times New Roman" w:cs="Times New Roman"/>
          <w:smallCaps/>
          <w:sz w:val="24"/>
          <w:szCs w:val="24"/>
        </w:rPr>
        <w:t>Discussion</w:t>
      </w:r>
    </w:p>
    <w:p w:rsidR="00CE593A" w:rsidRDefault="00C82F89" w:rsidP="00CE593A">
      <w:pPr>
        <w:spacing w:line="480" w:lineRule="auto"/>
        <w:rPr>
          <w:rFonts w:ascii="Times New Roman" w:hAnsi="Times New Roman" w:cs="Times New Roman"/>
          <w:sz w:val="24"/>
          <w:szCs w:val="24"/>
        </w:rPr>
      </w:pPr>
      <w:r>
        <w:rPr>
          <w:rFonts w:ascii="Times New Roman" w:hAnsi="Times New Roman" w:cs="Times New Roman"/>
          <w:sz w:val="24"/>
          <w:szCs w:val="24"/>
        </w:rPr>
        <w:t xml:space="preserve">Overall, we found strong to no effect of mountain yellow-legged frog tadpoles on algal resources and mayfly competitors (Table 10).  </w:t>
      </w:r>
      <w:r w:rsidR="00D92568">
        <w:rPr>
          <w:rFonts w:ascii="Times New Roman" w:hAnsi="Times New Roman" w:cs="Times New Roman"/>
          <w:sz w:val="24"/>
          <w:szCs w:val="24"/>
        </w:rPr>
        <w:t>M</w:t>
      </w:r>
      <w:r w:rsidR="000D1810">
        <w:rPr>
          <w:rFonts w:ascii="Times New Roman" w:hAnsi="Times New Roman" w:cs="Times New Roman"/>
          <w:sz w:val="24"/>
          <w:szCs w:val="24"/>
        </w:rPr>
        <w:t>ountain yellow-legged fro</w:t>
      </w:r>
      <w:r w:rsidR="001B0C2B">
        <w:rPr>
          <w:rFonts w:ascii="Times New Roman" w:hAnsi="Times New Roman" w:cs="Times New Roman"/>
          <w:sz w:val="24"/>
          <w:szCs w:val="24"/>
        </w:rPr>
        <w:t xml:space="preserve">g tadpoles </w:t>
      </w:r>
      <w:r w:rsidR="00D92568">
        <w:rPr>
          <w:rFonts w:ascii="Times New Roman" w:hAnsi="Times New Roman" w:cs="Times New Roman"/>
          <w:sz w:val="24"/>
          <w:szCs w:val="24"/>
        </w:rPr>
        <w:t xml:space="preserve">can reduce the abundance of algae in </w:t>
      </w:r>
      <w:proofErr w:type="gramStart"/>
      <w:r w:rsidR="00D92568">
        <w:rPr>
          <w:rFonts w:ascii="Times New Roman" w:hAnsi="Times New Roman" w:cs="Times New Roman"/>
          <w:sz w:val="24"/>
          <w:szCs w:val="24"/>
        </w:rPr>
        <w:t>mesocosms,</w:t>
      </w:r>
      <w:proofErr w:type="gramEnd"/>
      <w:r w:rsidR="00D92568">
        <w:rPr>
          <w:rFonts w:ascii="Times New Roman" w:hAnsi="Times New Roman" w:cs="Times New Roman"/>
          <w:sz w:val="24"/>
          <w:szCs w:val="24"/>
        </w:rPr>
        <w:t xml:space="preserve"> however,</w:t>
      </w:r>
      <w:r w:rsidR="006B4BF3">
        <w:rPr>
          <w:rFonts w:ascii="Times New Roman" w:hAnsi="Times New Roman" w:cs="Times New Roman"/>
          <w:sz w:val="24"/>
          <w:szCs w:val="24"/>
        </w:rPr>
        <w:t xml:space="preserve"> </w:t>
      </w:r>
      <w:r w:rsidR="0091165F">
        <w:rPr>
          <w:rFonts w:ascii="Times New Roman" w:hAnsi="Times New Roman" w:cs="Times New Roman"/>
          <w:sz w:val="24"/>
          <w:szCs w:val="24"/>
        </w:rPr>
        <w:t>they had no</w:t>
      </w:r>
      <w:r w:rsidR="006B4BF3">
        <w:rPr>
          <w:rFonts w:ascii="Times New Roman" w:hAnsi="Times New Roman" w:cs="Times New Roman"/>
          <w:sz w:val="24"/>
          <w:szCs w:val="24"/>
        </w:rPr>
        <w:t xml:space="preserve"> effect on algal abundance in field enclosures</w:t>
      </w:r>
      <w:r w:rsidR="0091165F">
        <w:rPr>
          <w:rFonts w:ascii="Times New Roman" w:hAnsi="Times New Roman" w:cs="Times New Roman"/>
          <w:sz w:val="24"/>
          <w:szCs w:val="24"/>
        </w:rPr>
        <w:t xml:space="preserve">, suggesting that the ability of tadpoles to exert top-down control of algal abundance can be obscured by within-lake variability in algal abundance.  Tadpole did compete with </w:t>
      </w:r>
      <w:proofErr w:type="spellStart"/>
      <w:r w:rsidR="0091165F">
        <w:rPr>
          <w:rFonts w:ascii="Times New Roman" w:hAnsi="Times New Roman" w:cs="Times New Roman"/>
          <w:sz w:val="24"/>
          <w:szCs w:val="24"/>
        </w:rPr>
        <w:t>with</w:t>
      </w:r>
      <w:proofErr w:type="spellEnd"/>
      <w:r w:rsidR="0091165F">
        <w:rPr>
          <w:rFonts w:ascii="Times New Roman" w:hAnsi="Times New Roman" w:cs="Times New Roman"/>
          <w:sz w:val="24"/>
          <w:szCs w:val="24"/>
        </w:rPr>
        <w:t xml:space="preserve"> mayfly nymphs, as suggested by the association of increased </w:t>
      </w:r>
      <w:r w:rsidR="00D9493A">
        <w:rPr>
          <w:rFonts w:ascii="Times New Roman" w:hAnsi="Times New Roman" w:cs="Times New Roman"/>
          <w:sz w:val="24"/>
          <w:szCs w:val="24"/>
        </w:rPr>
        <w:t xml:space="preserve">tadpole density </w:t>
      </w:r>
      <w:r w:rsidR="0091165F">
        <w:rPr>
          <w:rFonts w:ascii="Times New Roman" w:hAnsi="Times New Roman" w:cs="Times New Roman"/>
          <w:sz w:val="24"/>
          <w:szCs w:val="24"/>
        </w:rPr>
        <w:t xml:space="preserve">with </w:t>
      </w:r>
      <w:r w:rsidR="00D9493A">
        <w:rPr>
          <w:rFonts w:ascii="Times New Roman" w:hAnsi="Times New Roman" w:cs="Times New Roman"/>
          <w:sz w:val="24"/>
          <w:szCs w:val="24"/>
        </w:rPr>
        <w:t xml:space="preserve">reduced </w:t>
      </w:r>
      <w:r w:rsidR="00CE593A">
        <w:rPr>
          <w:rFonts w:ascii="Times New Roman" w:hAnsi="Times New Roman" w:cs="Times New Roman"/>
          <w:sz w:val="24"/>
          <w:szCs w:val="24"/>
        </w:rPr>
        <w:t xml:space="preserve">average size of </w:t>
      </w:r>
      <w:r w:rsidR="006B4BF3">
        <w:rPr>
          <w:rFonts w:ascii="Times New Roman" w:hAnsi="Times New Roman" w:cs="Times New Roman"/>
          <w:sz w:val="24"/>
          <w:szCs w:val="24"/>
        </w:rPr>
        <w:t>individual mayfly nymphs</w:t>
      </w:r>
      <w:r w:rsidR="0091165F">
        <w:rPr>
          <w:rFonts w:ascii="Times New Roman" w:hAnsi="Times New Roman" w:cs="Times New Roman"/>
          <w:sz w:val="24"/>
          <w:szCs w:val="24"/>
        </w:rPr>
        <w:t xml:space="preserve"> in the field enclosures</w:t>
      </w:r>
      <w:r w:rsidR="006B4BF3">
        <w:rPr>
          <w:rFonts w:ascii="Times New Roman" w:hAnsi="Times New Roman" w:cs="Times New Roman"/>
          <w:sz w:val="24"/>
          <w:szCs w:val="24"/>
        </w:rPr>
        <w:t xml:space="preserve">.  </w:t>
      </w:r>
      <w:r w:rsidR="00D9493A">
        <w:rPr>
          <w:rFonts w:ascii="Times New Roman" w:hAnsi="Times New Roman" w:cs="Times New Roman"/>
          <w:sz w:val="24"/>
          <w:szCs w:val="24"/>
        </w:rPr>
        <w:t xml:space="preserve">On the other hand, tadpoles appeared to facilitate mayfly feeding in the mesocosms, as mayflies only had a negative effect on algal abundance when tadpoles were present.  </w:t>
      </w:r>
      <w:r w:rsidR="0091165F">
        <w:rPr>
          <w:rFonts w:ascii="Times New Roman" w:hAnsi="Times New Roman" w:cs="Times New Roman"/>
          <w:sz w:val="24"/>
          <w:szCs w:val="24"/>
        </w:rPr>
        <w:t xml:space="preserve">Tadpoles may also facilitate their own growth, as we observed that average tadpole biomass was higher at high tadpole density.  </w:t>
      </w:r>
      <w:r w:rsidR="006B4BF3">
        <w:rPr>
          <w:rFonts w:ascii="Times New Roman" w:hAnsi="Times New Roman" w:cs="Times New Roman"/>
          <w:sz w:val="24"/>
          <w:szCs w:val="24"/>
        </w:rPr>
        <w:t>This</w:t>
      </w:r>
      <w:r w:rsidR="00CE593A">
        <w:rPr>
          <w:rFonts w:ascii="Times New Roman" w:hAnsi="Times New Roman" w:cs="Times New Roman"/>
          <w:sz w:val="24"/>
          <w:szCs w:val="24"/>
        </w:rPr>
        <w:t xml:space="preserve"> suggest</w:t>
      </w:r>
      <w:r w:rsidR="006B4BF3">
        <w:rPr>
          <w:rFonts w:ascii="Times New Roman" w:hAnsi="Times New Roman" w:cs="Times New Roman"/>
          <w:sz w:val="24"/>
          <w:szCs w:val="24"/>
        </w:rPr>
        <w:t>s</w:t>
      </w:r>
      <w:r w:rsidR="00CE593A">
        <w:rPr>
          <w:rFonts w:ascii="Times New Roman" w:hAnsi="Times New Roman" w:cs="Times New Roman"/>
          <w:sz w:val="24"/>
          <w:szCs w:val="24"/>
        </w:rPr>
        <w:t xml:space="preserve"> </w:t>
      </w:r>
      <w:r w:rsidR="00B94AB1">
        <w:rPr>
          <w:rFonts w:ascii="Times New Roman" w:hAnsi="Times New Roman" w:cs="Times New Roman"/>
          <w:sz w:val="24"/>
          <w:szCs w:val="24"/>
        </w:rPr>
        <w:t xml:space="preserve">that </w:t>
      </w:r>
      <w:r w:rsidR="006B4BF3">
        <w:rPr>
          <w:rFonts w:ascii="Times New Roman" w:hAnsi="Times New Roman" w:cs="Times New Roman"/>
          <w:sz w:val="24"/>
          <w:szCs w:val="24"/>
        </w:rPr>
        <w:t xml:space="preserve">these endangered </w:t>
      </w:r>
      <w:r w:rsidR="00CE593A">
        <w:rPr>
          <w:rFonts w:ascii="Times New Roman" w:hAnsi="Times New Roman" w:cs="Times New Roman"/>
          <w:sz w:val="24"/>
          <w:szCs w:val="24"/>
        </w:rPr>
        <w:t xml:space="preserve">tadpoles </w:t>
      </w:r>
      <w:r w:rsidR="00B94AB1">
        <w:rPr>
          <w:rFonts w:ascii="Times New Roman" w:hAnsi="Times New Roman" w:cs="Times New Roman"/>
          <w:sz w:val="24"/>
          <w:szCs w:val="24"/>
        </w:rPr>
        <w:t xml:space="preserve">may have </w:t>
      </w:r>
      <w:r w:rsidR="006B4BF3">
        <w:rPr>
          <w:rFonts w:ascii="Times New Roman" w:hAnsi="Times New Roman" w:cs="Times New Roman"/>
          <w:sz w:val="24"/>
          <w:szCs w:val="24"/>
        </w:rPr>
        <w:t xml:space="preserve">some </w:t>
      </w:r>
      <w:r w:rsidR="0091165F">
        <w:rPr>
          <w:rFonts w:ascii="Times New Roman" w:hAnsi="Times New Roman" w:cs="Times New Roman"/>
          <w:sz w:val="24"/>
          <w:szCs w:val="24"/>
        </w:rPr>
        <w:t xml:space="preserve">ecological functions as grazers, </w:t>
      </w:r>
      <w:r w:rsidR="00B94AB1">
        <w:rPr>
          <w:rFonts w:ascii="Times New Roman" w:hAnsi="Times New Roman" w:cs="Times New Roman"/>
          <w:sz w:val="24"/>
          <w:szCs w:val="24"/>
        </w:rPr>
        <w:t>competitors</w:t>
      </w:r>
      <w:r w:rsidR="0091165F">
        <w:rPr>
          <w:rFonts w:ascii="Times New Roman" w:hAnsi="Times New Roman" w:cs="Times New Roman"/>
          <w:sz w:val="24"/>
          <w:szCs w:val="24"/>
        </w:rPr>
        <w:t xml:space="preserve"> or </w:t>
      </w:r>
      <w:r w:rsidR="0091165F">
        <w:rPr>
          <w:rFonts w:ascii="Times New Roman" w:hAnsi="Times New Roman" w:cs="Times New Roman"/>
          <w:sz w:val="24"/>
          <w:szCs w:val="24"/>
        </w:rPr>
        <w:lastRenderedPageBreak/>
        <w:t xml:space="preserve">facilitators.  However in lakes, tadpole grazing </w:t>
      </w:r>
      <w:r w:rsidR="006B4BF3">
        <w:rPr>
          <w:rFonts w:ascii="Times New Roman" w:hAnsi="Times New Roman" w:cs="Times New Roman"/>
          <w:sz w:val="24"/>
          <w:szCs w:val="24"/>
        </w:rPr>
        <w:t xml:space="preserve">may not be </w:t>
      </w:r>
      <w:r w:rsidR="00145B1E">
        <w:rPr>
          <w:rFonts w:ascii="Times New Roman" w:hAnsi="Times New Roman" w:cs="Times New Roman"/>
          <w:sz w:val="24"/>
          <w:szCs w:val="24"/>
        </w:rPr>
        <w:t xml:space="preserve">a major contributing factor to overall algal abundance, relative to other grazers </w:t>
      </w:r>
      <w:r w:rsidR="006B4BF3">
        <w:rPr>
          <w:rFonts w:ascii="Times New Roman" w:hAnsi="Times New Roman" w:cs="Times New Roman"/>
          <w:sz w:val="24"/>
          <w:szCs w:val="24"/>
        </w:rPr>
        <w:t xml:space="preserve">or </w:t>
      </w:r>
      <w:r w:rsidR="00145B1E">
        <w:rPr>
          <w:rFonts w:ascii="Times New Roman" w:hAnsi="Times New Roman" w:cs="Times New Roman"/>
          <w:sz w:val="24"/>
          <w:szCs w:val="24"/>
        </w:rPr>
        <w:t xml:space="preserve">to bottom-up </w:t>
      </w:r>
      <w:r w:rsidR="006B4BF3">
        <w:rPr>
          <w:rFonts w:ascii="Times New Roman" w:hAnsi="Times New Roman" w:cs="Times New Roman"/>
          <w:sz w:val="24"/>
          <w:szCs w:val="24"/>
        </w:rPr>
        <w:t>processes</w:t>
      </w:r>
      <w:r w:rsidR="00145B1E">
        <w:rPr>
          <w:rFonts w:ascii="Times New Roman" w:hAnsi="Times New Roman" w:cs="Times New Roman"/>
          <w:sz w:val="24"/>
          <w:szCs w:val="24"/>
        </w:rPr>
        <w:t>.  They may however, shape benthic grazer macroinvertebrate communities through competition and facilitation.</w:t>
      </w:r>
    </w:p>
    <w:p w:rsidR="007728D0" w:rsidRPr="007728D0" w:rsidRDefault="00477560" w:rsidP="007728D0">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mixed results of our two experiments highlights how e</w:t>
      </w:r>
      <w:r w:rsidR="00D93E75" w:rsidRPr="007728D0">
        <w:rPr>
          <w:rFonts w:ascii="Times New Roman" w:hAnsi="Times New Roman" w:cs="Times New Roman"/>
          <w:sz w:val="24"/>
          <w:szCs w:val="24"/>
        </w:rPr>
        <w:t xml:space="preserve">nvironmental variation can influence species interactions </w:t>
      </w:r>
      <w:r>
        <w:rPr>
          <w:rFonts w:ascii="Times New Roman" w:hAnsi="Times New Roman" w:cs="Times New Roman"/>
          <w:sz w:val="24"/>
          <w:szCs w:val="24"/>
        </w:rPr>
        <w:t>in</w:t>
      </w:r>
      <w:r w:rsidR="00D93E75" w:rsidRPr="007728D0">
        <w:rPr>
          <w:rFonts w:ascii="Times New Roman" w:hAnsi="Times New Roman" w:cs="Times New Roman"/>
          <w:sz w:val="24"/>
          <w:szCs w:val="24"/>
        </w:rPr>
        <w:t xml:space="preserve"> communities, or, at least our ability to detect the consequences of those interactions.  </w:t>
      </w:r>
      <w:r w:rsidR="00B05306">
        <w:rPr>
          <w:rFonts w:ascii="Times New Roman" w:hAnsi="Times New Roman" w:cs="Times New Roman"/>
          <w:sz w:val="24"/>
          <w:szCs w:val="24"/>
        </w:rPr>
        <w:t xml:space="preserve">The top-down grazing pressure exerted by tadpoles or mayflies was </w:t>
      </w:r>
      <w:r w:rsidR="0058346D" w:rsidRPr="007728D0">
        <w:rPr>
          <w:rFonts w:ascii="Times New Roman" w:hAnsi="Times New Roman" w:cs="Times New Roman"/>
          <w:sz w:val="24"/>
          <w:szCs w:val="24"/>
        </w:rPr>
        <w:t>less clear in the field enclosure experiment</w:t>
      </w:r>
      <w:r>
        <w:rPr>
          <w:rFonts w:ascii="Times New Roman" w:hAnsi="Times New Roman" w:cs="Times New Roman"/>
          <w:sz w:val="24"/>
          <w:szCs w:val="24"/>
        </w:rPr>
        <w:t xml:space="preserve"> than in the mesocosm experiment</w:t>
      </w:r>
      <w:r w:rsidR="0058346D" w:rsidRPr="007728D0">
        <w:rPr>
          <w:rFonts w:ascii="Times New Roman" w:hAnsi="Times New Roman" w:cs="Times New Roman"/>
          <w:sz w:val="24"/>
          <w:szCs w:val="24"/>
        </w:rPr>
        <w:t xml:space="preserve">, </w:t>
      </w:r>
      <w:r>
        <w:rPr>
          <w:rFonts w:ascii="Times New Roman" w:hAnsi="Times New Roman" w:cs="Times New Roman"/>
          <w:sz w:val="24"/>
          <w:szCs w:val="24"/>
        </w:rPr>
        <w:t xml:space="preserve">because </w:t>
      </w:r>
      <w:r w:rsidR="0058346D" w:rsidRPr="007728D0">
        <w:rPr>
          <w:rFonts w:ascii="Times New Roman" w:hAnsi="Times New Roman" w:cs="Times New Roman"/>
          <w:sz w:val="24"/>
          <w:szCs w:val="24"/>
        </w:rPr>
        <w:t xml:space="preserve">noise in the trends of algal abundance with respect to tadpoles and mayflies resulted from </w:t>
      </w:r>
      <w:r w:rsidR="007728D0" w:rsidRPr="007728D0">
        <w:rPr>
          <w:rFonts w:ascii="Times New Roman" w:hAnsi="Times New Roman" w:cs="Times New Roman"/>
          <w:sz w:val="24"/>
          <w:szCs w:val="24"/>
        </w:rPr>
        <w:t>between lake variation (</w:t>
      </w:r>
      <w:r w:rsidR="0058346D" w:rsidRPr="007728D0">
        <w:rPr>
          <w:rFonts w:ascii="Times New Roman" w:hAnsi="Times New Roman" w:cs="Times New Roman"/>
          <w:sz w:val="24"/>
          <w:szCs w:val="24"/>
        </w:rPr>
        <w:t>elevations, basin sizes and productivity, temperatures</w:t>
      </w:r>
      <w:r w:rsidR="007728D0" w:rsidRPr="007728D0">
        <w:rPr>
          <w:rFonts w:ascii="Times New Roman" w:hAnsi="Times New Roman" w:cs="Times New Roman"/>
          <w:sz w:val="24"/>
          <w:szCs w:val="24"/>
        </w:rPr>
        <w:t>)</w:t>
      </w:r>
      <w:r w:rsidR="0058346D" w:rsidRPr="007728D0">
        <w:rPr>
          <w:rFonts w:ascii="Times New Roman" w:hAnsi="Times New Roman" w:cs="Times New Roman"/>
          <w:sz w:val="24"/>
          <w:szCs w:val="24"/>
        </w:rPr>
        <w:t xml:space="preserve"> and from</w:t>
      </w:r>
      <w:r w:rsidR="007728D0" w:rsidRPr="007728D0">
        <w:rPr>
          <w:rFonts w:ascii="Times New Roman" w:hAnsi="Times New Roman" w:cs="Times New Roman"/>
          <w:sz w:val="24"/>
          <w:szCs w:val="24"/>
        </w:rPr>
        <w:t xml:space="preserve"> within lake variation, e.g. heterogeneity o</w:t>
      </w:r>
      <w:r>
        <w:rPr>
          <w:rFonts w:ascii="Times New Roman" w:hAnsi="Times New Roman" w:cs="Times New Roman"/>
          <w:sz w:val="24"/>
          <w:szCs w:val="24"/>
        </w:rPr>
        <w:t>f nutrients in lake water or the siltiness of substrates below enclosures</w:t>
      </w:r>
      <w:r w:rsidR="0058346D" w:rsidRPr="007728D0">
        <w:rPr>
          <w:rFonts w:ascii="Times New Roman" w:hAnsi="Times New Roman" w:cs="Times New Roman"/>
          <w:sz w:val="24"/>
          <w:szCs w:val="24"/>
        </w:rPr>
        <w:t xml:space="preserve">.  One of the drawbacks to using </w:t>
      </w:r>
      <w:r>
        <w:rPr>
          <w:rFonts w:ascii="Times New Roman" w:hAnsi="Times New Roman" w:cs="Times New Roman"/>
          <w:sz w:val="24"/>
          <w:szCs w:val="24"/>
        </w:rPr>
        <w:t xml:space="preserve">a </w:t>
      </w:r>
      <w:r w:rsidR="0058346D" w:rsidRPr="007728D0">
        <w:rPr>
          <w:rFonts w:ascii="Times New Roman" w:hAnsi="Times New Roman" w:cs="Times New Roman"/>
          <w:sz w:val="24"/>
          <w:szCs w:val="24"/>
        </w:rPr>
        <w:t xml:space="preserve">response surface design in an environment where spatial replication was not possible was that we had no replication of treatments to account for these variations between each enclosure, and so algal abundances in each treatment were more susceptible </w:t>
      </w:r>
      <w:r w:rsidR="007728D0" w:rsidRPr="007728D0">
        <w:rPr>
          <w:rFonts w:ascii="Times New Roman" w:hAnsi="Times New Roman" w:cs="Times New Roman"/>
          <w:sz w:val="24"/>
          <w:szCs w:val="24"/>
        </w:rPr>
        <w:t xml:space="preserve">to this within lake variation. This highlights how </w:t>
      </w:r>
      <w:r>
        <w:rPr>
          <w:rFonts w:ascii="Times New Roman" w:hAnsi="Times New Roman" w:cs="Times New Roman"/>
          <w:sz w:val="24"/>
          <w:szCs w:val="24"/>
        </w:rPr>
        <w:t>abiotic processes may</w:t>
      </w:r>
      <w:r w:rsidR="007728D0" w:rsidRPr="007728D0">
        <w:rPr>
          <w:rFonts w:ascii="Times New Roman" w:hAnsi="Times New Roman" w:cs="Times New Roman"/>
          <w:sz w:val="24"/>
          <w:szCs w:val="24"/>
        </w:rPr>
        <w:t xml:space="preserve"> determine the effects of amphibian declines </w:t>
      </w:r>
      <w:r>
        <w:rPr>
          <w:rFonts w:ascii="Times New Roman" w:hAnsi="Times New Roman" w:cs="Times New Roman"/>
          <w:sz w:val="24"/>
          <w:szCs w:val="24"/>
        </w:rPr>
        <w:t xml:space="preserve">that </w:t>
      </w:r>
      <w:r w:rsidR="007728D0" w:rsidRPr="007728D0">
        <w:rPr>
          <w:rFonts w:ascii="Times New Roman" w:hAnsi="Times New Roman" w:cs="Times New Roman"/>
          <w:sz w:val="24"/>
          <w:szCs w:val="24"/>
        </w:rPr>
        <w:t>we can observe</w:t>
      </w:r>
      <w:r w:rsidR="007728D0">
        <w:rPr>
          <w:rFonts w:ascii="Times New Roman" w:hAnsi="Times New Roman" w:cs="Times New Roman"/>
          <w:sz w:val="24"/>
          <w:szCs w:val="24"/>
        </w:rPr>
        <w:t>.</w:t>
      </w:r>
    </w:p>
    <w:p w:rsidR="0056184E" w:rsidRDefault="00145B1E" w:rsidP="00EF2EA8">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58189C" w:rsidRPr="0058189C">
        <w:rPr>
          <w:rFonts w:ascii="Times New Roman" w:hAnsi="Times New Roman" w:cs="Times New Roman"/>
          <w:sz w:val="24"/>
          <w:szCs w:val="24"/>
        </w:rPr>
        <w:t xml:space="preserve">adpoles </w:t>
      </w:r>
      <w:r>
        <w:rPr>
          <w:rFonts w:ascii="Times New Roman" w:hAnsi="Times New Roman" w:cs="Times New Roman"/>
          <w:sz w:val="24"/>
          <w:szCs w:val="24"/>
        </w:rPr>
        <w:t xml:space="preserve">have the ability </w:t>
      </w:r>
      <w:r w:rsidR="0058189C" w:rsidRPr="0058189C">
        <w:rPr>
          <w:rFonts w:ascii="Times New Roman" w:hAnsi="Times New Roman" w:cs="Times New Roman"/>
          <w:sz w:val="24"/>
          <w:szCs w:val="24"/>
        </w:rPr>
        <w:t>to regulate algal abundance</w:t>
      </w:r>
      <w:r>
        <w:rPr>
          <w:rFonts w:ascii="Times New Roman" w:hAnsi="Times New Roman" w:cs="Times New Roman"/>
          <w:sz w:val="24"/>
          <w:szCs w:val="24"/>
        </w:rPr>
        <w:t>; we observed this in our mesocosm experiment, and s</w:t>
      </w:r>
      <w:r w:rsidR="0058189C" w:rsidRPr="0058189C">
        <w:rPr>
          <w:rFonts w:ascii="Times New Roman" w:hAnsi="Times New Roman" w:cs="Times New Roman"/>
          <w:sz w:val="24"/>
          <w:szCs w:val="24"/>
        </w:rPr>
        <w:t xml:space="preserve">imilar results </w:t>
      </w:r>
      <w:r w:rsidR="00FD796F">
        <w:rPr>
          <w:rFonts w:ascii="Times New Roman" w:hAnsi="Times New Roman" w:cs="Times New Roman"/>
          <w:sz w:val="24"/>
          <w:szCs w:val="24"/>
        </w:rPr>
        <w:t xml:space="preserve">have been </w:t>
      </w:r>
      <w:r w:rsidR="0058189C" w:rsidRPr="0058189C">
        <w:rPr>
          <w:rFonts w:ascii="Times New Roman" w:hAnsi="Times New Roman" w:cs="Times New Roman"/>
          <w:sz w:val="24"/>
          <w:szCs w:val="24"/>
        </w:rPr>
        <w:t>seen in m</w:t>
      </w:r>
      <w:r w:rsidR="00EC765B">
        <w:rPr>
          <w:rFonts w:ascii="Times New Roman" w:hAnsi="Times New Roman" w:cs="Times New Roman"/>
          <w:sz w:val="24"/>
          <w:szCs w:val="24"/>
        </w:rPr>
        <w:t xml:space="preserve">any studies of tadpole grazing </w:t>
      </w:r>
      <w:r w:rsidR="00742D69">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"Br\u00f6nmark", "given" : "C.", "non-dropping-particle" : "", "parse-names" : false, "suffix" : "" }, { "dropping-particle" : "", "family" : "Rundle", "given" : "S. D.", "non-dropping-particle" : "", "parse-names" : false, "suffix" : "" }, { "dropping-particle" : "", "family" : "Erlandsson", "given" : "A.", "non-dropping-particle" : "", "parse-names" : false, "suffix" : "" } ], "container-title" : "Oecologia", "id" : "ITEM-1", "issue" : "1", "issued" : { "date-parts" : [ [ "1991" ] ] }, "page" : "8-18", "title" : "Interactions between freshwater snails and tadpoles: competition and facilitation", "type" : "article-journal", "volume" : "87" }, "uris" : [ "http://www.mendeley.com/documents/?uuid=6f8eb3ae-f923-48c2-8ae1-d860cb7ab127" ] }, { "id" : "ITEM-2", "itemData" : { "author" : [ { "dropping-particle" : "", "family" : "Alford", "given" : "R. A.", "non-dropping-particle" : "", "parse-names" : false, "suffix" : "" } ], "container-title" : "Tadpoles: The Biology of Anuran Larvae", "id" : "ITEM-2", "issued" : { "date-parts" : [ [ "1999" ] ] }, "page" : "240\u2013278", "title" : "Ecology: resource use, competition, and predation", "type" : "article-journal" }, "uris" : [ "http://www.mendeley.com/documents/?uuid=71aadeeb-9ffb-46a3-a120-55a1d7854e93" ] }, { "id" : "ITEM-3", "itemData" : { "author" : [ { "dropping-particle" : "", "family" : "Kupferberg", "given" : "S.", "non-dropping-particle" : "", "parse-names" : false, "suffix" : "" } ], "container-title" : "Freshwater Biology", "id" : "ITEM-3", "issue" : "2", "issued" : { "date-parts" : [ [ "1997" ] ] }, "page" : "427-439", "title" : "Facilitation of periphyton production by tadpole grazing: functional differences between species", "type" : "article-journal", "volume" : "37" }, "uris" : [ "http://www.mendeley.com/documents/?uuid=1af84b58-74e1-4f7f-88c3-10b2fabf02da" ] } ], "mendeley" : { "manualFormatting" : "(e.g. Br\u00f6nmark et al. 1991, Kupferberg 1997a, Alford 1999)", "previouslyFormattedCitation" : "(Br\u00f6nmark et al. 1991, Kupferberg 1997a, Alford 1999)" }, "properties" : { "noteIndex" : 0 }, "schema" : "https://github.com/citation-style-language/schema/raw/master/csl-citation.json" }</w:instrText>
      </w:r>
      <w:r w:rsidR="00742D69">
        <w:rPr>
          <w:rFonts w:ascii="Times New Roman" w:hAnsi="Times New Roman" w:cs="Times New Roman"/>
          <w:sz w:val="24"/>
          <w:szCs w:val="24"/>
        </w:rPr>
        <w:fldChar w:fldCharType="separate"/>
      </w:r>
      <w:r w:rsidR="00742D69" w:rsidRPr="00742D69">
        <w:rPr>
          <w:rFonts w:ascii="Times New Roman" w:hAnsi="Times New Roman" w:cs="Times New Roman"/>
          <w:noProof/>
          <w:sz w:val="24"/>
          <w:szCs w:val="24"/>
        </w:rPr>
        <w:t>(</w:t>
      </w:r>
      <w:r w:rsidR="00706C7D">
        <w:rPr>
          <w:rFonts w:ascii="Times New Roman" w:hAnsi="Times New Roman" w:cs="Times New Roman"/>
          <w:noProof/>
          <w:sz w:val="24"/>
          <w:szCs w:val="24"/>
        </w:rPr>
        <w:t xml:space="preserve">e.g. </w:t>
      </w:r>
      <w:r w:rsidR="00742D69" w:rsidRPr="00742D69">
        <w:rPr>
          <w:rFonts w:ascii="Times New Roman" w:hAnsi="Times New Roman" w:cs="Times New Roman"/>
          <w:noProof/>
          <w:sz w:val="24"/>
          <w:szCs w:val="24"/>
        </w:rPr>
        <w:t>Brönmark et al. 1991, Kupferberg 1997a, Alford 1999)</w:t>
      </w:r>
      <w:r w:rsidR="00742D69">
        <w:rPr>
          <w:rFonts w:ascii="Times New Roman" w:hAnsi="Times New Roman" w:cs="Times New Roman"/>
          <w:sz w:val="24"/>
          <w:szCs w:val="24"/>
        </w:rPr>
        <w:fldChar w:fldCharType="end"/>
      </w:r>
      <w:commentRangeStart w:id="342"/>
      <w:r w:rsidR="0058189C" w:rsidRPr="0058189C">
        <w:rPr>
          <w:rFonts w:ascii="Times New Roman" w:hAnsi="Times New Roman" w:cs="Times New Roman"/>
          <w:sz w:val="24"/>
          <w:szCs w:val="24"/>
        </w:rPr>
        <w:t>.</w:t>
      </w:r>
      <w:commentRangeEnd w:id="342"/>
      <w:r w:rsidR="005D653D">
        <w:rPr>
          <w:rStyle w:val="CommentReference"/>
        </w:rPr>
        <w:commentReference w:id="342"/>
      </w:r>
      <w:r w:rsidR="0058189C" w:rsidRPr="0058189C">
        <w:rPr>
          <w:rFonts w:ascii="Times New Roman" w:hAnsi="Times New Roman" w:cs="Times New Roman"/>
          <w:sz w:val="24"/>
          <w:szCs w:val="24"/>
        </w:rPr>
        <w:t xml:space="preserve">  </w:t>
      </w:r>
      <w:r w:rsidR="00EF2EA8">
        <w:rPr>
          <w:rFonts w:ascii="Times New Roman" w:hAnsi="Times New Roman" w:cs="Times New Roman"/>
          <w:sz w:val="24"/>
          <w:szCs w:val="24"/>
        </w:rPr>
        <w:t>T</w:t>
      </w:r>
      <w:r>
        <w:rPr>
          <w:rFonts w:ascii="Times New Roman" w:hAnsi="Times New Roman" w:cs="Times New Roman"/>
          <w:sz w:val="24"/>
          <w:szCs w:val="24"/>
        </w:rPr>
        <w:t xml:space="preserve">op-down control of algal abundance by tadpoles may be context dependent, or, our ability to observe it may be context dependent.  </w:t>
      </w:r>
      <w:r w:rsidR="0058189C">
        <w:rPr>
          <w:rFonts w:ascii="Times New Roman" w:hAnsi="Times New Roman" w:cs="Times New Roman"/>
          <w:sz w:val="24"/>
          <w:szCs w:val="24"/>
        </w:rPr>
        <w:t xml:space="preserve">A </w:t>
      </w:r>
      <w:proofErr w:type="spellStart"/>
      <w:proofErr w:type="gramStart"/>
      <w:r w:rsidR="0058189C">
        <w:rPr>
          <w:rFonts w:ascii="Times New Roman" w:hAnsi="Times New Roman" w:cs="Times New Roman"/>
          <w:sz w:val="24"/>
          <w:szCs w:val="24"/>
        </w:rPr>
        <w:t>meta</w:t>
      </w:r>
      <w:proofErr w:type="gramEnd"/>
      <w:r w:rsidR="0058189C">
        <w:rPr>
          <w:rFonts w:ascii="Times New Roman" w:hAnsi="Times New Roman" w:cs="Times New Roman"/>
          <w:sz w:val="24"/>
          <w:szCs w:val="24"/>
        </w:rPr>
        <w:t xml:space="preserve"> analysis</w:t>
      </w:r>
      <w:proofErr w:type="spellEnd"/>
      <w:r w:rsidR="0058189C">
        <w:rPr>
          <w:rFonts w:ascii="Times New Roman" w:hAnsi="Times New Roman" w:cs="Times New Roman"/>
          <w:sz w:val="24"/>
          <w:szCs w:val="24"/>
        </w:rPr>
        <w:t xml:space="preserve"> by </w:t>
      </w:r>
      <w:proofErr w:type="spellStart"/>
      <w:r w:rsidR="0058189C" w:rsidRPr="0058189C">
        <w:rPr>
          <w:rFonts w:ascii="Times New Roman" w:hAnsi="Times New Roman" w:cs="Times New Roman"/>
          <w:sz w:val="24"/>
          <w:szCs w:val="24"/>
        </w:rPr>
        <w:t>Feminella</w:t>
      </w:r>
      <w:proofErr w:type="spellEnd"/>
      <w:r w:rsidR="0058189C" w:rsidRPr="0058189C">
        <w:rPr>
          <w:rFonts w:ascii="Times New Roman" w:hAnsi="Times New Roman" w:cs="Times New Roman"/>
          <w:sz w:val="24"/>
          <w:szCs w:val="24"/>
        </w:rPr>
        <w:t xml:space="preserve"> and Hawkins </w:t>
      </w:r>
      <w:r w:rsidR="0058189C">
        <w:rPr>
          <w:rFonts w:ascii="Times New Roman" w:hAnsi="Times New Roman" w:cs="Times New Roman"/>
          <w:sz w:val="24"/>
          <w:szCs w:val="24"/>
        </w:rPr>
        <w:t>(</w:t>
      </w:r>
      <w:r w:rsidR="0058189C" w:rsidRPr="0058189C">
        <w:rPr>
          <w:rFonts w:ascii="Times New Roman" w:hAnsi="Times New Roman" w:cs="Times New Roman"/>
          <w:sz w:val="24"/>
          <w:szCs w:val="24"/>
        </w:rPr>
        <w:t>1995</w:t>
      </w:r>
      <w:r w:rsidR="0058189C">
        <w:rPr>
          <w:rFonts w:ascii="Times New Roman" w:hAnsi="Times New Roman" w:cs="Times New Roman"/>
          <w:sz w:val="24"/>
          <w:szCs w:val="24"/>
        </w:rPr>
        <w:t xml:space="preserve">) concluded that control of </w:t>
      </w:r>
      <w:proofErr w:type="spellStart"/>
      <w:r w:rsidR="0058189C" w:rsidRPr="0058189C">
        <w:rPr>
          <w:rFonts w:ascii="Times New Roman" w:hAnsi="Times New Roman" w:cs="Times New Roman"/>
          <w:sz w:val="24"/>
          <w:szCs w:val="24"/>
        </w:rPr>
        <w:t>periphyton</w:t>
      </w:r>
      <w:proofErr w:type="spellEnd"/>
      <w:r w:rsidR="0058189C">
        <w:rPr>
          <w:rFonts w:ascii="Times New Roman" w:hAnsi="Times New Roman" w:cs="Times New Roman"/>
          <w:sz w:val="24"/>
          <w:szCs w:val="24"/>
        </w:rPr>
        <w:t xml:space="preserve"> by aquatic grazers is a </w:t>
      </w:r>
      <w:r w:rsidR="00FD796F">
        <w:rPr>
          <w:rFonts w:ascii="Times New Roman" w:hAnsi="Times New Roman" w:cs="Times New Roman"/>
          <w:sz w:val="24"/>
          <w:szCs w:val="24"/>
        </w:rPr>
        <w:t xml:space="preserve">general </w:t>
      </w:r>
      <w:r w:rsidR="0058189C">
        <w:rPr>
          <w:rFonts w:ascii="Times New Roman" w:hAnsi="Times New Roman" w:cs="Times New Roman"/>
          <w:sz w:val="24"/>
          <w:szCs w:val="24"/>
        </w:rPr>
        <w:t>experimental result</w:t>
      </w:r>
      <w:r w:rsidR="00EF2EA8">
        <w:rPr>
          <w:rFonts w:ascii="Times New Roman" w:hAnsi="Times New Roman" w:cs="Times New Roman"/>
          <w:sz w:val="24"/>
          <w:szCs w:val="24"/>
        </w:rPr>
        <w:t>; i</w:t>
      </w:r>
      <w:r w:rsidR="0058189C" w:rsidRPr="0058189C">
        <w:rPr>
          <w:rFonts w:ascii="Times New Roman" w:hAnsi="Times New Roman" w:cs="Times New Roman"/>
          <w:sz w:val="24"/>
          <w:szCs w:val="24"/>
        </w:rPr>
        <w:t xml:space="preserve">n </w:t>
      </w:r>
      <w:r>
        <w:rPr>
          <w:rFonts w:ascii="Times New Roman" w:hAnsi="Times New Roman" w:cs="Times New Roman"/>
          <w:sz w:val="24"/>
          <w:szCs w:val="24"/>
        </w:rPr>
        <w:t xml:space="preserve">70% of grazing </w:t>
      </w:r>
      <w:r w:rsidR="0058189C" w:rsidRPr="0058189C">
        <w:rPr>
          <w:rFonts w:ascii="Times New Roman" w:hAnsi="Times New Roman" w:cs="Times New Roman"/>
          <w:sz w:val="24"/>
          <w:szCs w:val="24"/>
        </w:rPr>
        <w:t xml:space="preserve">experiments, </w:t>
      </w:r>
      <w:r w:rsidR="0058189C">
        <w:rPr>
          <w:rFonts w:ascii="Times New Roman" w:hAnsi="Times New Roman" w:cs="Times New Roman"/>
          <w:sz w:val="24"/>
          <w:szCs w:val="24"/>
        </w:rPr>
        <w:t>g</w:t>
      </w:r>
      <w:r>
        <w:rPr>
          <w:rFonts w:ascii="Times New Roman" w:hAnsi="Times New Roman" w:cs="Times New Roman"/>
          <w:sz w:val="24"/>
          <w:szCs w:val="24"/>
        </w:rPr>
        <w:t>razers at ambient densities</w:t>
      </w:r>
      <w:r w:rsidR="0058189C">
        <w:rPr>
          <w:rFonts w:ascii="Times New Roman" w:hAnsi="Times New Roman" w:cs="Times New Roman"/>
          <w:sz w:val="24"/>
          <w:szCs w:val="24"/>
        </w:rPr>
        <w:t xml:space="preserve"> </w:t>
      </w:r>
      <w:r w:rsidR="0058189C" w:rsidRPr="0058189C">
        <w:rPr>
          <w:rFonts w:ascii="Times New Roman" w:hAnsi="Times New Roman" w:cs="Times New Roman"/>
          <w:sz w:val="24"/>
          <w:szCs w:val="24"/>
        </w:rPr>
        <w:t>reduced algal biomass</w:t>
      </w:r>
      <w:r w:rsidR="0058189C">
        <w:rPr>
          <w:rFonts w:ascii="Times New Roman" w:hAnsi="Times New Roman" w:cs="Times New Roman"/>
          <w:sz w:val="24"/>
          <w:szCs w:val="24"/>
        </w:rPr>
        <w:t xml:space="preserve">.  </w:t>
      </w:r>
      <w:r>
        <w:rPr>
          <w:rFonts w:ascii="Times New Roman" w:hAnsi="Times New Roman" w:cs="Times New Roman"/>
          <w:sz w:val="24"/>
          <w:szCs w:val="24"/>
        </w:rPr>
        <w:t>However, g</w:t>
      </w:r>
      <w:r w:rsidR="0058189C" w:rsidRPr="0058189C">
        <w:rPr>
          <w:rFonts w:ascii="Times New Roman" w:hAnsi="Times New Roman" w:cs="Times New Roman"/>
          <w:sz w:val="24"/>
          <w:szCs w:val="24"/>
        </w:rPr>
        <w:t xml:space="preserve">razer effects were </w:t>
      </w:r>
      <w:r w:rsidR="0058189C">
        <w:rPr>
          <w:rFonts w:ascii="Times New Roman" w:hAnsi="Times New Roman" w:cs="Times New Roman"/>
          <w:sz w:val="24"/>
          <w:szCs w:val="24"/>
        </w:rPr>
        <w:t>largest</w:t>
      </w:r>
      <w:r w:rsidR="0058189C" w:rsidRPr="0058189C">
        <w:rPr>
          <w:rFonts w:ascii="Times New Roman" w:hAnsi="Times New Roman" w:cs="Times New Roman"/>
          <w:sz w:val="24"/>
          <w:szCs w:val="24"/>
        </w:rPr>
        <w:t xml:space="preserve"> in long lab experiments</w:t>
      </w:r>
      <w:r w:rsidR="0058189C">
        <w:rPr>
          <w:rFonts w:ascii="Times New Roman" w:hAnsi="Times New Roman" w:cs="Times New Roman"/>
          <w:sz w:val="24"/>
          <w:szCs w:val="24"/>
        </w:rPr>
        <w:t xml:space="preserve"> and were</w:t>
      </w:r>
      <w:r w:rsidR="0058189C" w:rsidRPr="0058189C">
        <w:rPr>
          <w:rFonts w:ascii="Times New Roman" w:hAnsi="Times New Roman" w:cs="Times New Roman"/>
          <w:sz w:val="24"/>
          <w:szCs w:val="24"/>
        </w:rPr>
        <w:t xml:space="preserve"> lower for short experiments </w:t>
      </w:r>
      <w:r w:rsidR="0058189C">
        <w:rPr>
          <w:rFonts w:ascii="Times New Roman" w:hAnsi="Times New Roman" w:cs="Times New Roman"/>
          <w:sz w:val="24"/>
          <w:szCs w:val="24"/>
        </w:rPr>
        <w:t xml:space="preserve">or </w:t>
      </w:r>
      <w:r w:rsidR="0058189C" w:rsidRPr="0058189C">
        <w:rPr>
          <w:rFonts w:ascii="Times New Roman" w:hAnsi="Times New Roman" w:cs="Times New Roman"/>
          <w:sz w:val="24"/>
          <w:szCs w:val="24"/>
        </w:rPr>
        <w:t>field experiments</w:t>
      </w:r>
      <w:r w:rsidR="0058189C">
        <w:rPr>
          <w:rFonts w:ascii="Times New Roman" w:hAnsi="Times New Roman" w:cs="Times New Roman"/>
          <w:sz w:val="24"/>
          <w:szCs w:val="24"/>
        </w:rPr>
        <w:t xml:space="preserve"> (</w:t>
      </w:r>
      <w:proofErr w:type="spellStart"/>
      <w:r w:rsidR="0058189C">
        <w:rPr>
          <w:rFonts w:ascii="Times New Roman" w:hAnsi="Times New Roman" w:cs="Times New Roman"/>
          <w:sz w:val="24"/>
          <w:szCs w:val="24"/>
        </w:rPr>
        <w:t>Feminella</w:t>
      </w:r>
      <w:proofErr w:type="spellEnd"/>
      <w:r w:rsidR="0058189C">
        <w:rPr>
          <w:rFonts w:ascii="Times New Roman" w:hAnsi="Times New Roman" w:cs="Times New Roman"/>
          <w:sz w:val="24"/>
          <w:szCs w:val="24"/>
        </w:rPr>
        <w:t xml:space="preserve"> and Hawkins 1995)</w:t>
      </w:r>
      <w:r w:rsidR="005E3E27">
        <w:rPr>
          <w:rFonts w:ascii="Times New Roman" w:hAnsi="Times New Roman" w:cs="Times New Roman"/>
          <w:sz w:val="24"/>
          <w:szCs w:val="24"/>
        </w:rPr>
        <w:t>.</w:t>
      </w:r>
      <w:r w:rsidR="00CD616C">
        <w:rPr>
          <w:rFonts w:ascii="Times New Roman" w:hAnsi="Times New Roman" w:cs="Times New Roman"/>
          <w:sz w:val="24"/>
          <w:szCs w:val="24"/>
        </w:rPr>
        <w:t xml:space="preserve">  </w:t>
      </w:r>
      <w:r w:rsidR="00CD616C">
        <w:rPr>
          <w:rFonts w:ascii="Times New Roman" w:hAnsi="Times New Roman" w:cs="Times New Roman"/>
          <w:sz w:val="24"/>
          <w:szCs w:val="24"/>
        </w:rPr>
        <w:lastRenderedPageBreak/>
        <w:t>Despite this trend, m</w:t>
      </w:r>
      <w:r w:rsidR="005E3E27">
        <w:rPr>
          <w:rFonts w:ascii="Times New Roman" w:hAnsi="Times New Roman" w:cs="Times New Roman"/>
          <w:sz w:val="24"/>
          <w:szCs w:val="24"/>
        </w:rPr>
        <w:t xml:space="preserve">anipulative and natural field have </w:t>
      </w:r>
      <w:r w:rsidR="00CD616C">
        <w:rPr>
          <w:rFonts w:ascii="Times New Roman" w:hAnsi="Times New Roman" w:cs="Times New Roman"/>
          <w:sz w:val="24"/>
          <w:szCs w:val="24"/>
        </w:rPr>
        <w:t>detected</w:t>
      </w:r>
      <w:r w:rsidR="005E3E27">
        <w:rPr>
          <w:rFonts w:ascii="Times New Roman" w:hAnsi="Times New Roman" w:cs="Times New Roman"/>
          <w:sz w:val="24"/>
          <w:szCs w:val="24"/>
        </w:rPr>
        <w:t xml:space="preserve"> reduced top-down regulation of algal abundance following tadpole exclusion or disease-caused declines.  The exclusion of tadpoles from the benthos in </w:t>
      </w:r>
      <w:proofErr w:type="spellStart"/>
      <w:r w:rsidR="005E3E27">
        <w:rPr>
          <w:rFonts w:ascii="Times New Roman" w:hAnsi="Times New Roman" w:cs="Times New Roman"/>
          <w:sz w:val="24"/>
          <w:szCs w:val="24"/>
        </w:rPr>
        <w:t>neotropical</w:t>
      </w:r>
      <w:proofErr w:type="spellEnd"/>
      <w:r w:rsidR="005E3E27">
        <w:rPr>
          <w:rFonts w:ascii="Times New Roman" w:hAnsi="Times New Roman" w:cs="Times New Roman"/>
          <w:sz w:val="24"/>
          <w:szCs w:val="24"/>
        </w:rPr>
        <w:t xml:space="preserve"> streams resulted in 111% to 200% increases in algal abundance (and a loss of facilitation of mayflies)</w:t>
      </w:r>
      <w:r w:rsidR="005E3E27">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"Ranvestel", "given" : "A. W.", "non-dropping-particle" : "", "parse-names" : false, "suffix" : "" }, { "dropping-particle" : "", "family" : "Lips", "given" : "K. R.", "non-dropping-particle" : "", "parse-names" : false, "suffix" : "" }, { "dropping-particle" : "", "family" : "Pringle", "given" : "C. M.", "non-dropping-particle" : "", "parse-names" : false, "suffix" : "" }, { "dropping-particle" : "", "family" : "Whiles", "given" : "M. R.", "non-dropping-particle" : "", "parse-names" : false, "suffix" : "" }, { "dropping-particle" : "", "family" : "Bixby", "given" : "R. J.", "non-dropping-particle" : "", "parse-names" : false, "suffix" : "" } ], "container-title" : "Freshwater Biology", "id" : "ITEM-1", "issue" : "3", "issued" : { "date-parts" : [ [ "2004" ] ] }, "page" : "274-285", "title" : "Neotropical tadpoles influence stream benthos: evidence for the ecological consequences of decline in amphibian populations", "type" : "article-journal", "volume" : "49" }, "uris" : [ "http://www.mendeley.com/documents/?uuid=0929344a-1d93-41be-b5ee-9c907a982220" ] }, { "id" : "ITEM-2", "itemData" : { "author" : [ { "dropping-particle" : "", "family" : "Connelly", "given" : "S.", "non-dropping-particle" : "", "parse-names" : false, "suffix" : "" }, { "dropping-particle" : "", "family" : "Pringle", "given" : "C. M.", "non-dropping-particle" : "", "parse-names" : false, "suffix" : "" }, { "dropping-particle" : "", "family" : "Bixby", "given" : "R. J.", "non-dropping-particle" : "", "parse-names" : false, "suffix" : "" }, { "dropping-particle" : "", "family" : "Brenes", "given" : "R.", "non-dropping-particle" : "", "parse-names" : false, "suffix" : "" }, { "dropping-particle" : "", "family" : "Whiles", "given" : "M. R.", "non-dropping-particle" : "", "parse-names" : false, "suffix" : "" }, { "dropping-particle" : "", "family" : "Lips", "given" : "K. R.", "non-dropping-particle" : "", "parse-names" : false, "suffix" : "" }, { "dropping-particle" : "", "family" : "Kilham", "given" : "S.", "non-dropping-particle" : "", "parse-names" : false, "suffix" : "" }, { "dropping-particle" : "", "family" : "Huryn", "given" : "A. D.", "non-dropping-particle" : "", "parse-names" : false, "suffix" : "" } ], "container-title" : "Ecosystems", "id" : "ITEM-2", "issue" : "8", "issued" : { "date-parts" : [ [ "2008" ] ] }, "page" : "1262-1276", "title" : "Changes in Stream Primary Producer Communities Resulting from Large-Scale Catastrophic Amphibian Declines: Can Small-Scale Experiments Predict Effects of Tadpole Loss?", "type" : "article-journal", "volume" : "11" }, "uris" : [ "http://www.mendeley.com/documents/?uuid=7cc0e8c0-bb31-4b6b-9974-930a8f62511f" ] } ], "mendeley" : { "previouslyFormattedCitation" : "(Ranvestel et al. 2004, Connelly et al. 2008)" }, "properties" : { "noteIndex" : 0 }, "schema" : "https://github.com/citation-style-language/schema/raw/master/csl-citation.json" }</w:instrText>
      </w:r>
      <w:r w:rsidR="005E3E27">
        <w:rPr>
          <w:rFonts w:ascii="Times New Roman" w:hAnsi="Times New Roman" w:cs="Times New Roman"/>
          <w:sz w:val="24"/>
          <w:szCs w:val="24"/>
        </w:rPr>
        <w:fldChar w:fldCharType="separate"/>
      </w:r>
      <w:r w:rsidR="005E3E27" w:rsidRPr="00EB17CA">
        <w:rPr>
          <w:rFonts w:ascii="Times New Roman" w:hAnsi="Times New Roman" w:cs="Times New Roman"/>
          <w:noProof/>
          <w:sz w:val="24"/>
          <w:szCs w:val="24"/>
        </w:rPr>
        <w:t>(</w:t>
      </w:r>
      <w:proofErr w:type="spellStart"/>
      <w:r w:rsidR="005E3E27" w:rsidRPr="00EB17CA">
        <w:rPr>
          <w:rFonts w:ascii="Times New Roman" w:hAnsi="Times New Roman" w:cs="Times New Roman"/>
          <w:noProof/>
          <w:sz w:val="24"/>
          <w:szCs w:val="24"/>
        </w:rPr>
        <w:t>Ranvestel</w:t>
      </w:r>
      <w:proofErr w:type="spellEnd"/>
      <w:r w:rsidR="005E3E27" w:rsidRPr="00EB17CA">
        <w:rPr>
          <w:rFonts w:ascii="Times New Roman" w:hAnsi="Times New Roman" w:cs="Times New Roman"/>
          <w:noProof/>
          <w:sz w:val="24"/>
          <w:szCs w:val="24"/>
        </w:rPr>
        <w:t xml:space="preserve"> et al. 2004, Connelly et al. 2008)</w:t>
      </w:r>
      <w:r w:rsidR="005E3E27">
        <w:rPr>
          <w:rFonts w:ascii="Times New Roman" w:hAnsi="Times New Roman" w:cs="Times New Roman"/>
          <w:sz w:val="24"/>
          <w:szCs w:val="24"/>
        </w:rPr>
        <w:fldChar w:fldCharType="end"/>
      </w:r>
      <w:r w:rsidR="005E3E27">
        <w:rPr>
          <w:rFonts w:ascii="Times New Roman" w:hAnsi="Times New Roman" w:cs="Times New Roman"/>
          <w:sz w:val="24"/>
          <w:szCs w:val="24"/>
        </w:rPr>
        <w:t xml:space="preserve">.  Following the Bd-caused extinction of tadpoles from these same streams, algal abundance rapidly increased 2-6 fold </w:t>
      </w:r>
      <w:r w:rsidR="005E3E27">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"Connelly", "given" : "S.", "non-dropping-particle" : "", "parse-names" : false, "suffix" : "" }, { "dropping-particle" : "", "family" : "Pringle", "given" : "C. M.", "non-dropping-particle" : "", "parse-names" : false, "suffix" : "" }, { "dropping-particle" : "", "family" : "Bixby", "given" : "R. J.", "non-dropping-particle" : "", "parse-names" : false, "suffix" : "" }, { "dropping-particle" : "", "family" : "Brenes", "given" : "R.", "non-dropping-particle" : "", "parse-names" : false, "suffix" : "" }, { "dropping-particle" : "", "family" : "Whiles", "given" : "M. R.", "non-dropping-particle" : "", "parse-names" : false, "suffix" : "" }, { "dropping-particle" : "", "family" : "Lips", "given" : "K. R.", "non-dropping-particle" : "", "parse-names" : false, "suffix" : "" }, { "dropping-particle" : "", "family" : "Kilham", "given" : "S.", "non-dropping-particle" : "", "parse-names" : false, "suffix" : "" }, { "dropping-particle" : "", "family" : "Huryn", "given" : "A. D.", "non-dropping-particle" : "", "parse-names" : false, "suffix" : "" } ], "container-title" : "Ecosystems", "id" : "ITEM-1", "issue" : "8", "issued" : { "date-parts" : [ [ "2008" ] ] }, "page" : "1262-1276", "title" : "Changes in Stream Primary Producer Communities Resulting from Large-Scale Catastrophic Amphibian Declines: Can Small-Scale Experiments Predict Effects of Tadpole Loss?", "type" : "article-journal", "volume" : "11" }, "uris" : [ "http://www.mendeley.com/documents/?uuid=7cc0e8c0-bb31-4b6b-9974-930a8f62511f" ] }, { "id" : "ITEM-2", "itemData" : { "DOI" : "10.1111/fwb.12326", "ISSN" : "00465070", "author" : [ { "dropping-particle" : "", "family" : "Connelly", "given" : "Scott", "non-dropping-particle" : "", "parse-names" : false, "suffix" : "" }, { "dropping-particle" : "", "family" : "Pringle", "given" : "Catherine M.", "non-dropping-particle" : "", "parse-names" : false, "suffix" : "" }, { "dropping-particle" : "", "family" : "Barnum", "given" : "Thomas", "non-dropping-particle" : "", "parse-names" : false, "suffix" : "" }, { "dropping-particle" : "", "family" : "Hunte-Brown", "given" : "Meshagae", "non-dropping-particle" : "", "parse-names" : false, "suffix" : "" }, { "dropping-particle" : "", "family" : "Kilham", "given" : "Susan", "non-dropping-particle" : "", "parse-names" : false, "suffix" : "" }, { "dropping-particle" : "", "family" : "Whiles", "given" : "Matt R.", "non-dropping-particle" : "", "parse-names" : false, "suffix" : "" }, { "dropping-particle" : "", "family" : "Lips", "given" : "Karen R.", "non-dropping-particle" : "", "parse-names" : false, "suffix" : "" }, { "dropping-particle" : "", "family" : "Col\u00f3n-Gaud", "given" : "Checo", "non-dropping-particle" : "", "parse-names" : false, "suffix" : "" }, { "dropping-particle" : "", "family" : "Brenes", "given" : "Roberto", "non-dropping-particle" : "", "parse-names" : false, "suffix" : "" } ], "container-title" : "Freshwater Biology", "id" : "ITEM-2", "issue" : "6", "issued" : { "date-parts" : [ [ "2014", "6", "13" ] ] }, "page" : "1113-1122", "title" : "Initial versus longer-term effects of tadpole declines on algae in a Neotropical stream", "type" : "article-journal", "volume" : "59" }, "uris" : [ "http://www.mendeley.com/documents/?uuid=e0792387-5f72-4db5-9e17-4f1d0d27c443" ] } ], "mendeley" : { "previouslyFormattedCitation" : "(Connelly et al. 2008, 2014)" }, "properties" : { "noteIndex" : 0 }, "schema" : "https://github.com/citation-style-language/schema/raw/master/csl-citation.json" }</w:instrText>
      </w:r>
      <w:r w:rsidR="005E3E27">
        <w:rPr>
          <w:rFonts w:ascii="Times New Roman" w:hAnsi="Times New Roman" w:cs="Times New Roman"/>
          <w:sz w:val="24"/>
          <w:szCs w:val="24"/>
        </w:rPr>
        <w:fldChar w:fldCharType="separate"/>
      </w:r>
      <w:r w:rsidR="005E3E27" w:rsidRPr="00EF2EA8">
        <w:rPr>
          <w:rFonts w:ascii="Times New Roman" w:hAnsi="Times New Roman" w:cs="Times New Roman"/>
          <w:noProof/>
          <w:sz w:val="24"/>
          <w:szCs w:val="24"/>
        </w:rPr>
        <w:t>(Connelly et al. 2008, 2014)</w:t>
      </w:r>
      <w:r w:rsidR="005E3E27">
        <w:rPr>
          <w:rFonts w:ascii="Times New Roman" w:hAnsi="Times New Roman" w:cs="Times New Roman"/>
          <w:sz w:val="24"/>
          <w:szCs w:val="24"/>
        </w:rPr>
        <w:fldChar w:fldCharType="end"/>
      </w:r>
      <w:r w:rsidR="005E3E27">
        <w:rPr>
          <w:rFonts w:ascii="Times New Roman" w:hAnsi="Times New Roman" w:cs="Times New Roman"/>
          <w:sz w:val="24"/>
          <w:szCs w:val="24"/>
        </w:rPr>
        <w:t>, and in the long term remained twice as high as before tadpole extinctions</w:t>
      </w:r>
      <w:r w:rsidR="005E3E27" w:rsidRPr="00FA4EB7">
        <w:rPr>
          <w:rFonts w:ascii="Times New Roman" w:hAnsi="Times New Roman" w:cs="Times New Roman"/>
          <w:sz w:val="24"/>
          <w:szCs w:val="24"/>
        </w:rPr>
        <w:t xml:space="preserve"> </w:t>
      </w:r>
      <w:r w:rsidR="005E3E27">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"DOI" : "10.1111/fwb.12326", "ISSN" : "00465070", "author" : [ { "dropping-particle" : "", "family" : "Connelly", "given" : "Scott", "non-dropping-particle" : "", "parse-names" : false, "suffix" : "" }, { "dropping-particle" : "", "family" : "Pringle", "given" : "Catherine M.", "non-dropping-particle" : "", "parse-names" : false, "suffix" : "" }, { "dropping-particle" : "", "family" : "Barnum", "given" : "Thomas", "non-dropping-particle" : "", "parse-names" : false, "suffix" : "" }, { "dropping-particle" : "", "family" : "Hunte-Brown", "given" : "Meshagae", "non-dropping-particle" : "", "parse-names" : false, "suffix" : "" }, { "dropping-particle" : "", "family" : "Kilham", "given" : "Susan", "non-dropping-particle" : "", "parse-names" : false, "suffix" : "" }, { "dropping-particle" : "", "family" : "Whiles", "given" : "Matt R.", "non-dropping-particle" : "", "parse-names" : false, "suffix" : "" }, { "dropping-particle" : "", "family" : "Lips", "given" : "Karen R.", "non-dropping-particle" : "", "parse-names" : false, "suffix" : "" }, { "dropping-particle" : "", "family" : "Col\u00f3n-Gaud", "given" : "Checo", "non-dropping-particle" : "", "parse-names" : false, "suffix" : "" }, { "dropping-particle" : "", "family" : "Brenes", "given" : "Roberto", "non-dropping-particle" : "", "parse-names" : false, "suffix" : "" } ], "container-title" : "Freshwater Biology", "id" : "ITEM-1", "issue" : "6", "issued" : { "date-parts" : [ [ "2014", "6", "13" ] ] }, "page" : "1113-1122", "title" : "Initial versus longer-term effects of tadpole declines on algae in a Neotropical stream", "type" : "article-journal", "volume" : "59" }, "uris" : [ "http://www.mendeley.com/documents/?uuid=e0792387-5f72-4db5-9e17-4f1d0d27c443" ] } ], "mendeley" : { "previouslyFormattedCitation" : "(Connelly et al. 2014)" }, "properties" : { "noteIndex" : 0 }, "schema" : "https://github.com/citation-style-language/schema/raw/master/csl-citation.json" }</w:instrText>
      </w:r>
      <w:r w:rsidR="005E3E27">
        <w:rPr>
          <w:rFonts w:ascii="Times New Roman" w:hAnsi="Times New Roman" w:cs="Times New Roman"/>
          <w:sz w:val="24"/>
          <w:szCs w:val="24"/>
        </w:rPr>
        <w:fldChar w:fldCharType="separate"/>
      </w:r>
      <w:r w:rsidR="005E3E27" w:rsidRPr="00EB17CA">
        <w:rPr>
          <w:rFonts w:ascii="Times New Roman" w:hAnsi="Times New Roman" w:cs="Times New Roman"/>
          <w:noProof/>
          <w:sz w:val="24"/>
          <w:szCs w:val="24"/>
        </w:rPr>
        <w:t>(Connelly et al. 2014)</w:t>
      </w:r>
      <w:r w:rsidR="005E3E27">
        <w:rPr>
          <w:rFonts w:ascii="Times New Roman" w:hAnsi="Times New Roman" w:cs="Times New Roman"/>
          <w:sz w:val="24"/>
          <w:szCs w:val="24"/>
        </w:rPr>
        <w:fldChar w:fldCharType="end"/>
      </w:r>
      <w:r w:rsidR="005E3E27">
        <w:rPr>
          <w:rFonts w:ascii="Times New Roman" w:hAnsi="Times New Roman" w:cs="Times New Roman"/>
          <w:sz w:val="24"/>
          <w:szCs w:val="24"/>
        </w:rPr>
        <w:t xml:space="preserve">.  </w:t>
      </w:r>
      <w:r w:rsidR="00CD616C">
        <w:rPr>
          <w:rFonts w:ascii="Times New Roman" w:hAnsi="Times New Roman" w:cs="Times New Roman"/>
          <w:sz w:val="24"/>
          <w:szCs w:val="24"/>
        </w:rPr>
        <w:t>But, n</w:t>
      </w:r>
      <w:r w:rsidR="005E3E27">
        <w:rPr>
          <w:rFonts w:ascii="Times New Roman" w:hAnsi="Times New Roman" w:cs="Times New Roman"/>
          <w:sz w:val="24"/>
          <w:szCs w:val="24"/>
        </w:rPr>
        <w:t xml:space="preserve">ot all amphibian grazers </w:t>
      </w:r>
      <w:r w:rsidR="00CD616C">
        <w:rPr>
          <w:rFonts w:ascii="Times New Roman" w:hAnsi="Times New Roman" w:cs="Times New Roman"/>
          <w:sz w:val="24"/>
          <w:szCs w:val="24"/>
        </w:rPr>
        <w:t xml:space="preserve">reduce algal abundance. </w:t>
      </w:r>
      <w:r w:rsidR="005E3E27">
        <w:rPr>
          <w:rFonts w:ascii="Times New Roman" w:hAnsi="Times New Roman" w:cs="Times New Roman"/>
          <w:sz w:val="24"/>
          <w:szCs w:val="24"/>
        </w:rPr>
        <w:t xml:space="preserve"> </w:t>
      </w:r>
      <w:r w:rsidR="004407C3">
        <w:rPr>
          <w:rFonts w:ascii="Times New Roman" w:hAnsi="Times New Roman" w:cs="Times New Roman"/>
          <w:sz w:val="24"/>
          <w:szCs w:val="24"/>
        </w:rPr>
        <w:t xml:space="preserve">In Pacific northwest streams, tailed frog tadpole exclusions did not strongly enhance algal abundance, probably because the effects of tadpole exclusion were masked by between stream variability </w:t>
      </w:r>
      <w:r w:rsidR="004407C3">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"Lamberti", "given" : "G. A.", "non-dropping-particle" : "", "parse-names" : false, "suffix" : "" }, { "dropping-particle" : "V.", "family" : "Gregory", "given" : "S.", "non-dropping-particle" : "", "parse-names" : false, "suffix" : "" }, { "dropping-particle" : "", "family" : "Hawkins", "given" : "C. P.", "non-dropping-particle" : "", "parse-names" : false, "suffix" : "" }, { "dropping-particle" : "", "family" : "Wildman", "given" : "R. C.", "non-dropping-particle" : "", "parse-names" : false, "suffix" : "" }, { "dropping-particle" : "", "family" : "Ashkenas", "given" : "L. R.", "non-dropping-particle" : "", "parse-names" : false, "suffix" : "" }, { "dropping-particle" : "", "family" : "DeNicola", "given" : "D. M.", "non-dropping-particle" : "", "parse-names" : false, "suffix" : "" } ], "container-title" : "Freshwater Biology", "id" : "ITEM-1", "issue" : "2", "issued" : { "date-parts" : [ [ "1992" ] ] }, "page" : "237-247", "title" : "Plant\u2014herbivore interactions in streams near Mount St Helens", "type" : "article-journal", "volume" : "27" }, "uris" : [ "http://www.mendeley.com/documents/?uuid=1fa342ed-36ec-445c-8349-16dcd69d4020" ] } ], "mendeley" : { "previouslyFormattedCitation" : "(Lamberti et al. 1992)" }, "properties" : { "noteIndex" : 0 }, "schema" : "https://github.com/citation-style-language/schema/raw/master/csl-citation.json" }</w:instrText>
      </w:r>
      <w:r w:rsidR="004407C3">
        <w:rPr>
          <w:rFonts w:ascii="Times New Roman" w:hAnsi="Times New Roman" w:cs="Times New Roman"/>
          <w:sz w:val="24"/>
          <w:szCs w:val="24"/>
        </w:rPr>
        <w:fldChar w:fldCharType="separate"/>
      </w:r>
      <w:r w:rsidR="004407C3" w:rsidRPr="004407C3">
        <w:rPr>
          <w:rFonts w:ascii="Times New Roman" w:hAnsi="Times New Roman" w:cs="Times New Roman"/>
          <w:noProof/>
          <w:sz w:val="24"/>
          <w:szCs w:val="24"/>
        </w:rPr>
        <w:t>(Lamberti et al. 1992)</w:t>
      </w:r>
      <w:r w:rsidR="004407C3">
        <w:rPr>
          <w:rFonts w:ascii="Times New Roman" w:hAnsi="Times New Roman" w:cs="Times New Roman"/>
          <w:sz w:val="24"/>
          <w:szCs w:val="24"/>
        </w:rPr>
        <w:fldChar w:fldCharType="end"/>
      </w:r>
      <w:r w:rsidR="004407C3">
        <w:rPr>
          <w:rFonts w:ascii="Times New Roman" w:hAnsi="Times New Roman" w:cs="Times New Roman"/>
          <w:sz w:val="24"/>
          <w:szCs w:val="24"/>
        </w:rPr>
        <w:t xml:space="preserve">.  </w:t>
      </w:r>
      <w:r w:rsidR="00E00686">
        <w:rPr>
          <w:rFonts w:ascii="Times New Roman" w:hAnsi="Times New Roman" w:cs="Times New Roman"/>
          <w:sz w:val="24"/>
          <w:szCs w:val="24"/>
        </w:rPr>
        <w:t xml:space="preserve">In </w:t>
      </w:r>
      <w:r w:rsidR="005E3E27">
        <w:rPr>
          <w:rFonts w:ascii="Times New Roman" w:hAnsi="Times New Roman" w:cs="Times New Roman"/>
          <w:sz w:val="24"/>
          <w:szCs w:val="24"/>
        </w:rPr>
        <w:t>streamside channel</w:t>
      </w:r>
      <w:r w:rsidR="00E00686">
        <w:rPr>
          <w:rFonts w:ascii="Times New Roman" w:hAnsi="Times New Roman" w:cs="Times New Roman"/>
          <w:sz w:val="24"/>
          <w:szCs w:val="24"/>
        </w:rPr>
        <w:t xml:space="preserve"> experiments, these </w:t>
      </w:r>
      <w:r w:rsidR="005E3E27">
        <w:rPr>
          <w:rFonts w:ascii="Times New Roman" w:hAnsi="Times New Roman" w:cs="Times New Roman"/>
          <w:sz w:val="24"/>
          <w:szCs w:val="24"/>
        </w:rPr>
        <w:t xml:space="preserve">same </w:t>
      </w:r>
      <w:r w:rsidR="00E00686">
        <w:rPr>
          <w:rFonts w:ascii="Times New Roman" w:hAnsi="Times New Roman" w:cs="Times New Roman"/>
          <w:sz w:val="24"/>
          <w:szCs w:val="24"/>
        </w:rPr>
        <w:t xml:space="preserve">tadpoles </w:t>
      </w:r>
      <w:r w:rsidR="005E3E27">
        <w:rPr>
          <w:rFonts w:ascii="Times New Roman" w:hAnsi="Times New Roman" w:cs="Times New Roman"/>
          <w:sz w:val="24"/>
          <w:szCs w:val="24"/>
        </w:rPr>
        <w:t xml:space="preserve">did not reduce algal abundance </w:t>
      </w:r>
      <w:r w:rsidR="005D653D">
        <w:rPr>
          <w:rFonts w:ascii="Times New Roman" w:hAnsi="Times New Roman" w:cs="Times New Roman"/>
          <w:sz w:val="24"/>
          <w:szCs w:val="24"/>
        </w:rPr>
        <w:t xml:space="preserve">(but were at low density) </w:t>
      </w:r>
      <w:r w:rsidR="005E3E27">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"Kiffney", "given" : "P. M.", "non-dropping-particle" : "", "parse-names" : false, "suffix" : "" }, { "dropping-particle" : "", "family" : "Richardson", "given" : "J. S.", "non-dropping-particle" : "", "parse-names" : false, "suffix" : "" } ], "container-title" : "Copeia", "id" : "ITEM-1", "issue" : "2", "issued" : { "date-parts" : [ [ "2001" ] ] }, "page" : "422-429", "title" : "Interactions among Nutrients, Periphyton, and Invertebrate and Vertebrate (Ascaphus truei) Grazers in Experimental Channels", "type" : "article-journal", "volume" : "2001" }, "uris" : [ "http://www.mendeley.com/documents/?uuid=418fa1ea-50b3-4eef-9e18-e0a67de8fffc" ] } ], "mendeley" : { "previouslyFormattedCitation" : "(Kiffney and Richardson 2001)" }, "properties" : { "noteIndex" : 0 }, "schema" : "https://github.com/citation-style-language/schema/raw/master/csl-citation.json" }</w:instrText>
      </w:r>
      <w:r w:rsidR="005E3E27">
        <w:rPr>
          <w:rFonts w:ascii="Times New Roman" w:hAnsi="Times New Roman" w:cs="Times New Roman"/>
          <w:sz w:val="24"/>
          <w:szCs w:val="24"/>
        </w:rPr>
        <w:fldChar w:fldCharType="separate"/>
      </w:r>
      <w:r w:rsidR="005E3E27" w:rsidRPr="005E3E27">
        <w:rPr>
          <w:rFonts w:ascii="Times New Roman" w:hAnsi="Times New Roman" w:cs="Times New Roman"/>
          <w:noProof/>
          <w:sz w:val="24"/>
          <w:szCs w:val="24"/>
        </w:rPr>
        <w:t>(Kiffney and Richardson 2001)</w:t>
      </w:r>
      <w:r w:rsidR="005E3E27">
        <w:rPr>
          <w:rFonts w:ascii="Times New Roman" w:hAnsi="Times New Roman" w:cs="Times New Roman"/>
          <w:sz w:val="24"/>
          <w:szCs w:val="24"/>
        </w:rPr>
        <w:fldChar w:fldCharType="end"/>
      </w:r>
      <w:r w:rsidR="005E3E27">
        <w:rPr>
          <w:rFonts w:ascii="Times New Roman" w:hAnsi="Times New Roman" w:cs="Times New Roman"/>
          <w:sz w:val="24"/>
          <w:szCs w:val="24"/>
        </w:rPr>
        <w:t xml:space="preserve">.  </w:t>
      </w:r>
      <w:r w:rsidR="004407C3">
        <w:rPr>
          <w:rFonts w:ascii="Times New Roman" w:hAnsi="Times New Roman" w:cs="Times New Roman"/>
          <w:sz w:val="24"/>
          <w:szCs w:val="24"/>
        </w:rPr>
        <w:t>In our</w:t>
      </w:r>
      <w:r w:rsidR="005E3E27">
        <w:rPr>
          <w:rFonts w:ascii="Times New Roman" w:hAnsi="Times New Roman" w:cs="Times New Roman"/>
          <w:sz w:val="24"/>
          <w:szCs w:val="24"/>
        </w:rPr>
        <w:t xml:space="preserve"> present</w:t>
      </w:r>
      <w:r w:rsidR="004407C3">
        <w:rPr>
          <w:rFonts w:ascii="Times New Roman" w:hAnsi="Times New Roman" w:cs="Times New Roman"/>
          <w:sz w:val="24"/>
          <w:szCs w:val="24"/>
        </w:rPr>
        <w:t xml:space="preserve"> study, short experimental blocks combined with variability of field conditions may have contributed to the lack of strong grazer effects observed in the field experiment.</w:t>
      </w:r>
      <w:r w:rsidR="005E3E27">
        <w:rPr>
          <w:rFonts w:ascii="Times New Roman" w:hAnsi="Times New Roman" w:cs="Times New Roman"/>
          <w:sz w:val="24"/>
          <w:szCs w:val="24"/>
        </w:rPr>
        <w:t xml:space="preserve"> </w:t>
      </w:r>
    </w:p>
    <w:p w:rsidR="003676AE" w:rsidRDefault="00CD616C" w:rsidP="00CD616C">
      <w:pPr>
        <w:spacing w:line="480" w:lineRule="auto"/>
        <w:ind w:firstLine="360"/>
        <w:rPr>
          <w:rFonts w:ascii="Times New Roman" w:hAnsi="Times New Roman" w:cs="Times New Roman"/>
          <w:sz w:val="24"/>
          <w:szCs w:val="24"/>
        </w:rPr>
      </w:pPr>
      <w:r>
        <w:rPr>
          <w:rFonts w:ascii="Times New Roman" w:hAnsi="Times New Roman" w:cs="Times New Roman"/>
          <w:sz w:val="24"/>
          <w:szCs w:val="24"/>
        </w:rPr>
        <w:t>In some cases, b</w:t>
      </w:r>
      <w:r w:rsidRPr="00CD616C">
        <w:rPr>
          <w:rFonts w:ascii="Times New Roman" w:hAnsi="Times New Roman" w:cs="Times New Roman"/>
          <w:sz w:val="24"/>
          <w:szCs w:val="24"/>
        </w:rPr>
        <w:t>ottom-up processes may be more important than top-down processes, and grazers or predators may not limit the abundance of their resource</w:t>
      </w:r>
      <w:r w:rsidR="006C64D7">
        <w:rPr>
          <w:rFonts w:ascii="Times New Roman" w:hAnsi="Times New Roman" w:cs="Times New Roman"/>
          <w:sz w:val="24"/>
          <w:szCs w:val="24"/>
        </w:rPr>
        <w:t xml:space="preserve"> </w:t>
      </w:r>
      <w:r w:rsidR="006C64D7">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"Power", "given" : "M. E.", "non-dropping-particle" : "", "parse-names" : false, "suffix" : "" } ], "container-title" : "Ecology", "id" : "ITEM-1", "issued" : { "date-parts" : [ [ "1992" ] ] }, "page" : "733-746", "title" : "Top-down and bottom-up forces in food webs: do plants have primacy", "type" : "article-journal" }, "uris" : [ "http://www.mendeley.com/documents/?uuid=09040d0f-281b-4801-bb9d-5a9ab57a0336" ] } ], "mendeley" : { "previouslyFormattedCitation" : "(Power 1992)" }, "properties" : { "noteIndex" : 0 }, "schema" : "https://github.com/citation-style-language/schema/raw/master/csl-citation.json" }</w:instrText>
      </w:r>
      <w:r w:rsidR="006C64D7">
        <w:rPr>
          <w:rFonts w:ascii="Times New Roman" w:hAnsi="Times New Roman" w:cs="Times New Roman"/>
          <w:sz w:val="24"/>
          <w:szCs w:val="24"/>
        </w:rPr>
        <w:fldChar w:fldCharType="separate"/>
      </w:r>
      <w:r w:rsidR="006C64D7" w:rsidRPr="006C64D7">
        <w:rPr>
          <w:rFonts w:ascii="Times New Roman" w:hAnsi="Times New Roman" w:cs="Times New Roman"/>
          <w:noProof/>
          <w:sz w:val="24"/>
          <w:szCs w:val="24"/>
        </w:rPr>
        <w:t>(Power 1992)</w:t>
      </w:r>
      <w:r w:rsidR="006C64D7">
        <w:rPr>
          <w:rFonts w:ascii="Times New Roman" w:hAnsi="Times New Roman" w:cs="Times New Roman"/>
          <w:sz w:val="24"/>
          <w:szCs w:val="24"/>
        </w:rPr>
        <w:fldChar w:fldCharType="end"/>
      </w:r>
      <w:r w:rsidRPr="00CD616C">
        <w:rPr>
          <w:rFonts w:ascii="Times New Roman" w:hAnsi="Times New Roman" w:cs="Times New Roman"/>
          <w:sz w:val="24"/>
          <w:szCs w:val="24"/>
        </w:rPr>
        <w:t xml:space="preserve">.  </w:t>
      </w:r>
      <w:r w:rsidR="006C64D7">
        <w:rPr>
          <w:rFonts w:ascii="Times New Roman" w:hAnsi="Times New Roman" w:cs="Times New Roman"/>
          <w:sz w:val="24"/>
          <w:szCs w:val="24"/>
        </w:rPr>
        <w:t xml:space="preserve">Consumer </w:t>
      </w:r>
      <w:r w:rsidR="003676AE">
        <w:rPr>
          <w:rFonts w:ascii="Times New Roman" w:hAnsi="Times New Roman" w:cs="Times New Roman"/>
          <w:sz w:val="24"/>
          <w:szCs w:val="24"/>
        </w:rPr>
        <w:t>control of resources can be weakened by intraspecific competition (Power 1992) if reproduction occurs long after consumption of the resource (</w:t>
      </w:r>
      <w:proofErr w:type="spellStart"/>
      <w:r w:rsidR="003676AE">
        <w:rPr>
          <w:rFonts w:ascii="Times New Roman" w:hAnsi="Times New Roman" w:cs="Times New Roman"/>
          <w:sz w:val="24"/>
          <w:szCs w:val="24"/>
        </w:rPr>
        <w:t>Arditi</w:t>
      </w:r>
      <w:proofErr w:type="spellEnd"/>
      <w:r w:rsidR="003676AE">
        <w:rPr>
          <w:rFonts w:ascii="Times New Roman" w:hAnsi="Times New Roman" w:cs="Times New Roman"/>
          <w:sz w:val="24"/>
          <w:szCs w:val="24"/>
        </w:rPr>
        <w:t xml:space="preserve"> and </w:t>
      </w:r>
      <w:proofErr w:type="spellStart"/>
      <w:r w:rsidR="003676AE">
        <w:rPr>
          <w:rFonts w:ascii="Times New Roman" w:hAnsi="Times New Roman" w:cs="Times New Roman"/>
          <w:sz w:val="24"/>
          <w:szCs w:val="24"/>
        </w:rPr>
        <w:t>Ginzburg</w:t>
      </w:r>
      <w:proofErr w:type="spellEnd"/>
      <w:r w:rsidR="003676AE">
        <w:rPr>
          <w:rFonts w:ascii="Times New Roman" w:hAnsi="Times New Roman" w:cs="Times New Roman"/>
          <w:sz w:val="24"/>
          <w:szCs w:val="24"/>
        </w:rPr>
        <w:t xml:space="preserve"> 1989 and </w:t>
      </w:r>
      <w:proofErr w:type="spellStart"/>
      <w:r w:rsidR="003676AE">
        <w:rPr>
          <w:rFonts w:ascii="Times New Roman" w:hAnsi="Times New Roman" w:cs="Times New Roman"/>
          <w:sz w:val="24"/>
          <w:szCs w:val="24"/>
        </w:rPr>
        <w:t>Begon</w:t>
      </w:r>
      <w:proofErr w:type="spellEnd"/>
      <w:r w:rsidR="003676AE">
        <w:rPr>
          <w:rFonts w:ascii="Times New Roman" w:hAnsi="Times New Roman" w:cs="Times New Roman"/>
          <w:sz w:val="24"/>
          <w:szCs w:val="24"/>
        </w:rPr>
        <w:t xml:space="preserve"> et al 1990</w:t>
      </w:r>
      <w:r w:rsidR="006B7494">
        <w:rPr>
          <w:rFonts w:ascii="Times New Roman" w:hAnsi="Times New Roman" w:cs="Times New Roman"/>
          <w:sz w:val="24"/>
          <w:szCs w:val="24"/>
        </w:rPr>
        <w:t xml:space="preserve">, </w:t>
      </w:r>
      <w:proofErr w:type="spellStart"/>
      <w:r w:rsidR="006B7494">
        <w:rPr>
          <w:rFonts w:ascii="Times New Roman" w:hAnsi="Times New Roman" w:cs="Times New Roman"/>
          <w:sz w:val="24"/>
          <w:szCs w:val="24"/>
        </w:rPr>
        <w:t>Mittlebach</w:t>
      </w:r>
      <w:proofErr w:type="spellEnd"/>
      <w:r w:rsidR="006B7494">
        <w:rPr>
          <w:rFonts w:ascii="Times New Roman" w:hAnsi="Times New Roman" w:cs="Times New Roman"/>
          <w:sz w:val="24"/>
          <w:szCs w:val="24"/>
        </w:rPr>
        <w:t xml:space="preserve"> 1988</w:t>
      </w:r>
      <w:r w:rsidR="003676AE">
        <w:rPr>
          <w:rFonts w:ascii="Times New Roman" w:hAnsi="Times New Roman" w:cs="Times New Roman"/>
          <w:sz w:val="24"/>
          <w:szCs w:val="24"/>
        </w:rPr>
        <w:t xml:space="preserve"> in Power 1992)</w:t>
      </w:r>
      <w:r w:rsidR="006B7494">
        <w:rPr>
          <w:rFonts w:ascii="Times New Roman" w:hAnsi="Times New Roman" w:cs="Times New Roman"/>
          <w:sz w:val="24"/>
          <w:szCs w:val="24"/>
        </w:rPr>
        <w:t>, or if resources are inedible (power 92)</w:t>
      </w:r>
      <w:r w:rsidR="003676AE">
        <w:rPr>
          <w:rFonts w:ascii="Times New Roman" w:hAnsi="Times New Roman" w:cs="Times New Roman"/>
          <w:sz w:val="24"/>
          <w:szCs w:val="24"/>
        </w:rPr>
        <w:t>.  These cases could apply to tadpoles, which engage in intraspecific interference competition (crowding () or bullying ()), and don’t reproduce until after metamorphosis – mountain yellow-legged frog individuals may spend 3 years as a tadpole and may not reproduce until they are 5 or many more years old.</w:t>
      </w:r>
      <w:r w:rsidR="006B7494">
        <w:rPr>
          <w:rFonts w:ascii="Times New Roman" w:hAnsi="Times New Roman" w:cs="Times New Roman"/>
          <w:sz w:val="24"/>
          <w:szCs w:val="24"/>
        </w:rPr>
        <w:t xml:space="preserve">  Some benthic producers</w:t>
      </w:r>
      <w:r w:rsidR="00F00DDB">
        <w:rPr>
          <w:rFonts w:ascii="Times New Roman" w:hAnsi="Times New Roman" w:cs="Times New Roman"/>
          <w:sz w:val="24"/>
          <w:szCs w:val="24"/>
        </w:rPr>
        <w:t xml:space="preserve"> like diatoms</w:t>
      </w:r>
      <w:r w:rsidR="006B7494">
        <w:rPr>
          <w:rFonts w:ascii="Times New Roman" w:hAnsi="Times New Roman" w:cs="Times New Roman"/>
          <w:sz w:val="24"/>
          <w:szCs w:val="24"/>
        </w:rPr>
        <w:t xml:space="preserve"> can pass through </w:t>
      </w:r>
      <w:r w:rsidR="00F00DDB">
        <w:rPr>
          <w:rFonts w:ascii="Times New Roman" w:hAnsi="Times New Roman" w:cs="Times New Roman"/>
          <w:sz w:val="24"/>
          <w:szCs w:val="24"/>
        </w:rPr>
        <w:t>animal guts</w:t>
      </w:r>
      <w:r w:rsidR="006B7494">
        <w:rPr>
          <w:rFonts w:ascii="Times New Roman" w:hAnsi="Times New Roman" w:cs="Times New Roman"/>
          <w:sz w:val="24"/>
          <w:szCs w:val="24"/>
        </w:rPr>
        <w:t xml:space="preserve"> unharmed </w:t>
      </w:r>
      <w:r w:rsidR="00F00DDB">
        <w:rPr>
          <w:rFonts w:ascii="Times New Roman" w:hAnsi="Times New Roman" w:cs="Times New Roman"/>
          <w:sz w:val="24"/>
          <w:szCs w:val="24"/>
        </w:rPr>
        <w:lastRenderedPageBreak/>
        <w:fldChar w:fldCharType="begin" w:fldLock="1"/>
      </w:r>
      <w:r w:rsidR="00617E4C">
        <w:rPr>
          <w:rFonts w:ascii="Times New Roman" w:hAnsi="Times New Roman" w:cs="Times New Roman"/>
          <w:sz w:val="24"/>
          <w:szCs w:val="24"/>
        </w:rPr>
        <w:instrText>ADDIN CSL_CITATION { "citationItems" : [ { "id" : "ITEM-1", "itemData" : { "DOI" : "10.1111/j.1365-2427.1987.tb01330.x", "ISSN" : "0046-5070", "author" : [ { "dropping-particle" : "", "family" : "PETERSON", "given" : "CHRISTOPHER G.", "non-dropping-particle" : "", "parse-names" : false, "suffix" : "" } ], "container-title" : "Freshwater Biology", "id" : "ITEM-1", "issue" : "3", "issued" : { "date-parts" : [ [ "1987", "12" ] ] }, "page" : "455-460", "title" : "Gut passage and insect grazer selectivity of lotic diatoms", "type" : "article-journal", "volume" : "18" }, "uris" : [ "http://www.mendeley.com/documents/?uuid=f006f2a7-2b8a-40cd-9c58-59050592c68a" ] } ], "mendeley" : { "previouslyFormattedCitation" : "(PETERSON 1987)" }, "properties" : { "noteIndex" : 0 }, "schema" : "https://github.com/citation-style-language/schema/raw/master/csl-citation.json" }</w:instrText>
      </w:r>
      <w:r w:rsidR="00F00DDB">
        <w:rPr>
          <w:rFonts w:ascii="Times New Roman" w:hAnsi="Times New Roman" w:cs="Times New Roman"/>
          <w:sz w:val="24"/>
          <w:szCs w:val="24"/>
        </w:rPr>
        <w:fldChar w:fldCharType="separate"/>
      </w:r>
      <w:r w:rsidR="00F00DDB" w:rsidRPr="00F00DDB">
        <w:rPr>
          <w:rFonts w:ascii="Times New Roman" w:hAnsi="Times New Roman" w:cs="Times New Roman"/>
          <w:noProof/>
          <w:sz w:val="24"/>
          <w:szCs w:val="24"/>
        </w:rPr>
        <w:t>(PETERSON 1987)</w:t>
      </w:r>
      <w:r w:rsidR="00F00DDB">
        <w:rPr>
          <w:rFonts w:ascii="Times New Roman" w:hAnsi="Times New Roman" w:cs="Times New Roman"/>
          <w:sz w:val="24"/>
          <w:szCs w:val="24"/>
        </w:rPr>
        <w:fldChar w:fldCharType="end"/>
      </w:r>
      <w:r w:rsidR="00F00DDB">
        <w:rPr>
          <w:rFonts w:ascii="Times New Roman" w:hAnsi="Times New Roman" w:cs="Times New Roman"/>
          <w:sz w:val="24"/>
          <w:szCs w:val="24"/>
        </w:rPr>
        <w:t>.  I</w:t>
      </w:r>
      <w:r w:rsidR="00506581">
        <w:rPr>
          <w:rFonts w:ascii="Times New Roman" w:hAnsi="Times New Roman" w:cs="Times New Roman"/>
          <w:sz w:val="24"/>
          <w:szCs w:val="24"/>
        </w:rPr>
        <w:t xml:space="preserve">n northern Sierra Nevada streams, foothill yellow-legged frog tadpoles don’t </w:t>
      </w:r>
      <w:r w:rsidR="00C92696">
        <w:rPr>
          <w:rFonts w:ascii="Times New Roman" w:hAnsi="Times New Roman" w:cs="Times New Roman"/>
          <w:sz w:val="24"/>
          <w:szCs w:val="24"/>
        </w:rPr>
        <w:t xml:space="preserve">assimilate energy from </w:t>
      </w:r>
      <w:proofErr w:type="spellStart"/>
      <w:r w:rsidR="00506581" w:rsidRPr="00506581">
        <w:rPr>
          <w:rFonts w:ascii="Times New Roman" w:hAnsi="Times New Roman" w:cs="Times New Roman"/>
          <w:i/>
          <w:sz w:val="24"/>
          <w:szCs w:val="24"/>
        </w:rPr>
        <w:t>D</w:t>
      </w:r>
      <w:r w:rsidR="003B5116">
        <w:rPr>
          <w:rFonts w:ascii="Times New Roman" w:hAnsi="Times New Roman" w:cs="Times New Roman"/>
          <w:i/>
          <w:sz w:val="24"/>
          <w:szCs w:val="24"/>
        </w:rPr>
        <w:t>i</w:t>
      </w:r>
      <w:r w:rsidR="00506581" w:rsidRPr="00506581">
        <w:rPr>
          <w:rFonts w:ascii="Times New Roman" w:hAnsi="Times New Roman" w:cs="Times New Roman"/>
          <w:i/>
          <w:sz w:val="24"/>
          <w:szCs w:val="24"/>
        </w:rPr>
        <w:t>d</w:t>
      </w:r>
      <w:r w:rsidR="003B5116">
        <w:rPr>
          <w:rFonts w:ascii="Times New Roman" w:hAnsi="Times New Roman" w:cs="Times New Roman"/>
          <w:i/>
          <w:sz w:val="24"/>
          <w:szCs w:val="24"/>
        </w:rPr>
        <w:t>y</w:t>
      </w:r>
      <w:r w:rsidR="00506581" w:rsidRPr="00506581">
        <w:rPr>
          <w:rFonts w:ascii="Times New Roman" w:hAnsi="Times New Roman" w:cs="Times New Roman"/>
          <w:i/>
          <w:sz w:val="24"/>
          <w:szCs w:val="24"/>
        </w:rPr>
        <w:t>mosphenia</w:t>
      </w:r>
      <w:proofErr w:type="spellEnd"/>
      <w:r w:rsidR="00C92696">
        <w:rPr>
          <w:rFonts w:ascii="Times New Roman" w:hAnsi="Times New Roman" w:cs="Times New Roman"/>
          <w:sz w:val="24"/>
          <w:szCs w:val="24"/>
        </w:rPr>
        <w:t xml:space="preserve"> diatoms </w:t>
      </w:r>
      <w:r w:rsidR="00C92696">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"DOI" : "10.1080/0269249X.2014.924436", "ISSN" : "0269-249X", "abstract" : "Proliferations of Didymosphenia geminata are becoming prevalent in rivers around the globe. In the Sierra Nevada of California, Didymosphenia and other taxa that produce mucopolysaccharide stalks (e.g., Gomphoneis, Cymbella) can dominate benthic environments, particularly in the altered hydrologic and thermal regimes downstream of dams. We compared the prevalence of stalked diatoms in paired reaches, one free-flowing and the other regulated, within two Sierran river systems, the American and Feather Rivers. In the regulated reaches, short-term power generation caused daily flow fluctuations and periphyton biovolume was dominated by either Didymosphenia (where hypolimnetic releases created cool summer temperatures) or other stalked diatom taxa (where temperatures were warm). Periphyton assemblages from the unregulated sites were significantly different from the regulated reaches based on biovolume, with Gomphonema being the genus at unregulated sites contributing to the dissimilarities after accounting for...", "author" : [ { "dropping-particle" : "", "family" : "Furey", "given" : "P. C.", "non-dropping-particle" : "", "parse-names" : false, "suffix" : "" }, { "dropping-particle" : "", "family" : "Kupferberg", "given" : "S. J.", "non-dropping-particle" : "", "parse-names" : false, "suffix" : "" }, { "dropping-particle" : "", "family" : "Lind", "given" : "A. J.", "non-dropping-particle" : "", "parse-names" : false, "suffix" : "" } ], "container-title" : "Diatom Research", "id" : "ITEM-1", "issue" : "3", "issued" : { "date-parts" : [ [ "2014", "6", "11" ] ] }, "page" : "267-280", "publisher" : "Taylor &amp; Francis", "title" : "The perils of unpalatable periphyton: Didymosphenia and other mucilaginous stalked diatoms as food for tadpoles", "type" : "article-journal", "volume" : "29" }, "uris" : [ "http://www.mendeley.com/documents/?uuid=f07bfff5-de28-4e00-9282-dfb690e18782" ] } ], "mendeley" : { "previouslyFormattedCitation" : "(Furey et al. 2014)" }, "properties" : { "noteIndex" : 0 }, "schema" : "https://github.com/citation-style-language/schema/raw/master/csl-citation.json" }</w:instrText>
      </w:r>
      <w:r w:rsidR="00C92696">
        <w:rPr>
          <w:rFonts w:ascii="Times New Roman" w:hAnsi="Times New Roman" w:cs="Times New Roman"/>
          <w:sz w:val="24"/>
          <w:szCs w:val="24"/>
        </w:rPr>
        <w:fldChar w:fldCharType="separate"/>
      </w:r>
      <w:r w:rsidR="00F00DDB" w:rsidRPr="00F00DDB">
        <w:rPr>
          <w:rFonts w:ascii="Times New Roman" w:hAnsi="Times New Roman" w:cs="Times New Roman"/>
          <w:noProof/>
          <w:sz w:val="24"/>
          <w:szCs w:val="24"/>
        </w:rPr>
        <w:t>(Furey et al. 2014)</w:t>
      </w:r>
      <w:r w:rsidR="00C92696">
        <w:rPr>
          <w:rFonts w:ascii="Times New Roman" w:hAnsi="Times New Roman" w:cs="Times New Roman"/>
          <w:sz w:val="24"/>
          <w:szCs w:val="24"/>
        </w:rPr>
        <w:fldChar w:fldCharType="end"/>
      </w:r>
      <w:r w:rsidR="00506581">
        <w:rPr>
          <w:rFonts w:ascii="Times New Roman" w:hAnsi="Times New Roman" w:cs="Times New Roman"/>
          <w:sz w:val="24"/>
          <w:szCs w:val="24"/>
        </w:rPr>
        <w:t xml:space="preserve">.  </w:t>
      </w:r>
      <w:r w:rsidR="003B5116">
        <w:rPr>
          <w:rFonts w:ascii="Times New Roman" w:hAnsi="Times New Roman" w:cs="Times New Roman"/>
          <w:sz w:val="24"/>
          <w:szCs w:val="24"/>
        </w:rPr>
        <w:t xml:space="preserve">In the feces of our mesocosm tadpoles, diatoms appeared generally intact, many still containing chloroplasts, and the feces of wild caught tadpoles </w:t>
      </w:r>
      <w:r w:rsidR="00F00DDB">
        <w:rPr>
          <w:rFonts w:ascii="Times New Roman" w:hAnsi="Times New Roman" w:cs="Times New Roman"/>
          <w:sz w:val="24"/>
          <w:szCs w:val="24"/>
        </w:rPr>
        <w:t>is</w:t>
      </w:r>
      <w:r w:rsidR="003B5116">
        <w:rPr>
          <w:rFonts w:ascii="Times New Roman" w:hAnsi="Times New Roman" w:cs="Times New Roman"/>
          <w:sz w:val="24"/>
          <w:szCs w:val="24"/>
        </w:rPr>
        <w:t xml:space="preserve"> similar</w:t>
      </w:r>
      <w:r w:rsidR="00F00DDB">
        <w:rPr>
          <w:rFonts w:ascii="Times New Roman" w:hAnsi="Times New Roman" w:cs="Times New Roman"/>
          <w:sz w:val="24"/>
          <w:szCs w:val="24"/>
        </w:rPr>
        <w:t xml:space="preserve"> but additionally can contain </w:t>
      </w:r>
      <w:r w:rsidR="003B5116">
        <w:rPr>
          <w:rFonts w:ascii="Times New Roman" w:hAnsi="Times New Roman" w:cs="Times New Roman"/>
          <w:sz w:val="24"/>
          <w:szCs w:val="24"/>
        </w:rPr>
        <w:t xml:space="preserve">an overwhelming abundance of sand.  </w:t>
      </w:r>
      <w:r w:rsidR="00C92696">
        <w:rPr>
          <w:rFonts w:ascii="Times New Roman" w:hAnsi="Times New Roman" w:cs="Times New Roman"/>
          <w:sz w:val="24"/>
          <w:szCs w:val="24"/>
        </w:rPr>
        <w:t>Large tadpoles, like those of mountain yellow legged frogs, assimilate a smaller fraction of their food than small tadpoles (</w:t>
      </w:r>
      <w:proofErr w:type="spellStart"/>
      <w:r w:rsidR="00C92696">
        <w:rPr>
          <w:rFonts w:ascii="Times New Roman" w:hAnsi="Times New Roman" w:cs="Times New Roman"/>
          <w:sz w:val="24"/>
          <w:szCs w:val="24"/>
        </w:rPr>
        <w:t>Altig</w:t>
      </w:r>
      <w:proofErr w:type="spellEnd"/>
      <w:r w:rsidR="00C92696">
        <w:rPr>
          <w:rFonts w:ascii="Times New Roman" w:hAnsi="Times New Roman" w:cs="Times New Roman"/>
          <w:sz w:val="24"/>
          <w:szCs w:val="24"/>
        </w:rPr>
        <w:t xml:space="preserve"> </w:t>
      </w:r>
      <w:proofErr w:type="spellStart"/>
      <w:r w:rsidR="00C92696">
        <w:rPr>
          <w:rFonts w:ascii="Times New Roman" w:hAnsi="Times New Roman" w:cs="Times New Roman"/>
          <w:sz w:val="24"/>
          <w:szCs w:val="24"/>
        </w:rPr>
        <w:t>McDearman</w:t>
      </w:r>
      <w:proofErr w:type="spellEnd"/>
      <w:r w:rsidR="00C92696">
        <w:rPr>
          <w:rFonts w:ascii="Times New Roman" w:hAnsi="Times New Roman" w:cs="Times New Roman"/>
          <w:sz w:val="24"/>
          <w:szCs w:val="24"/>
        </w:rPr>
        <w:t xml:space="preserve"> 1975)</w:t>
      </w:r>
      <w:r w:rsidR="00F00DDB">
        <w:rPr>
          <w:rFonts w:ascii="Times New Roman" w:hAnsi="Times New Roman" w:cs="Times New Roman"/>
          <w:sz w:val="24"/>
          <w:szCs w:val="24"/>
        </w:rPr>
        <w:t>.  These facts together may all reduce the ability of tadpoles to exert top-down control of algal abundance in Sierra Nevada lakes.</w:t>
      </w:r>
    </w:p>
    <w:p w:rsidR="006B7494" w:rsidRDefault="00F00DDB" w:rsidP="00CD616C">
      <w:pPr>
        <w:spacing w:line="480" w:lineRule="auto"/>
        <w:ind w:firstLine="360"/>
        <w:rPr>
          <w:rFonts w:ascii="Times New Roman" w:hAnsi="Times New Roman" w:cs="Times New Roman"/>
          <w:sz w:val="24"/>
          <w:szCs w:val="24"/>
        </w:rPr>
      </w:pPr>
      <w:r>
        <w:rPr>
          <w:rFonts w:ascii="Times New Roman" w:hAnsi="Times New Roman" w:cs="Times New Roman"/>
          <w:sz w:val="24"/>
          <w:szCs w:val="24"/>
        </w:rPr>
        <w:t>Even if mountain yellow-legged frogs can reduce algal abundance, the intensity of their grazing might determine the overall response of algae to grazing pressure.  L</w:t>
      </w:r>
      <w:r w:rsidR="006B7494">
        <w:rPr>
          <w:rFonts w:ascii="Times New Roman" w:hAnsi="Times New Roman" w:cs="Times New Roman"/>
          <w:sz w:val="24"/>
          <w:szCs w:val="24"/>
        </w:rPr>
        <w:t xml:space="preserve">ow-intensity grazing </w:t>
      </w:r>
      <w:r>
        <w:rPr>
          <w:rFonts w:ascii="Times New Roman" w:hAnsi="Times New Roman" w:cs="Times New Roman"/>
          <w:sz w:val="24"/>
          <w:szCs w:val="24"/>
        </w:rPr>
        <w:t xml:space="preserve">can </w:t>
      </w:r>
      <w:r w:rsidR="006B7494">
        <w:rPr>
          <w:rFonts w:ascii="Times New Roman" w:hAnsi="Times New Roman" w:cs="Times New Roman"/>
          <w:sz w:val="24"/>
          <w:szCs w:val="24"/>
        </w:rPr>
        <w:t xml:space="preserve">benefit producers, as grazers recycle nutrients that facilitate producer growth (Seale 1980, Sterner 1986 in Power 1992) or remove sediments that hinder growth (Power 1990a).  Perhaps in our system, the lack of effect observed, or the heterogeneity in algal abundance between treatments, was partially due to a balance of grazing and the benefits of nitrogen cycling and sediment removal by tadpoles </w:t>
      </w:r>
    </w:p>
    <w:p w:rsidR="00CD616C" w:rsidRPr="00CD616C" w:rsidRDefault="00CD616C" w:rsidP="00CD616C">
      <w:pPr>
        <w:spacing w:line="480" w:lineRule="auto"/>
        <w:ind w:firstLine="360"/>
        <w:rPr>
          <w:rFonts w:ascii="Times New Roman" w:hAnsi="Times New Roman" w:cs="Times New Roman"/>
          <w:sz w:val="24"/>
          <w:szCs w:val="24"/>
        </w:rPr>
      </w:pPr>
      <w:r>
        <w:rPr>
          <w:rFonts w:ascii="Times New Roman" w:hAnsi="Times New Roman" w:cs="Times New Roman"/>
          <w:sz w:val="24"/>
          <w:szCs w:val="24"/>
        </w:rPr>
        <w:t>I</w:t>
      </w:r>
      <w:r w:rsidRPr="00CD616C">
        <w:rPr>
          <w:rFonts w:ascii="Times New Roman" w:hAnsi="Times New Roman" w:cs="Times New Roman"/>
          <w:sz w:val="24"/>
          <w:szCs w:val="24"/>
        </w:rPr>
        <w:t>n some streams</w:t>
      </w:r>
      <w:r>
        <w:rPr>
          <w:rFonts w:ascii="Times New Roman" w:hAnsi="Times New Roman" w:cs="Times New Roman"/>
          <w:sz w:val="24"/>
          <w:szCs w:val="24"/>
        </w:rPr>
        <w:t xml:space="preserve"> in the Pacific Northwest, the presence of grazing t</w:t>
      </w:r>
      <w:r w:rsidRPr="00CD616C">
        <w:rPr>
          <w:rFonts w:ascii="Times New Roman" w:hAnsi="Times New Roman" w:cs="Times New Roman"/>
          <w:sz w:val="24"/>
          <w:szCs w:val="24"/>
        </w:rPr>
        <w:t xml:space="preserve">ailed frog tadpoles </w:t>
      </w:r>
      <w:r>
        <w:rPr>
          <w:rFonts w:ascii="Times New Roman" w:hAnsi="Times New Roman" w:cs="Times New Roman"/>
          <w:sz w:val="24"/>
          <w:szCs w:val="24"/>
        </w:rPr>
        <w:t xml:space="preserve">was the major determinant of </w:t>
      </w:r>
      <w:r w:rsidRPr="00CD616C">
        <w:rPr>
          <w:rFonts w:ascii="Times New Roman" w:hAnsi="Times New Roman" w:cs="Times New Roman"/>
          <w:sz w:val="24"/>
          <w:szCs w:val="24"/>
        </w:rPr>
        <w:t xml:space="preserve">algal abundance, but </w:t>
      </w:r>
      <w:r>
        <w:rPr>
          <w:rFonts w:ascii="Times New Roman" w:hAnsi="Times New Roman" w:cs="Times New Roman"/>
          <w:sz w:val="24"/>
          <w:szCs w:val="24"/>
        </w:rPr>
        <w:t xml:space="preserve">the availability of light, a </w:t>
      </w:r>
      <w:r w:rsidRPr="00CD616C">
        <w:rPr>
          <w:rFonts w:ascii="Times New Roman" w:hAnsi="Times New Roman" w:cs="Times New Roman"/>
          <w:sz w:val="24"/>
          <w:szCs w:val="24"/>
        </w:rPr>
        <w:t xml:space="preserve">bottom-up </w:t>
      </w:r>
      <w:r>
        <w:rPr>
          <w:rFonts w:ascii="Times New Roman" w:hAnsi="Times New Roman" w:cs="Times New Roman"/>
          <w:sz w:val="24"/>
          <w:szCs w:val="24"/>
        </w:rPr>
        <w:t xml:space="preserve">process, </w:t>
      </w:r>
      <w:r w:rsidRPr="00CD616C">
        <w:rPr>
          <w:rFonts w:ascii="Times New Roman" w:hAnsi="Times New Roman" w:cs="Times New Roman"/>
          <w:sz w:val="24"/>
          <w:szCs w:val="24"/>
        </w:rPr>
        <w:t xml:space="preserve">was more important in </w:t>
      </w:r>
      <w:r>
        <w:rPr>
          <w:rFonts w:ascii="Times New Roman" w:hAnsi="Times New Roman" w:cs="Times New Roman"/>
          <w:sz w:val="24"/>
          <w:szCs w:val="24"/>
        </w:rPr>
        <w:t>other</w:t>
      </w:r>
      <w:r w:rsidRPr="00CD616C">
        <w:rPr>
          <w:rFonts w:ascii="Times New Roman" w:hAnsi="Times New Roman" w:cs="Times New Roman"/>
          <w:sz w:val="24"/>
          <w:szCs w:val="24"/>
        </w:rPr>
        <w:t xml:space="preserve"> streams </w:t>
      </w:r>
      <w:r>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"Mallory", "given" : "M. A.", "non-dropping-particle" : "", "parse-names" : false, "suffix" : "" }, { "dropping-particle" : "", "family" : "Richardson", "given" : "J. S.", "non-dropping-particle" : "", "parse-names" : false, "suffix" : "" } ], "container-title" : "Journal of Animal Ecology", "id" : "ITEM-1", "issue" : "6", "issued" : { "date-parts" : [ [ "2005" ] ] }, "page" : "1020-1028", "title" : "Complex interactions of light, nutrients and consumer density in a stream periphyton\u2013grazer (tailed frog tadpoles) system", "type" : "article-journal", "volume" : "74" }, "uris" : [ "http://www.mendeley.com/documents/?uuid=390303ae-4fa1-410e-ab5b-3b922aa99859" ] } ], "mendeley" : { "previouslyFormattedCitation" : "(Mallory and Richardson 2005)" }, "properties" : { "noteIndex" : 0 }, "schema" : "https://github.com/citation-style-language/schema/raw/master/csl-citation.json" }</w:instrText>
      </w:r>
      <w:r>
        <w:rPr>
          <w:rFonts w:ascii="Times New Roman" w:hAnsi="Times New Roman" w:cs="Times New Roman"/>
          <w:sz w:val="24"/>
          <w:szCs w:val="24"/>
        </w:rPr>
        <w:fldChar w:fldCharType="separate"/>
      </w:r>
      <w:r w:rsidRPr="00CD616C">
        <w:rPr>
          <w:rFonts w:ascii="Times New Roman" w:hAnsi="Times New Roman" w:cs="Times New Roman"/>
          <w:noProof/>
          <w:sz w:val="24"/>
          <w:szCs w:val="24"/>
        </w:rPr>
        <w:t>(Mallory and Richardson 2005)</w:t>
      </w:r>
      <w:r>
        <w:rPr>
          <w:rFonts w:ascii="Times New Roman" w:hAnsi="Times New Roman" w:cs="Times New Roman"/>
          <w:sz w:val="24"/>
          <w:szCs w:val="24"/>
        </w:rPr>
        <w:fldChar w:fldCharType="end"/>
      </w:r>
      <w:r w:rsidR="006C64D7">
        <w:rPr>
          <w:rFonts w:ascii="Times New Roman" w:hAnsi="Times New Roman" w:cs="Times New Roman"/>
          <w:sz w:val="24"/>
          <w:szCs w:val="24"/>
        </w:rPr>
        <w:t xml:space="preserve">.  </w:t>
      </w:r>
    </w:p>
    <w:p w:rsidR="00414356" w:rsidRDefault="00944EFC" w:rsidP="00860C10">
      <w:pPr>
        <w:spacing w:line="480" w:lineRule="auto"/>
        <w:ind w:firstLine="360"/>
        <w:rPr>
          <w:ins w:id="343" w:author="Thomas Collier Smith" w:date="2014-10-17T21:31:00Z"/>
          <w:rFonts w:ascii="Times New Roman" w:hAnsi="Times New Roman" w:cs="Times New Roman"/>
          <w:sz w:val="24"/>
          <w:szCs w:val="24"/>
        </w:rPr>
      </w:pPr>
      <w:r>
        <w:rPr>
          <w:rFonts w:ascii="Times New Roman" w:hAnsi="Times New Roman" w:cs="Times New Roman"/>
          <w:sz w:val="24"/>
          <w:szCs w:val="24"/>
        </w:rPr>
        <w:t>Differences in consumer body size at different intra- or interspecific densities can be</w:t>
      </w:r>
      <w:r w:rsidR="005C6B5A">
        <w:rPr>
          <w:rFonts w:ascii="Times New Roman" w:hAnsi="Times New Roman" w:cs="Times New Roman"/>
          <w:sz w:val="24"/>
          <w:szCs w:val="24"/>
        </w:rPr>
        <w:t xml:space="preserve"> used as </w:t>
      </w:r>
      <w:r>
        <w:rPr>
          <w:rFonts w:ascii="Times New Roman" w:hAnsi="Times New Roman" w:cs="Times New Roman"/>
          <w:sz w:val="24"/>
          <w:szCs w:val="24"/>
        </w:rPr>
        <w:t>an indicator of competition</w:t>
      </w:r>
      <w:r w:rsidR="005C6B5A">
        <w:rPr>
          <w:rFonts w:ascii="Times New Roman" w:hAnsi="Times New Roman" w:cs="Times New Roman"/>
          <w:sz w:val="24"/>
          <w:szCs w:val="24"/>
        </w:rPr>
        <w:t xml:space="preserve">, in part </w:t>
      </w:r>
      <w:r>
        <w:rPr>
          <w:rFonts w:ascii="Times New Roman" w:hAnsi="Times New Roman" w:cs="Times New Roman"/>
          <w:sz w:val="24"/>
          <w:szCs w:val="24"/>
        </w:rPr>
        <w:t>because</w:t>
      </w:r>
      <w:r w:rsidR="005C6B5A">
        <w:rPr>
          <w:rFonts w:ascii="Times New Roman" w:hAnsi="Times New Roman" w:cs="Times New Roman"/>
          <w:sz w:val="24"/>
          <w:szCs w:val="24"/>
        </w:rPr>
        <w:t xml:space="preserve"> changes in resource availability can affect consumer body size </w:t>
      </w:r>
      <w:r w:rsidR="005C6B5A">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"ISBN" : "1400845610", "abstract" : "Most organisms show substantial changes in size or morphology after they become independent of their parents and have to find their own food. Furthermore, the rate at which these changes occur generally depends on the amount of food they ingest. In this book, Andr\u00e9 de Roos and Lennart Persson advance a synthetic and individual-based theory of the effects of this plastic ontogenetic development on the dynamics of populations and communities.  De Roos and Persson show how the effects of ontogenetic development on ecological dynamics critically depend on the efficiency with which differently sized individuals convert food into new biomass. Differences in this efficiency--or ontogenetic asymmetry--lead to bottlenecks in and thus population regulation by either maturation or reproduction. De Roos and Persson investigate the community consequences of these bottlenecks for trophic configurations that vary in the number and type of interacting species and in the degree of ontogenetic niche shifts exhibited by their individuals. They also demonstrate how insights into the effects of maturation and reproduction limitation on community equilibrium carry over to the dynamics of size-structured populations and give rise to different types of cohort-driven cycles.  Featuring numerous examples and tests of modeling predictions, this book provides a pioneering and extensive theoretical and empirical treatment of the ecology of ontogenetic growth and development in organisms, emphasizing the importance of an individual-based perspective for understanding population and community dynamics.", "author" : [ { "dropping-particle" : "de", "family" : "Roos", "given" : "Andr\u00e9 M.", "non-dropping-particle" : "", "parse-names" : false, "suffix" : "" }, { "dropping-particle" : "", "family" : "Persson", "given" : "Lennart", "non-dropping-particle" : "", "parse-names" : false, "suffix" : "" } ], "id" : "ITEM-1", "issued" : { "date-parts" : [ [ "2013" ] ] }, "page" : "552", "publisher" : "Princeton University Press", "title" : "Population and Community Ecology of Ontogenetic Development", "type" : "book" }, "uris" : [ "http://www.mendeley.com/documents/?uuid=341dc8d2-a4f6-441a-b22b-3ab5d65041fb" ] } ], "mendeley" : { "manualFormatting" : "(de Roos and Persson 2013)", "previouslyFormattedCitation" : "(Roos and Persson 2013)" }, "properties" : { "noteIndex" : 0 }, "schema" : "https://github.com/citation-style-language/schema/raw/master/csl-citation.json" }</w:instrText>
      </w:r>
      <w:r w:rsidR="005C6B5A">
        <w:rPr>
          <w:rFonts w:ascii="Times New Roman" w:hAnsi="Times New Roman" w:cs="Times New Roman"/>
          <w:sz w:val="24"/>
          <w:szCs w:val="24"/>
        </w:rPr>
        <w:fldChar w:fldCharType="separate"/>
      </w:r>
      <w:r w:rsidR="005C6B5A" w:rsidRPr="005C6B5A">
        <w:rPr>
          <w:rFonts w:ascii="Times New Roman" w:hAnsi="Times New Roman" w:cs="Times New Roman"/>
          <w:noProof/>
          <w:sz w:val="24"/>
          <w:szCs w:val="24"/>
        </w:rPr>
        <w:t>(</w:t>
      </w:r>
      <w:r w:rsidR="005C6B5A">
        <w:rPr>
          <w:rFonts w:ascii="Times New Roman" w:hAnsi="Times New Roman" w:cs="Times New Roman"/>
          <w:noProof/>
          <w:sz w:val="24"/>
          <w:szCs w:val="24"/>
        </w:rPr>
        <w:t xml:space="preserve">de </w:t>
      </w:r>
      <w:r w:rsidR="005C6B5A" w:rsidRPr="005C6B5A">
        <w:rPr>
          <w:rFonts w:ascii="Times New Roman" w:hAnsi="Times New Roman" w:cs="Times New Roman"/>
          <w:noProof/>
          <w:sz w:val="24"/>
          <w:szCs w:val="24"/>
        </w:rPr>
        <w:t>Roos and Persson 2013)</w:t>
      </w:r>
      <w:r w:rsidR="005C6B5A">
        <w:rPr>
          <w:rFonts w:ascii="Times New Roman" w:hAnsi="Times New Roman" w:cs="Times New Roman"/>
          <w:sz w:val="24"/>
          <w:szCs w:val="24"/>
        </w:rPr>
        <w:fldChar w:fldCharType="end"/>
      </w:r>
      <w:r w:rsidR="00EE0790">
        <w:rPr>
          <w:rFonts w:ascii="Times New Roman" w:hAnsi="Times New Roman" w:cs="Times New Roman"/>
          <w:sz w:val="24"/>
          <w:szCs w:val="24"/>
        </w:rPr>
        <w:t xml:space="preserve">.  In our study, we saw that despite little apparent response of presumably shared resource to consumer density, body sizes of both tadpoles and mayflies </w:t>
      </w:r>
      <w:r w:rsidR="00EE0790">
        <w:rPr>
          <w:rFonts w:ascii="Times New Roman" w:hAnsi="Times New Roman" w:cs="Times New Roman"/>
          <w:sz w:val="24"/>
          <w:szCs w:val="24"/>
        </w:rPr>
        <w:lastRenderedPageBreak/>
        <w:t xml:space="preserve">were larger at lower tadpole densities.  Interpreting this as interspecific competition, we might predict that </w:t>
      </w:r>
      <w:r w:rsidR="00860C10">
        <w:rPr>
          <w:rFonts w:ascii="Times New Roman" w:hAnsi="Times New Roman" w:cs="Times New Roman"/>
          <w:sz w:val="24"/>
          <w:szCs w:val="24"/>
        </w:rPr>
        <w:t xml:space="preserve">the loss of mountain yellow-legged frog tadpoles from Sierra Nevada lakes might lead to competitive release </w:t>
      </w:r>
      <w:r w:rsidR="00860C10">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"ISSN" : "00129658", "author" : [ { "dropping-particle" : "", "family" : "Schmitt", "given" : "Russell J.", "non-dropping-particle" : "", "parse-names" : false, "suffix" : "" }, { "dropping-particle" : "", "family" : "Holbrook", "given" : "Sally J.", "non-dropping-particle" : "", "parse-names" : false, "suffix" : "" } ], "container-title" : "Ecology", "id" : "ITEM-1", "issue" : "5", "issued" : { "date-parts" : [ [ "1990", "10" ] ] }, "note" : "Previous short-term (behavioral) field experiments revealed that two temperate marine reef fish, black surfperch (Embiotoca jacksoni) and striped surfperch (E. lateralis), compete with one another along a depth gradient. Here we report abundance responses of these viviparous species following 4 yr of sustained release from competition with each other. We tested predictions derived from the short-term experiments concerning the symmetry of interspecific competitive effects on abundance. We also explored among-habitat variation in the occurrence and magnitude of density compensation. Populations of both surfperch species increased on the order of 40% at experimental (competitor-removal) sites; no change in density was detected for either species at unmanipulated control sites. These strong, reciprocal effects on density conformed with our expectations based on behavioral shifts in microhabitat use immediately following competitive release and on correlation analyses between population densities and feeding-associated resources, but not with predictions from habitat shifts (e.g., changes in depth distribution) that occurred shortly after manipulation. Density compensation was detected only in habitats (depths) where behavioral responses to competitive release had occurred (i.e., in shallow reef habitats). The correlation analyses accurately predicted variation in the relative magnitude of density compensation among habitats and among populations; predictions of the absolute changes in density based on the analyses were less accurate. Take together, these results suggest that behavioral experiments may be useful in identifying potential spatial variability in competitive effects on density. \"Scaling-up\" the results of behavioral experiments to project relative interspecific effects on density will be more problematic, in part because the relative demographic costs of the interaction may not be accurately portrayed.", "page" : "1653-1665", "title" : "Population Responses of Surfperch Released from Competition", "type" : "article-journal", "volume" : "71" }, "uris" : [ "http://www.mendeley.com/documents/?uuid=bc52b5fa-dc62-4546-81e1-72a6c672294f" ] }, { "id" : "ITEM-2", "itemData" : { "DOI" : "doi: DOI: 10.1016/0022-0981(94)00149-8", "ISSN" : "0022-0981", "author" : [ { "dropping-particle" : "", "family" : "Holbrook", "given" : "Sally J.", "non-dropping-particle" : "", "parse-names" : false, "suffix" : "" }, { "dropping-particle" : "", "family" : "Schmitt", "given" : "Russell J.", "non-dropping-particle" : "", "parse-names" : false, "suffix" : "" } ], "container-title" : "Journal of Experimental Marine Biology and Ecology", "id" : "ITEM-2", "issue" : "2", "issued" : { "date-parts" : [ [ "1995", "2" ] ] }, "page" : "219-233", "title" : "Compensation in resource use by foragers released from interspecific competition", "type" : "article-journal", "volume" : "185" }, "uris" : [ "http://www.mendeley.com/documents/?uuid=fa6f4568-ba98-4399-b16a-1c0e742fbc8f" ] } ], "mendeley" : { "previouslyFormattedCitation" : "(Schmitt and Holbrook 1990, Holbrook and Schmitt 1995)" }, "properties" : { "noteIndex" : 0 }, "schema" : "https://github.com/citation-style-language/schema/raw/master/csl-citation.json" }</w:instrText>
      </w:r>
      <w:r w:rsidR="00860C10">
        <w:rPr>
          <w:rFonts w:ascii="Times New Roman" w:hAnsi="Times New Roman" w:cs="Times New Roman"/>
          <w:sz w:val="24"/>
          <w:szCs w:val="24"/>
        </w:rPr>
        <w:fldChar w:fldCharType="separate"/>
      </w:r>
      <w:r w:rsidR="00860C10" w:rsidRPr="00860C10">
        <w:rPr>
          <w:rFonts w:ascii="Times New Roman" w:hAnsi="Times New Roman" w:cs="Times New Roman"/>
          <w:noProof/>
          <w:sz w:val="24"/>
          <w:szCs w:val="24"/>
        </w:rPr>
        <w:t>(Schmitt and Holbrook 1990, Holbrook and Schmitt 1995)</w:t>
      </w:r>
      <w:r w:rsidR="00860C10">
        <w:rPr>
          <w:rFonts w:ascii="Times New Roman" w:hAnsi="Times New Roman" w:cs="Times New Roman"/>
          <w:sz w:val="24"/>
          <w:szCs w:val="24"/>
        </w:rPr>
        <w:fldChar w:fldCharType="end"/>
      </w:r>
      <w:r w:rsidR="00860C10">
        <w:rPr>
          <w:rFonts w:ascii="Times New Roman" w:hAnsi="Times New Roman" w:cs="Times New Roman"/>
          <w:sz w:val="24"/>
          <w:szCs w:val="24"/>
        </w:rPr>
        <w:t xml:space="preserve"> of mayflies, via freed algal resources.  Other tadpoles and mayflies have similar responses; w</w:t>
      </w:r>
      <w:r w:rsidR="00860C10" w:rsidRPr="00EE0790">
        <w:rPr>
          <w:rFonts w:ascii="Times New Roman" w:hAnsi="Times New Roman" w:cs="Times New Roman"/>
          <w:sz w:val="24"/>
          <w:szCs w:val="24"/>
        </w:rPr>
        <w:t xml:space="preserve">hile tailed frog tadpoles had no impact on algal abundance, their </w:t>
      </w:r>
      <w:r w:rsidR="00860C10">
        <w:rPr>
          <w:rFonts w:ascii="Times New Roman" w:hAnsi="Times New Roman" w:cs="Times New Roman"/>
          <w:sz w:val="24"/>
          <w:szCs w:val="24"/>
        </w:rPr>
        <w:t xml:space="preserve">absence from </w:t>
      </w:r>
      <w:r w:rsidR="00860C10" w:rsidRPr="00EE0790">
        <w:rPr>
          <w:rFonts w:ascii="Times New Roman" w:hAnsi="Times New Roman" w:cs="Times New Roman"/>
          <w:sz w:val="24"/>
          <w:szCs w:val="24"/>
        </w:rPr>
        <w:t xml:space="preserve">experimental channels </w:t>
      </w:r>
      <w:r w:rsidR="00860C10">
        <w:rPr>
          <w:rFonts w:ascii="Times New Roman" w:hAnsi="Times New Roman" w:cs="Times New Roman"/>
          <w:sz w:val="24"/>
          <w:szCs w:val="24"/>
        </w:rPr>
        <w:t xml:space="preserve">allowed a 60% increase in </w:t>
      </w:r>
      <w:r w:rsidR="00860C10" w:rsidRPr="00EE0790">
        <w:rPr>
          <w:rFonts w:ascii="Times New Roman" w:hAnsi="Times New Roman" w:cs="Times New Roman"/>
          <w:sz w:val="24"/>
          <w:szCs w:val="24"/>
        </w:rPr>
        <w:t>mayfly abundance</w:t>
      </w:r>
      <w:r w:rsidR="00860C10">
        <w:rPr>
          <w:rFonts w:ascii="Times New Roman" w:hAnsi="Times New Roman" w:cs="Times New Roman"/>
          <w:sz w:val="24"/>
          <w:szCs w:val="24"/>
        </w:rPr>
        <w:t xml:space="preserve">, </w:t>
      </w:r>
      <w:r w:rsidR="00860C10" w:rsidRPr="00EE0790">
        <w:rPr>
          <w:rFonts w:ascii="Times New Roman" w:hAnsi="Times New Roman" w:cs="Times New Roman"/>
          <w:sz w:val="24"/>
          <w:szCs w:val="24"/>
        </w:rPr>
        <w:t xml:space="preserve">and </w:t>
      </w:r>
      <w:r w:rsidR="00860C10">
        <w:rPr>
          <w:rFonts w:ascii="Times New Roman" w:hAnsi="Times New Roman" w:cs="Times New Roman"/>
          <w:sz w:val="24"/>
          <w:szCs w:val="24"/>
        </w:rPr>
        <w:t xml:space="preserve">20% by Chironomidae </w:t>
      </w:r>
      <w:r w:rsidR="00860C10">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"Kiffney", "given" : "P. M.", "non-dropping-particle" : "", "parse-names" : false, "suffix" : "" }, { "dropping-particle" : "", "family" : "Richardson", "given" : "J. S.", "non-dropping-particle" : "", "parse-names" : false, "suffix" : "" } ], "container-title" : "Copeia", "id" : "ITEM-1", "issue" : "2", "issued" : { "date-parts" : [ [ "2001" ] ] }, "page" : "422-429", "title" : "Interactions among Nutrients, Periphyton, and Invertebrate and Vertebrate (Ascaphus truei) Grazers in Experimental Channels", "type" : "article-journal", "volume" : "2001" }, "uris" : [ "http://www.mendeley.com/documents/?uuid=418fa1ea-50b3-4eef-9e18-e0a67de8fffc" ] } ], "mendeley" : { "previouslyFormattedCitation" : "(Kiffney and Richardson 2001)" }, "properties" : { "noteIndex" : 0 }, "schema" : "https://github.com/citation-style-language/schema/raw/master/csl-citation.json" }</w:instrText>
      </w:r>
      <w:r w:rsidR="00860C10">
        <w:rPr>
          <w:rFonts w:ascii="Times New Roman" w:hAnsi="Times New Roman" w:cs="Times New Roman"/>
          <w:sz w:val="24"/>
          <w:szCs w:val="24"/>
        </w:rPr>
        <w:fldChar w:fldCharType="separate"/>
      </w:r>
      <w:r w:rsidR="00860C10" w:rsidRPr="00EE0790">
        <w:rPr>
          <w:rFonts w:ascii="Times New Roman" w:hAnsi="Times New Roman" w:cs="Times New Roman"/>
          <w:noProof/>
          <w:sz w:val="24"/>
          <w:szCs w:val="24"/>
        </w:rPr>
        <w:t>(Kiffney and Richardson 2001)</w:t>
      </w:r>
      <w:r w:rsidR="00860C10">
        <w:rPr>
          <w:rFonts w:ascii="Times New Roman" w:hAnsi="Times New Roman" w:cs="Times New Roman"/>
          <w:sz w:val="24"/>
          <w:szCs w:val="24"/>
        </w:rPr>
        <w:fldChar w:fldCharType="end"/>
      </w:r>
      <w:r w:rsidR="00860C10">
        <w:rPr>
          <w:rFonts w:ascii="Times New Roman" w:hAnsi="Times New Roman" w:cs="Times New Roman"/>
          <w:sz w:val="24"/>
          <w:szCs w:val="24"/>
        </w:rPr>
        <w:t xml:space="preserve">.  </w:t>
      </w:r>
    </w:p>
    <w:p w:rsidR="00414356" w:rsidDel="00414356" w:rsidRDefault="00414356" w:rsidP="00414356">
      <w:pPr>
        <w:spacing w:line="480" w:lineRule="auto"/>
        <w:ind w:firstLine="720"/>
        <w:rPr>
          <w:del w:id="344" w:author="Thomas Collier Smith" w:date="2014-10-17T21:31:00Z"/>
          <w:rFonts w:ascii="Times New Roman" w:hAnsi="Times New Roman" w:cs="Times New Roman"/>
          <w:sz w:val="24"/>
          <w:szCs w:val="24"/>
        </w:rPr>
      </w:pPr>
      <w:moveToRangeStart w:id="345" w:author="Thomas Collier Smith" w:date="2014-10-17T21:31:00Z" w:name="move401344845"/>
      <w:moveTo w:id="346" w:author="Thomas Collier Smith" w:date="2014-10-17T21:31:00Z">
        <w:r>
          <w:rPr>
            <w:rFonts w:ascii="Times New Roman" w:hAnsi="Times New Roman" w:cs="Times New Roman"/>
            <w:sz w:val="24"/>
            <w:szCs w:val="24"/>
          </w:rPr>
          <w:t>Interference intra- and interspecific competition by tadpoles is also common.  In Southern Leopard Frog (</w:t>
        </w:r>
        <w:r>
          <w:rPr>
            <w:rFonts w:ascii="Times New Roman" w:hAnsi="Times New Roman" w:cs="Times New Roman"/>
            <w:i/>
            <w:sz w:val="24"/>
            <w:szCs w:val="24"/>
          </w:rPr>
          <w:t xml:space="preserve">Rana </w:t>
        </w:r>
        <w:proofErr w:type="spellStart"/>
        <w:r>
          <w:rPr>
            <w:rFonts w:ascii="Times New Roman" w:hAnsi="Times New Roman" w:cs="Times New Roman"/>
            <w:i/>
            <w:sz w:val="24"/>
            <w:szCs w:val="24"/>
          </w:rPr>
          <w:t>utricularia</w:t>
        </w:r>
        <w:proofErr w:type="spellEnd"/>
        <w:r>
          <w:rPr>
            <w:rFonts w:ascii="Times New Roman" w:hAnsi="Times New Roman" w:cs="Times New Roman"/>
            <w:sz w:val="24"/>
            <w:szCs w:val="24"/>
          </w:rPr>
          <w:t xml:space="preserve">) populations in which tadpoles are largely subsidized by their own feces, the largest tadpoles experience increased tadpole density as an increase in food supply, and were larger at higher densities.  However, mean tadpole size decreased with density because the few big tadpoles bullied small tadpoles and prevented feeding </w:t>
        </w:r>
        <w:r>
          <w:rPr>
            <w:rFonts w:ascii="Times New Roman" w:hAnsi="Times New Roman" w:cs="Times New Roman"/>
            <w:sz w:val="24"/>
            <w:szCs w:val="24"/>
          </w:rPr>
          <w:fldChar w:fldCharType="begin" w:fldLock="1"/>
        </w:r>
      </w:moveTo>
      <w:r w:rsidR="00617E4C">
        <w:rPr>
          <w:rFonts w:ascii="Times New Roman" w:hAnsi="Times New Roman" w:cs="Times New Roman"/>
          <w:sz w:val="24"/>
          <w:szCs w:val="24"/>
        </w:rPr>
        <w:instrText>ADDIN CSL_CITATION { "citationItems" : [ { "id" : "ITEM-1", "itemData" : { "author" : [ { "dropping-particle" : "", "family" : "Steinwascher", "given" : "Kurt", "non-dropping-particle" : "", "parse-names" : false, "suffix" : "" } ], "container-title" : "Ecology", "id" : "ITEM-1", "issue" : "5", "issued" : { "date-parts" : [ [ "1978" ] ] }, "page" : "1039-1046", "title" : "Interference and exploitation competition among tadpoles of Rana utricularia", "type" : "article-journal", "volume" : "59" }, "uris" : [ "http://www.mendeley.com/documents/?uuid=aaf1d805-41b1-4e42-8d9e-d5ef757df230" ] } ], "mendeley" : { "previouslyFormattedCitation" : "(Steinwascher 1978)" }, "properties" : { "noteIndex" : 0 }, "schema" : "https://github.com/citation-style-language/schema/raw/master/csl-citation.json" }</w:instrText>
      </w:r>
      <w:moveTo w:id="347" w:author="Thomas Collier Smith" w:date="2014-10-17T21:31:00Z">
        <w:r>
          <w:rPr>
            <w:rFonts w:ascii="Times New Roman" w:hAnsi="Times New Roman" w:cs="Times New Roman"/>
            <w:sz w:val="24"/>
            <w:szCs w:val="24"/>
          </w:rPr>
          <w:fldChar w:fldCharType="separate"/>
        </w:r>
        <w:r w:rsidRPr="00485024">
          <w:rPr>
            <w:rFonts w:ascii="Times New Roman" w:hAnsi="Times New Roman" w:cs="Times New Roman"/>
            <w:noProof/>
            <w:sz w:val="24"/>
            <w:szCs w:val="24"/>
          </w:rPr>
          <w:t>(Steinwascher 1978)</w:t>
        </w:r>
        <w:r>
          <w:rPr>
            <w:rFonts w:ascii="Times New Roman" w:hAnsi="Times New Roman" w:cs="Times New Roman"/>
            <w:sz w:val="24"/>
            <w:szCs w:val="24"/>
          </w:rPr>
          <w:fldChar w:fldCharType="end"/>
        </w:r>
        <w:r>
          <w:rPr>
            <w:rFonts w:ascii="Times New Roman" w:hAnsi="Times New Roman" w:cs="Times New Roman"/>
            <w:sz w:val="24"/>
            <w:szCs w:val="24"/>
          </w:rPr>
          <w:t>.  Tadpoles may also interfere with the feeding of other taxa by altering the habitat.  As many tadpoles feed on the benthos, they “</w:t>
        </w:r>
        <w:commentRangeStart w:id="348"/>
        <w:r>
          <w:rPr>
            <w:rFonts w:ascii="Times New Roman" w:hAnsi="Times New Roman" w:cs="Times New Roman"/>
            <w:sz w:val="24"/>
            <w:szCs w:val="24"/>
          </w:rPr>
          <w:t>bulldoze</w:t>
        </w:r>
        <w:commentRangeEnd w:id="348"/>
        <w:r>
          <w:rPr>
            <w:rStyle w:val="CommentReference"/>
          </w:rPr>
          <w:commentReference w:id="348"/>
        </w:r>
        <w:r>
          <w:rPr>
            <w:rFonts w:ascii="Times New Roman" w:hAnsi="Times New Roman" w:cs="Times New Roman"/>
            <w:sz w:val="24"/>
            <w:szCs w:val="24"/>
          </w:rPr>
          <w:t xml:space="preserve">” sediments, moving and </w:t>
        </w:r>
        <w:proofErr w:type="spellStart"/>
        <w:r>
          <w:rPr>
            <w:rFonts w:ascii="Times New Roman" w:hAnsi="Times New Roman" w:cs="Times New Roman"/>
            <w:sz w:val="24"/>
            <w:szCs w:val="24"/>
          </w:rPr>
          <w:t>bioturbating</w:t>
        </w:r>
        <w:proofErr w:type="spellEnd"/>
        <w:r>
          <w:rPr>
            <w:rFonts w:ascii="Times New Roman" w:hAnsi="Times New Roman" w:cs="Times New Roman"/>
            <w:sz w:val="24"/>
            <w:szCs w:val="24"/>
          </w:rPr>
          <w:t xml:space="preserve"> them </w:t>
        </w:r>
        <w:r>
          <w:rPr>
            <w:rFonts w:ascii="Times New Roman" w:hAnsi="Times New Roman" w:cs="Times New Roman"/>
            <w:sz w:val="24"/>
            <w:szCs w:val="24"/>
          </w:rPr>
          <w:fldChar w:fldCharType="begin" w:fldLock="1"/>
        </w:r>
      </w:moveTo>
      <w:r w:rsidR="00617E4C">
        <w:rPr>
          <w:rFonts w:ascii="Times New Roman" w:hAnsi="Times New Roman" w:cs="Times New Roman"/>
          <w:sz w:val="24"/>
          <w:szCs w:val="24"/>
        </w:rPr>
        <w:instrText>ADDIN CSL_CITATION { "citationItems" : [ { "id" : "ITEM-1", "itemData" : { "author" : [ { "dropping-particle" : "", "family" : "Ranvestel", "given" : "A. W.", "non-dropping-particle" : "", "parse-names" : false, "suffix" : "" }, { "dropping-particle" : "", "family" : "Lips", "given" : "K. R.", "non-dropping-particle" : "", "parse-names" : false, "suffix" : "" }, { "dropping-particle" : "", "family" : "Pringle", "given" : "C. M.", "non-dropping-particle" : "", "parse-names" : false, "suffix" : "" }, { "dropping-particle" : "", "family" : "Whiles", "given" : "M. R.", "non-dropping-particle" : "", "parse-names" : false, "suffix" : "" }, { "dropping-particle" : "", "family" : "Bixby", "given" : "R. J.", "non-dropping-particle" : "", "parse-names" : false, "suffix" : "" } ], "container-title" : "Freshwater Biology", "id" : "ITEM-1", "issue" : "3", "issued" : { "date-parts" : [ [ "2004" ] ] }, "page" : "274-285", "title" : "Neotropical tadpoles influence stream benthos: evidence for the ecological consequences of decline in amphibian populations", "type" : "article-journal", "volume" : "49" }, "uris" : [ "http://www.mendeley.com/documents/?uuid=0929344a-1d93-41be-b5ee-9c907a982220" ] }, { "id" : "ITEM-2", "itemData" : { "DOI" : "10.3390/insects3020432", "ISSN" : "2075-4450", "abstract" : "Two native, stream-associated amphibians are found in coastal streams of the west coast of North America, the tailed frog and the coastal giant salamander, and each interacts with stream insects in contrasting ways. For tailed frogs, their tadpoles are the primary life stage found in steep streams and they consume biofilm from rock surfaces, which can have trophic and non-trophic effects on stream insects. By virtue of their size the tadpoles are relatively insensitive to stream insect larvae, and tadpoles are capable of depleting biofilm levels directly (exploitative competition), and may also \u201cbulldoze\u201d insect larvae from the surfaces of stones (interference competition). Coastal giant salamander larvae, and sometimes adults, are found in small streams where they prey primarily on stream insects, as well as other small prey. This predator-prey interaction with stream insects does not appear to result in differences in the stream invertebrate community between streams with and without salamander larvae. These two examples illustrate the potential for trophic and non-trophic interactions between stream-associated amphibians and stream insects, and also highlights the need for further research in these systems.", "author" : [ { "dropping-particle" : "", "family" : "Atwood", "given" : "Trisha", "non-dropping-particle" : "", "parse-names" : false, "suffix" : "" }, { "dropping-particle" : "", "family" : "Richardson", "given" : "John S.", "non-dropping-particle" : "", "parse-names" : false, "suffix" : "" } ], "container-title" : "Insects", "id" : "ITEM-2", "issue" : "4", "issued" : { "date-parts" : [ [ "2012", "4", "10" ] ] }, "page" : "432-441", "publisher" : "Molecular Diversity Preservation International", "title" : "Trophic Interactions Between Insects and Stream-Associated Amphibians in Steep, Cobble-Bottom Streams of the Pacific Coast of North America", "type" : "article-journal", "volume" : "3" }, "uris" : [ "http://www.mendeley.com/documents/?uuid=463b25a2-ba88-42e6-a378-08a1a8f9cbc1" ] } ], "mendeley" : { "previouslyFormattedCitation" : "(Ranvestel et al. 2004, Atwood and Richardson 2012)" }, "properties" : { "noteIndex" : 0 }, "schema" : "https://github.com/citation-style-language/schema/raw/master/csl-citation.json" }</w:instrText>
      </w:r>
      <w:moveTo w:id="349" w:author="Thomas Collier Smith" w:date="2014-10-17T21:31:00Z">
        <w:r>
          <w:rPr>
            <w:rFonts w:ascii="Times New Roman" w:hAnsi="Times New Roman" w:cs="Times New Roman"/>
            <w:sz w:val="24"/>
            <w:szCs w:val="24"/>
          </w:rPr>
          <w:fldChar w:fldCharType="separate"/>
        </w:r>
        <w:r w:rsidRPr="008D61FC">
          <w:rPr>
            <w:rFonts w:ascii="Times New Roman" w:hAnsi="Times New Roman" w:cs="Times New Roman"/>
            <w:noProof/>
            <w:sz w:val="24"/>
            <w:szCs w:val="24"/>
          </w:rPr>
          <w:t>(Ranvestel et al. 2004, Atwood and Richardson 2012)</w:t>
        </w:r>
        <w:r>
          <w:rPr>
            <w:rFonts w:ascii="Times New Roman" w:hAnsi="Times New Roman" w:cs="Times New Roman"/>
            <w:sz w:val="24"/>
            <w:szCs w:val="24"/>
          </w:rPr>
          <w:fldChar w:fldCharType="end"/>
        </w:r>
        <w:r>
          <w:rPr>
            <w:rFonts w:ascii="Times New Roman" w:hAnsi="Times New Roman" w:cs="Times New Roman"/>
            <w:sz w:val="24"/>
            <w:szCs w:val="24"/>
          </w:rPr>
          <w:t xml:space="preserve">.  This action can disturb and displace grazing insects </w:t>
        </w:r>
        <w:r>
          <w:rPr>
            <w:rFonts w:ascii="Times New Roman" w:hAnsi="Times New Roman" w:cs="Times New Roman"/>
            <w:sz w:val="24"/>
            <w:szCs w:val="24"/>
          </w:rPr>
          <w:fldChar w:fldCharType="begin" w:fldLock="1"/>
        </w:r>
      </w:moveTo>
      <w:r w:rsidR="00617E4C">
        <w:rPr>
          <w:rFonts w:ascii="Times New Roman" w:hAnsi="Times New Roman" w:cs="Times New Roman"/>
          <w:sz w:val="24"/>
          <w:szCs w:val="24"/>
        </w:rPr>
        <w:instrText>ADDIN CSL_CITATION { "citationItems" : [ { "id" : "ITEM-1", "itemData" : { "DOI" : "10.3390/insects3020432", "ISSN" : "2075-4450", "abstract" : "Two native, stream-associated amphibians are found in coastal streams of the west coast of North America, the tailed frog and the coastal giant salamander, and each interacts with stream insects in contrasting ways. For tailed frogs, their tadpoles are the primary life stage found in steep streams and they consume biofilm from rock surfaces, which can have trophic and non-trophic effects on stream insects. By virtue of their size the tadpoles are relatively insensitive to stream insect larvae, and tadpoles are capable of depleting biofilm levels directly (exploitative competition), and may also \u201cbulldoze\u201d insect larvae from the surfaces of stones (interference competition). Coastal giant salamander larvae, and sometimes adults, are found in small streams where they prey primarily on stream insects, as well as other small prey. This predator-prey interaction with stream insects does not appear to result in differences in the stream invertebrate community between streams with and without salamander larvae. These two examples illustrate the potential for trophic and non-trophic interactions between stream-associated amphibians and stream insects, and also highlights the need for further research in these systems.", "author" : [ { "dropping-particle" : "", "family" : "Atwood", "given" : "Trisha", "non-dropping-particle" : "", "parse-names" : false, "suffix" : "" }, { "dropping-particle" : "", "family" : "Richardson", "given" : "John S.", "non-dropping-particle" : "", "parse-names" : false, "suffix" : "" } ], "container-title" : "Insects", "id" : "ITEM-1", "issue" : "4", "issued" : { "date-parts" : [ [ "2012", "4", "10" ] ] }, "page" : "432-441", "publisher" : "Molecular Diversity Preservation International", "title" : "Trophic Interactions Between Insects and Stream-Associated Amphibians in Steep, Cobble-Bottom Streams of the Pacific Coast of North America", "type" : "article-journal", "volume" : "3" }, "uris" : [ "http://www.mendeley.com/documents/?uuid=463b25a2-ba88-42e6-a378-08a1a8f9cbc1" ] }, { "id" : "ITEM-2", "itemData" : { "author" : [ { "dropping-particle" : "", "family" : "Kiffney", "given" : "P. M.", "non-dropping-particle" : "", "parse-names" : false, "suffix" : "" }, { "dropping-particle" : "", "family" : "Richardson", "given" : "J. S.", "non-dropping-particle" : "", "parse-names" : false, "suffix" : "" } ], "container-title" : "Copeia", "id" : "ITEM-2", "issue" : "2", "issued" : { "date-parts" : [ [ "2001" ] ] }, "page" : "422-429", "title" : "Interactions among Nutrients, Periphyton, and Invertebrate and Vertebrate (Ascaphus truei) Grazers in Experimental Channels", "type" : "article-journal", "volume" : "2001" }, "uris" : [ "http://www.mendeley.com/documents/?uuid=418fa1ea-50b3-4eef-9e18-e0a67de8fffc" ] } ], "mendeley" : { "previouslyFormattedCitation" : "(Kiffney and Richardson 2001, Atwood and Richardson 2012)" }, "properties" : { "noteIndex" : 0 }, "schema" : "https://github.com/citation-style-language/schema/raw/master/csl-citation.json" }</w:instrText>
      </w:r>
      <w:moveTo w:id="350" w:author="Thomas Collier Smith" w:date="2014-10-17T21:31:00Z">
        <w:r>
          <w:rPr>
            <w:rFonts w:ascii="Times New Roman" w:hAnsi="Times New Roman" w:cs="Times New Roman"/>
            <w:sz w:val="24"/>
            <w:szCs w:val="24"/>
          </w:rPr>
          <w:fldChar w:fldCharType="separate"/>
        </w:r>
        <w:r w:rsidRPr="005D653D">
          <w:rPr>
            <w:rFonts w:ascii="Times New Roman" w:hAnsi="Times New Roman" w:cs="Times New Roman"/>
            <w:noProof/>
            <w:sz w:val="24"/>
            <w:szCs w:val="24"/>
          </w:rPr>
          <w:t>(Kiffney and Richardson 2001, Atwood and Richardson 2012)</w:t>
        </w:r>
        <w:r>
          <w:rPr>
            <w:rFonts w:ascii="Times New Roman" w:hAnsi="Times New Roman" w:cs="Times New Roman"/>
            <w:sz w:val="24"/>
            <w:szCs w:val="24"/>
          </w:rPr>
          <w:fldChar w:fldCharType="end"/>
        </w:r>
        <w:r>
          <w:rPr>
            <w:rFonts w:ascii="Times New Roman" w:hAnsi="Times New Roman" w:cs="Times New Roman"/>
            <w:sz w:val="24"/>
            <w:szCs w:val="24"/>
          </w:rPr>
          <w:t xml:space="preserve"> which may negatively affect their </w:t>
        </w:r>
        <w:proofErr w:type="spellStart"/>
        <w:r>
          <w:rPr>
            <w:rFonts w:ascii="Times New Roman" w:hAnsi="Times New Roman" w:cs="Times New Roman"/>
            <w:sz w:val="24"/>
            <w:szCs w:val="24"/>
          </w:rPr>
          <w:t>populations.</w:t>
        </w:r>
      </w:moveTo>
    </w:p>
    <w:moveToRangeEnd w:id="345"/>
    <w:p w:rsidR="002B4EB9" w:rsidRDefault="00860C10" w:rsidP="00860C10">
      <w:pPr>
        <w:spacing w:line="480" w:lineRule="auto"/>
        <w:ind w:firstLine="360"/>
        <w:rPr>
          <w:ins w:id="351" w:author="Thomas Collier Smith" w:date="2014-10-17T21:38:00Z"/>
          <w:rFonts w:ascii="Times New Roman" w:hAnsi="Times New Roman" w:cs="Times New Roman"/>
          <w:sz w:val="24"/>
          <w:szCs w:val="24"/>
        </w:rPr>
      </w:pPr>
      <w:r>
        <w:rPr>
          <w:rFonts w:ascii="Times New Roman" w:hAnsi="Times New Roman" w:cs="Times New Roman"/>
          <w:sz w:val="24"/>
          <w:szCs w:val="24"/>
        </w:rPr>
        <w:t>While</w:t>
      </w:r>
      <w:proofErr w:type="spellEnd"/>
      <w:r>
        <w:rPr>
          <w:rFonts w:ascii="Times New Roman" w:hAnsi="Times New Roman" w:cs="Times New Roman"/>
          <w:sz w:val="24"/>
          <w:szCs w:val="24"/>
        </w:rPr>
        <w:t xml:space="preserve"> this suggests potentially cascading responses to frog extinction by many aquatic insects, we found little evidence for this in a long-term study of insect communities in lakes with extant frog populations versus lakes where frogs were killed by the amphibian chytrid fungus.  Invertebrate communities were no different in the absence of frogs (Smith et al. in review).  </w:t>
      </w:r>
    </w:p>
    <w:p w:rsidR="002B4EB9" w:rsidRDefault="00860C10" w:rsidP="002B4EB9">
      <w:pPr>
        <w:spacing w:line="480" w:lineRule="auto"/>
        <w:ind w:firstLine="720"/>
        <w:rPr>
          <w:ins w:id="352" w:author="Thomas Collier Smith" w:date="2014-10-17T21:38:00Z"/>
          <w:rFonts w:ascii="Times New Roman" w:hAnsi="Times New Roman" w:cs="Times New Roman"/>
          <w:sz w:val="24"/>
          <w:szCs w:val="24"/>
        </w:rPr>
      </w:pPr>
      <w:proofErr w:type="spellStart"/>
      <w:r>
        <w:rPr>
          <w:rFonts w:ascii="Times New Roman" w:hAnsi="Times New Roman" w:cs="Times New Roman"/>
          <w:sz w:val="24"/>
          <w:szCs w:val="24"/>
        </w:rPr>
        <w:lastRenderedPageBreak/>
        <w:t>Further more</w:t>
      </w:r>
      <w:proofErr w:type="spellEnd"/>
      <w:r>
        <w:rPr>
          <w:rFonts w:ascii="Times New Roman" w:hAnsi="Times New Roman" w:cs="Times New Roman"/>
          <w:sz w:val="24"/>
          <w:szCs w:val="24"/>
        </w:rPr>
        <w:t xml:space="preserve">, in our mesocosm experiment, we found some evidence that tadpoles may facilitate mayflies, as seen in </w:t>
      </w:r>
      <w:r w:rsidR="003B781C">
        <w:rPr>
          <w:rFonts w:ascii="Times New Roman" w:hAnsi="Times New Roman" w:cs="Times New Roman"/>
          <w:sz w:val="24"/>
          <w:szCs w:val="24"/>
        </w:rPr>
        <w:t xml:space="preserve">tropical streams </w:t>
      </w:r>
      <w:r>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"Ranvestel", "given" : "A. W.", "non-dropping-particle" : "", "parse-names" : false, "suffix" : "" }, { "dropping-particle" : "", "family" : "Lips", "given" : "K. R.", "non-dropping-particle" : "", "parse-names" : false, "suffix" : "" }, { "dropping-particle" : "", "family" : "Pringle", "given" : "C. M.", "non-dropping-particle" : "", "parse-names" : false, "suffix" : "" }, { "dropping-particle" : "", "family" : "Whiles", "given" : "M. R.", "non-dropping-particle" : "", "parse-names" : false, "suffix" : "" }, { "dropping-particle" : "", "family" : "Bixby", "given" : "R. J.", "non-dropping-particle" : "", "parse-names" : false, "suffix" : "" } ], "container-title" : "Freshwater Biology", "id" : "ITEM-1", "issue" : "3", "issued" : { "date-parts" : [ [ "2004" ] ] }, "page" : "274-285", "title" : "Neotropical tadpoles influence stream benthos: evidence for the ecological consequences of decline in amphibian populations", "type" : "article-journal", "volume" : "49" }, "uris" : [ "http://www.mendeley.com/documents/?uuid=0929344a-1d93-41be-b5ee-9c907a982220" ] } ], "mendeley" : { "previouslyFormattedCitation" : "(Ranvestel et al. 2004)" }, "properties" : { "noteIndex" : 0 }, "schema" : "https://github.com/citation-style-language/schema/raw/master/csl-citation.json" }</w:instrText>
      </w:r>
      <w:r>
        <w:rPr>
          <w:rFonts w:ascii="Times New Roman" w:hAnsi="Times New Roman" w:cs="Times New Roman"/>
          <w:sz w:val="24"/>
          <w:szCs w:val="24"/>
        </w:rPr>
        <w:fldChar w:fldCharType="separate"/>
      </w:r>
      <w:r w:rsidRPr="00860C10">
        <w:rPr>
          <w:rFonts w:ascii="Times New Roman" w:hAnsi="Times New Roman" w:cs="Times New Roman"/>
          <w:noProof/>
          <w:sz w:val="24"/>
          <w:szCs w:val="24"/>
        </w:rPr>
        <w:t>(Ranvestel et al. 2004)</w:t>
      </w:r>
      <w:r>
        <w:rPr>
          <w:rFonts w:ascii="Times New Roman" w:hAnsi="Times New Roman" w:cs="Times New Roman"/>
          <w:sz w:val="24"/>
          <w:szCs w:val="24"/>
        </w:rPr>
        <w:fldChar w:fldCharType="end"/>
      </w:r>
      <w:r w:rsidR="003B781C">
        <w:rPr>
          <w:rFonts w:ascii="Times New Roman" w:hAnsi="Times New Roman" w:cs="Times New Roman"/>
          <w:sz w:val="24"/>
          <w:szCs w:val="24"/>
        </w:rPr>
        <w:t xml:space="preserve">.  </w:t>
      </w:r>
      <w:ins w:id="353" w:author="Thomas Collier Smith" w:date="2014-10-17T21:38:00Z">
        <w:r w:rsidR="002B4EB9">
          <w:rPr>
            <w:rFonts w:ascii="Times New Roman" w:hAnsi="Times New Roman" w:cs="Times New Roman"/>
            <w:sz w:val="24"/>
            <w:szCs w:val="24"/>
          </w:rPr>
          <w:t xml:space="preserve">Tadpoles </w:t>
        </w:r>
        <w:r w:rsidR="002B4EB9">
          <w:rPr>
            <w:rFonts w:ascii="Times New Roman" w:hAnsi="Times New Roman" w:cs="Times New Roman"/>
            <w:sz w:val="24"/>
            <w:szCs w:val="24"/>
          </w:rPr>
          <w:t xml:space="preserve">can </w:t>
        </w:r>
        <w:r w:rsidR="002B4EB9">
          <w:rPr>
            <w:rFonts w:ascii="Times New Roman" w:hAnsi="Times New Roman" w:cs="Times New Roman"/>
            <w:sz w:val="24"/>
            <w:szCs w:val="24"/>
          </w:rPr>
          <w:t>benefit their neighbors</w:t>
        </w:r>
        <w:r w:rsidR="002B4EB9">
          <w:rPr>
            <w:rFonts w:ascii="Times New Roman" w:hAnsi="Times New Roman" w:cs="Times New Roman"/>
            <w:sz w:val="24"/>
            <w:szCs w:val="24"/>
          </w:rPr>
          <w:t xml:space="preserve"> by </w:t>
        </w:r>
        <w:proofErr w:type="spellStart"/>
        <w:r w:rsidR="002B4EB9">
          <w:rPr>
            <w:rFonts w:ascii="Times New Roman" w:hAnsi="Times New Roman" w:cs="Times New Roman"/>
            <w:sz w:val="24"/>
            <w:szCs w:val="24"/>
          </w:rPr>
          <w:t>bioturbat</w:t>
        </w:r>
        <w:r w:rsidR="002B4EB9">
          <w:rPr>
            <w:rFonts w:ascii="Times New Roman" w:hAnsi="Times New Roman" w:cs="Times New Roman"/>
            <w:sz w:val="24"/>
            <w:szCs w:val="24"/>
          </w:rPr>
          <w:t>ing</w:t>
        </w:r>
        <w:proofErr w:type="spellEnd"/>
        <w:r w:rsidR="002B4EB9">
          <w:rPr>
            <w:rFonts w:ascii="Times New Roman" w:hAnsi="Times New Roman" w:cs="Times New Roman"/>
            <w:sz w:val="24"/>
            <w:szCs w:val="24"/>
          </w:rPr>
          <w:t xml:space="preserve"> </w:t>
        </w:r>
        <w:r w:rsidR="002B4EB9">
          <w:rPr>
            <w:rFonts w:ascii="Times New Roman" w:hAnsi="Times New Roman" w:cs="Times New Roman"/>
            <w:sz w:val="24"/>
            <w:szCs w:val="24"/>
          </w:rPr>
          <w:t>silt that covers algae, leading to higher abundances of mayfly nymphs in the presence of tadpoles (</w:t>
        </w:r>
        <w:proofErr w:type="spellStart"/>
        <w:r w:rsidR="002B4EB9">
          <w:rPr>
            <w:rFonts w:ascii="Times New Roman" w:hAnsi="Times New Roman" w:cs="Times New Roman"/>
            <w:sz w:val="24"/>
            <w:szCs w:val="24"/>
          </w:rPr>
          <w:t>Ranvestal</w:t>
        </w:r>
        <w:proofErr w:type="spellEnd"/>
        <w:r w:rsidR="002B4EB9">
          <w:rPr>
            <w:rFonts w:ascii="Times New Roman" w:hAnsi="Times New Roman" w:cs="Times New Roman"/>
            <w:sz w:val="24"/>
            <w:szCs w:val="24"/>
          </w:rPr>
          <w:t xml:space="preserve"> et al 2004).  Nitrogen excretion by tadpoles may also enhance algal growth or diversity </w:t>
        </w:r>
      </w:ins>
      <w:ins w:id="354" w:author="Thomas Collier Smith" w:date="2014-10-17T21:42:00Z">
        <w:r w:rsidR="002B4EB9">
          <w:rPr>
            <w:rFonts w:ascii="Times New Roman" w:hAnsi="Times New Roman" w:cs="Times New Roman"/>
            <w:sz w:val="24"/>
            <w:szCs w:val="24"/>
          </w:rPr>
          <w:fldChar w:fldCharType="begin" w:fldLock="1"/>
        </w:r>
      </w:ins>
      <w:r w:rsidR="00617E4C">
        <w:rPr>
          <w:rFonts w:ascii="Times New Roman" w:hAnsi="Times New Roman" w:cs="Times New Roman"/>
          <w:sz w:val="24"/>
          <w:szCs w:val="24"/>
        </w:rPr>
        <w:instrText>ADDIN CSL_CITATION { "citationItems" : [ { "id" : "ITEM-1", "itemData" : { "author" : [ { "dropping-particle" : "", "family" : "Vanni", "given" : "M. J.", "non-dropping-particle" : "", "parse-names" : false, "suffix" : "" }, { "dropping-particle" : "", "family" : "Flecker", "given" : "A. S.", "non-dropping-particle" : "", "parse-names" : false, "suffix" : "" }, { "dropping-particle" : "", "family" : "Hood", "given" : "J. M.", "non-dropping-particle" : "", "parse-names" : false, "suffix" : "" }, { "dropping-particle" : "", "family" : "Headworth", "given" : "J. L.", "non-dropping-particle" : "", "parse-names" : false, "suffix" : "" } ], "container-title" : "Ecology Letters", "id" : "ITEM-1", "issue" : "2", "issued" : { "date-parts" : [ [ "2002" ] ] }, "page" : "285-293", "title" : "Stoichiometry of nutrient recycling by vertebrates in a tropical stream: linking species identity and ecosystem processes", "type" : "article-journal", "volume" : "5" }, "uris" : [ "http://www.mendeley.com/documents/?uuid=679b13b9-91e9-4e79-a7ba-a2bff3915460" ] }, { "id" : "ITEM-2", "itemData" : { "author" : [ { "dropping-particle" : "", "family" : "Seale", "given" : "D. B.", "non-dropping-particle" : "", "parse-names" : false, "suffix" : "" } ], "container-title" : "Ecology", "id" : "ITEM-2", "issue" : "6", "issued" : { "date-parts" : [ [ "1980" ] ] }, "page" : "1531-1550", "title" : "Influence of Amphibian Larvae on Primary Production, Nutrient Flux, and Competition in a Pond Ecosystem", "type" : "article-journal", "volume" : "61" }, "uris" : [ "http://www.mendeley.com/documents/?uuid=609c6cfd-a27e-43c6-92be-b739f8ab62dd" ] } ], "mendeley" : { "previouslyFormattedCitation" : "(Seale 1980, Vanni et al. 2002)" }, "properties" : { "noteIndex" : 0 }, "schema" : "https://github.com/citation-style-language/schema/raw/master/csl-citation.json" }</w:instrText>
      </w:r>
      <w:r w:rsidR="002B4EB9">
        <w:rPr>
          <w:rFonts w:ascii="Times New Roman" w:hAnsi="Times New Roman" w:cs="Times New Roman"/>
          <w:sz w:val="24"/>
          <w:szCs w:val="24"/>
        </w:rPr>
        <w:fldChar w:fldCharType="separate"/>
      </w:r>
      <w:r w:rsidR="002B4EB9" w:rsidRPr="002B4EB9">
        <w:rPr>
          <w:rFonts w:ascii="Times New Roman" w:hAnsi="Times New Roman" w:cs="Times New Roman"/>
          <w:noProof/>
          <w:sz w:val="24"/>
          <w:szCs w:val="24"/>
        </w:rPr>
        <w:t>(Seale 1980, Vanni et al. 2002)</w:t>
      </w:r>
      <w:ins w:id="355" w:author="Thomas Collier Smith" w:date="2014-10-17T21:42:00Z">
        <w:r w:rsidR="002B4EB9">
          <w:rPr>
            <w:rFonts w:ascii="Times New Roman" w:hAnsi="Times New Roman" w:cs="Times New Roman"/>
            <w:sz w:val="24"/>
            <w:szCs w:val="24"/>
          </w:rPr>
          <w:fldChar w:fldCharType="end"/>
        </w:r>
        <w:r w:rsidR="002B4EB9">
          <w:rPr>
            <w:rFonts w:ascii="Times New Roman" w:hAnsi="Times New Roman" w:cs="Times New Roman"/>
            <w:sz w:val="24"/>
            <w:szCs w:val="24"/>
          </w:rPr>
          <w:t xml:space="preserve">, </w:t>
        </w:r>
      </w:ins>
      <w:ins w:id="356" w:author="Thomas Collier Smith" w:date="2014-10-17T21:38:00Z">
        <w:r w:rsidR="002B4EB9">
          <w:rPr>
            <w:rFonts w:ascii="Times New Roman" w:hAnsi="Times New Roman" w:cs="Times New Roman"/>
            <w:sz w:val="24"/>
            <w:szCs w:val="24"/>
          </w:rPr>
          <w:t>which could subsidize growth by tadpoles or insect grazers.</w:t>
        </w:r>
      </w:ins>
    </w:p>
    <w:p w:rsidR="00860C10" w:rsidRDefault="003B781C" w:rsidP="00860C10">
      <w:pPr>
        <w:spacing w:line="480" w:lineRule="auto"/>
        <w:ind w:firstLine="360"/>
        <w:rPr>
          <w:rFonts w:ascii="Times New Roman" w:hAnsi="Times New Roman" w:cs="Times New Roman"/>
          <w:sz w:val="24"/>
          <w:szCs w:val="24"/>
        </w:rPr>
      </w:pPr>
      <w:r>
        <w:rPr>
          <w:rFonts w:ascii="Times New Roman" w:hAnsi="Times New Roman" w:cs="Times New Roman"/>
          <w:sz w:val="24"/>
          <w:szCs w:val="24"/>
        </w:rPr>
        <w:t>The contradiction between smaller body size of mayflies with higher tadpole density, versus the ability of tadpoles to reduce algal abundance in the presence of tadpoles, may reflect a trade-off in which low tadpole grazing intensity can expose resources for mayflies, but high grazing intensity may create exploitative and interference competition between mayflies and tadpoles.</w:t>
      </w:r>
    </w:p>
    <w:p w:rsidR="00A37D19" w:rsidRDefault="00E318EE" w:rsidP="00E318EE">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Mountain yellow-legged frogs, as grazers and as competitors, appear to have weak effects on their communities.  This suggests that their ongoing extinctions will have little impact on Sierra Nevada lake communities.  Not all species have strong </w:t>
      </w:r>
      <w:r w:rsidR="00E958C0">
        <w:rPr>
          <w:rFonts w:ascii="Times New Roman" w:hAnsi="Times New Roman" w:cs="Times New Roman"/>
          <w:sz w:val="24"/>
          <w:szCs w:val="24"/>
        </w:rPr>
        <w:t xml:space="preserve">interspecific </w:t>
      </w:r>
      <w:r>
        <w:rPr>
          <w:rFonts w:ascii="Times New Roman" w:hAnsi="Times New Roman" w:cs="Times New Roman"/>
          <w:sz w:val="24"/>
          <w:szCs w:val="24"/>
        </w:rPr>
        <w:t xml:space="preserve">interactions </w:t>
      </w:r>
      <w:r w:rsidR="00E958C0">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"McCann", "given" : "K.", "non-dropping-particle" : "", "parse-names" : false, "suffix" : "" }, { "dropping-particle" : "", "family" : "Hastings", "given" : "A.", "non-dropping-particle" : "", "parse-names" : false, "suffix" : "" }, { "dropping-particle" : "", "family" : "Huxel", "given" : "G. R.", "non-dropping-particle" : "", "parse-names" : false, "suffix" : "" } ], "container-title" : "Nature", "id" : "ITEM-1", "issued" : { "date-parts" : [ [ "1998" ] ] }, "page" : "794-798", "title" : "Weak trophic interactions and the balance of nature", "type" : "article-journal", "volume" : "395" }, "uris" : [ "http://www.mendeley.com/documents/?uuid=e4f26573-42f2-4993-84bf-1596c8aef022" ] } ], "mendeley" : { "previouslyFormattedCitation" : "(McCann et al. 1998)" }, "properties" : { "noteIndex" : 0 }, "schema" : "https://github.com/citation-style-language/schema/raw/master/csl-citation.json" }</w:instrText>
      </w:r>
      <w:r w:rsidR="00E958C0">
        <w:rPr>
          <w:rFonts w:ascii="Times New Roman" w:hAnsi="Times New Roman" w:cs="Times New Roman"/>
          <w:sz w:val="24"/>
          <w:szCs w:val="24"/>
        </w:rPr>
        <w:fldChar w:fldCharType="separate"/>
      </w:r>
      <w:r w:rsidR="00E958C0" w:rsidRPr="00E958C0">
        <w:rPr>
          <w:rFonts w:ascii="Times New Roman" w:hAnsi="Times New Roman" w:cs="Times New Roman"/>
          <w:noProof/>
          <w:sz w:val="24"/>
          <w:szCs w:val="24"/>
        </w:rPr>
        <w:t>(McCann et al. 1998)</w:t>
      </w:r>
      <w:r w:rsidR="00E958C0">
        <w:rPr>
          <w:rFonts w:ascii="Times New Roman" w:hAnsi="Times New Roman" w:cs="Times New Roman"/>
          <w:sz w:val="24"/>
          <w:szCs w:val="24"/>
        </w:rPr>
        <w:fldChar w:fldCharType="end"/>
      </w:r>
      <w:r>
        <w:rPr>
          <w:rFonts w:ascii="Times New Roman" w:hAnsi="Times New Roman" w:cs="Times New Roman"/>
          <w:sz w:val="24"/>
          <w:szCs w:val="24"/>
        </w:rPr>
        <w:t xml:space="preserve">, so extinctions need not always be expected to dramatically reshape whole communities.  On the other hand, some suggest that with regards to extinctions, the loss of top-down or negative interactions will alter communities less than the loss of bottom-up or other positive interactions </w:t>
      </w:r>
      <w:commentRangeStart w:id="357"/>
      <w:r>
        <w:rPr>
          <w:rFonts w:ascii="Times New Roman" w:hAnsi="Times New Roman" w:cs="Times New Roman"/>
          <w:sz w:val="24"/>
          <w:szCs w:val="24"/>
        </w:rPr>
        <w:t>()</w:t>
      </w:r>
      <w:commentRangeEnd w:id="357"/>
      <w:r w:rsidR="00B94913">
        <w:rPr>
          <w:rStyle w:val="CommentReference"/>
        </w:rPr>
        <w:commentReference w:id="357"/>
      </w:r>
      <w:r>
        <w:rPr>
          <w:rFonts w:ascii="Times New Roman" w:hAnsi="Times New Roman" w:cs="Times New Roman"/>
          <w:sz w:val="24"/>
          <w:szCs w:val="24"/>
        </w:rPr>
        <w:t xml:space="preserve">.  </w:t>
      </w:r>
      <w:r w:rsidR="00B12DF0">
        <w:rPr>
          <w:rFonts w:ascii="Times New Roman" w:hAnsi="Times New Roman" w:cs="Times New Roman"/>
          <w:sz w:val="24"/>
          <w:szCs w:val="24"/>
        </w:rPr>
        <w:t>Schooling behavior by tadpoles can create patches where dissolved nitrogen is orders of magnitude higher than in adjacent patches without tadpoles</w:t>
      </w:r>
      <w:r>
        <w:rPr>
          <w:rFonts w:ascii="Times New Roman" w:hAnsi="Times New Roman" w:cs="Times New Roman"/>
          <w:sz w:val="24"/>
          <w:szCs w:val="24"/>
        </w:rPr>
        <w:t xml:space="preserve"> (Smith </w:t>
      </w:r>
      <w:proofErr w:type="spellStart"/>
      <w:r>
        <w:rPr>
          <w:rFonts w:ascii="Times New Roman" w:hAnsi="Times New Roman" w:cs="Times New Roman"/>
          <w:sz w:val="24"/>
          <w:szCs w:val="24"/>
        </w:rPr>
        <w:t>unpubl</w:t>
      </w:r>
      <w:proofErr w:type="spellEnd"/>
      <w:r>
        <w:rPr>
          <w:rFonts w:ascii="Times New Roman" w:hAnsi="Times New Roman" w:cs="Times New Roman"/>
          <w:sz w:val="24"/>
          <w:szCs w:val="24"/>
        </w:rPr>
        <w:t>)</w:t>
      </w:r>
      <w:r w:rsidR="00B12DF0">
        <w:rPr>
          <w:rFonts w:ascii="Times New Roman" w:hAnsi="Times New Roman" w:cs="Times New Roman"/>
          <w:sz w:val="24"/>
          <w:szCs w:val="24"/>
        </w:rPr>
        <w:t xml:space="preserve">.  In </w:t>
      </w:r>
      <w:r w:rsidR="00A37D19">
        <w:rPr>
          <w:rFonts w:ascii="Times New Roman" w:hAnsi="Times New Roman" w:cs="Times New Roman"/>
          <w:sz w:val="24"/>
          <w:szCs w:val="24"/>
        </w:rPr>
        <w:t xml:space="preserve">nitrogen limited </w:t>
      </w:r>
      <w:r w:rsidR="00B12DF0">
        <w:rPr>
          <w:rFonts w:ascii="Times New Roman" w:hAnsi="Times New Roman" w:cs="Times New Roman"/>
          <w:sz w:val="24"/>
          <w:szCs w:val="24"/>
        </w:rPr>
        <w:t>Sierra Nevada lakes</w:t>
      </w:r>
      <w:r w:rsidR="00A37D19">
        <w:rPr>
          <w:rFonts w:ascii="Times New Roman" w:hAnsi="Times New Roman" w:cs="Times New Roman"/>
          <w:sz w:val="24"/>
          <w:szCs w:val="24"/>
        </w:rPr>
        <w:t xml:space="preserve"> </w:t>
      </w:r>
      <w:r w:rsidR="008B4A64">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"Sickman", "given" : "J. O.", "non-dropping-particle" : "", "parse-names" : false, "suffix" : "" }, { "dropping-particle" : "", "family" : "Melack", "given" : "J. M.", "non-dropping-particle" : "", "parse-names" : false, "suffix" : "" }, { "dropping-particle" : "", "family" : "Clow", "given" : "D. W.", "non-dropping-particle" : "", "parse-names" : false, "suffix" : "" } ], "container-title" : "Limnology and Oceanography", "id" : "ITEM-1", "issue" : "5", "issued" : { "date-parts" : [ [ "2003" ] ] }, "page" : "1885-1892", "title" : "Evidence for nutrient enrichment of high-elevation lakes in the Sierra Nevada, California", "type" : "article-journal", "volume" : "48" }, "uris" : [ "http://www.mendeley.com/documents/?uuid=e6587b85-1ed4-4650-bb6e-e972d9271237" ] } ], "mendeley" : { "previouslyFormattedCitation" : "(Sickman et al. 2003)" }, "properties" : { "noteIndex" : 0 }, "schema" : "https://github.com/citation-style-language/schema/raw/master/csl-citation.json" }</w:instrText>
      </w:r>
      <w:r w:rsidR="008B4A64">
        <w:rPr>
          <w:rFonts w:ascii="Times New Roman" w:hAnsi="Times New Roman" w:cs="Times New Roman"/>
          <w:sz w:val="24"/>
          <w:szCs w:val="24"/>
        </w:rPr>
        <w:fldChar w:fldCharType="separate"/>
      </w:r>
      <w:r w:rsidR="008B4A64" w:rsidRPr="008B4A64">
        <w:rPr>
          <w:rFonts w:ascii="Times New Roman" w:hAnsi="Times New Roman" w:cs="Times New Roman"/>
          <w:noProof/>
          <w:sz w:val="24"/>
          <w:szCs w:val="24"/>
        </w:rPr>
        <w:t>(Sickman et al. 2003)</w:t>
      </w:r>
      <w:r w:rsidR="008B4A64">
        <w:rPr>
          <w:rFonts w:ascii="Times New Roman" w:hAnsi="Times New Roman" w:cs="Times New Roman"/>
          <w:sz w:val="24"/>
          <w:szCs w:val="24"/>
        </w:rPr>
        <w:fldChar w:fldCharType="end"/>
      </w:r>
      <w:r w:rsidR="00B12DF0">
        <w:rPr>
          <w:rFonts w:ascii="Times New Roman" w:hAnsi="Times New Roman" w:cs="Times New Roman"/>
          <w:sz w:val="24"/>
          <w:szCs w:val="24"/>
        </w:rPr>
        <w:t xml:space="preserve"> this nitrogen subsidy could </w:t>
      </w:r>
      <w:r>
        <w:rPr>
          <w:rFonts w:ascii="Times New Roman" w:hAnsi="Times New Roman" w:cs="Times New Roman"/>
          <w:sz w:val="24"/>
          <w:szCs w:val="24"/>
        </w:rPr>
        <w:t xml:space="preserve">have a positive effect on </w:t>
      </w:r>
      <w:r w:rsidR="00B12DF0">
        <w:rPr>
          <w:rFonts w:ascii="Times New Roman" w:hAnsi="Times New Roman" w:cs="Times New Roman"/>
          <w:sz w:val="24"/>
          <w:szCs w:val="24"/>
        </w:rPr>
        <w:t xml:space="preserve">algal </w:t>
      </w:r>
      <w:r>
        <w:rPr>
          <w:rFonts w:ascii="Times New Roman" w:hAnsi="Times New Roman" w:cs="Times New Roman"/>
          <w:sz w:val="24"/>
          <w:szCs w:val="24"/>
        </w:rPr>
        <w:t xml:space="preserve">abundance </w:t>
      </w:r>
      <w:r w:rsidR="00BB7B9E">
        <w:rPr>
          <w:rFonts w:ascii="Times New Roman" w:hAnsi="Times New Roman" w:cs="Times New Roman"/>
          <w:sz w:val="24"/>
          <w:szCs w:val="24"/>
        </w:rPr>
        <w:t>and diversity</w:t>
      </w:r>
      <w:r w:rsidR="00B12DF0">
        <w:rPr>
          <w:rFonts w:ascii="Times New Roman" w:hAnsi="Times New Roman" w:cs="Times New Roman"/>
          <w:sz w:val="24"/>
          <w:szCs w:val="24"/>
        </w:rPr>
        <w:t>.</w:t>
      </w:r>
      <w:r w:rsidR="00BB7B9E">
        <w:rPr>
          <w:rFonts w:ascii="Times New Roman" w:hAnsi="Times New Roman" w:cs="Times New Roman"/>
          <w:sz w:val="24"/>
          <w:szCs w:val="24"/>
        </w:rPr>
        <w:t xml:space="preserve">  </w:t>
      </w:r>
      <w:r w:rsidR="00A37D19">
        <w:rPr>
          <w:rFonts w:ascii="Times New Roman" w:hAnsi="Times New Roman" w:cs="Times New Roman"/>
          <w:sz w:val="24"/>
          <w:szCs w:val="24"/>
        </w:rPr>
        <w:t xml:space="preserve">Tadpoles as prey, draw predators like Clark’s nutcrackers to lake shores to feed; Clark’s nutcrackers are essential to the germination of white bark pine </w:t>
      </w:r>
      <w:r w:rsidR="008B4A64">
        <w:rPr>
          <w:rFonts w:ascii="Times New Roman" w:hAnsi="Times New Roman" w:cs="Times New Roman"/>
          <w:sz w:val="24"/>
          <w:szCs w:val="24"/>
        </w:rPr>
        <w:fldChar w:fldCharType="begin" w:fldLock="1"/>
      </w:r>
      <w:r w:rsidR="00617E4C">
        <w:rPr>
          <w:rFonts w:ascii="Times New Roman" w:hAnsi="Times New Roman" w:cs="Times New Roman"/>
          <w:sz w:val="24"/>
          <w:szCs w:val="24"/>
        </w:rPr>
        <w:instrText>ADDIN CSL_CITATION { "citationItems" : [ { "id" : "ITEM-1", "itemData" : { "author" : [ { "dropping-particle" : "", "family" : "Pilliod", "given" : "D. S.", "non-dropping-particle" : "", "parse-names" : false, "suffix" : "" } ], "container-title" : "Northwestern Naturalist", "id" : "ITEM-1", "issue" : "2", "issued" : { "date-parts" : [ [ "2002" ] ] }, "page" : "59-61", "title" : "Clark's Nutcracker (Nucifraga columbiana) Predation on Tadpoles of the Columbia Spotted Frog (Rana luteiventris)", "type" : "article-journal", "volume" : "83" }, "uris" : [ "http://www.mendeley.com/documents/?uuid=36c894ff-5674-463d-9bf3-6e87afde55ee" ] } ], "mendeley" : { "previouslyFormattedCitation" : "(Pilliod 2002)" }, "properties" : { "noteIndex" : 0 }, "schema" : "https://github.com/citation-style-language/schema/raw/master/csl-citation.json" }</w:instrText>
      </w:r>
      <w:r w:rsidR="008B4A64">
        <w:rPr>
          <w:rFonts w:ascii="Times New Roman" w:hAnsi="Times New Roman" w:cs="Times New Roman"/>
          <w:sz w:val="24"/>
          <w:szCs w:val="24"/>
        </w:rPr>
        <w:fldChar w:fldCharType="separate"/>
      </w:r>
      <w:r w:rsidR="008B4A64" w:rsidRPr="008B4A64">
        <w:rPr>
          <w:rFonts w:ascii="Times New Roman" w:hAnsi="Times New Roman" w:cs="Times New Roman"/>
          <w:noProof/>
          <w:sz w:val="24"/>
          <w:szCs w:val="24"/>
        </w:rPr>
        <w:t>(Pilliod 2002)</w:t>
      </w:r>
      <w:r w:rsidR="008B4A64">
        <w:rPr>
          <w:rFonts w:ascii="Times New Roman" w:hAnsi="Times New Roman" w:cs="Times New Roman"/>
          <w:sz w:val="24"/>
          <w:szCs w:val="24"/>
        </w:rPr>
        <w:fldChar w:fldCharType="end"/>
      </w:r>
      <w:r w:rsidR="00A37D19">
        <w:rPr>
          <w:rFonts w:ascii="Times New Roman" w:hAnsi="Times New Roman" w:cs="Times New Roman"/>
          <w:sz w:val="24"/>
          <w:szCs w:val="24"/>
        </w:rPr>
        <w:t xml:space="preserve">, the dominant tree at </w:t>
      </w:r>
      <w:proofErr w:type="spellStart"/>
      <w:r w:rsidR="00A37D19">
        <w:rPr>
          <w:rFonts w:ascii="Times New Roman" w:hAnsi="Times New Roman" w:cs="Times New Roman"/>
          <w:sz w:val="24"/>
          <w:szCs w:val="24"/>
        </w:rPr>
        <w:t>treeline</w:t>
      </w:r>
      <w:proofErr w:type="spellEnd"/>
      <w:r w:rsidR="00A37D19">
        <w:rPr>
          <w:rFonts w:ascii="Times New Roman" w:hAnsi="Times New Roman" w:cs="Times New Roman"/>
          <w:sz w:val="24"/>
          <w:szCs w:val="24"/>
        </w:rPr>
        <w:t xml:space="preserve"> in the southern Sierra Nevada.  </w:t>
      </w:r>
    </w:p>
    <w:p w:rsidR="00E82E81" w:rsidRDefault="00A37D19" w:rsidP="008B4A64">
      <w:pPr>
        <w:spacing w:line="480" w:lineRule="auto"/>
        <w:ind w:firstLine="360"/>
        <w:rPr>
          <w:rFonts w:ascii="Times New Roman" w:hAnsi="Times New Roman" w:cs="Times New Roman"/>
          <w:noProof/>
          <w:sz w:val="24"/>
          <w:szCs w:val="24"/>
        </w:rPr>
      </w:pPr>
      <w:r>
        <w:rPr>
          <w:rFonts w:ascii="Times New Roman" w:hAnsi="Times New Roman" w:cs="Times New Roman"/>
          <w:sz w:val="24"/>
          <w:szCs w:val="24"/>
        </w:rPr>
        <w:lastRenderedPageBreak/>
        <w:t xml:space="preserve">So, while tadpoles may not strongly </w:t>
      </w:r>
      <w:proofErr w:type="gramStart"/>
      <w:r>
        <w:rPr>
          <w:rFonts w:ascii="Times New Roman" w:hAnsi="Times New Roman" w:cs="Times New Roman"/>
          <w:sz w:val="24"/>
          <w:szCs w:val="24"/>
        </w:rPr>
        <w:t>effect</w:t>
      </w:r>
      <w:proofErr w:type="gramEnd"/>
      <w:r>
        <w:rPr>
          <w:rFonts w:ascii="Times New Roman" w:hAnsi="Times New Roman" w:cs="Times New Roman"/>
          <w:sz w:val="24"/>
          <w:szCs w:val="24"/>
        </w:rPr>
        <w:t xml:space="preserve"> their communities via grazing, they interact with their communities in other ways that merit investigation.  Quantifying the role of tadpoles as grazers is part of the process of describing the community level consequences of mountain yellow legged frog extinctions.  As would be the </w:t>
      </w:r>
      <w:r w:rsidR="00E958C0">
        <w:rPr>
          <w:rFonts w:ascii="Times New Roman" w:hAnsi="Times New Roman" w:cs="Times New Roman"/>
          <w:sz w:val="24"/>
          <w:szCs w:val="24"/>
        </w:rPr>
        <w:t>decline</w:t>
      </w:r>
      <w:r>
        <w:rPr>
          <w:rFonts w:ascii="Times New Roman" w:hAnsi="Times New Roman" w:cs="Times New Roman"/>
          <w:sz w:val="24"/>
          <w:szCs w:val="24"/>
        </w:rPr>
        <w:t xml:space="preserve"> of any species in this age of homogenization and </w:t>
      </w:r>
      <w:r w:rsidR="00E958C0">
        <w:rPr>
          <w:rFonts w:ascii="Times New Roman" w:hAnsi="Times New Roman" w:cs="Times New Roman"/>
          <w:sz w:val="24"/>
          <w:szCs w:val="24"/>
        </w:rPr>
        <w:t xml:space="preserve">biodiversity loss </w:t>
      </w:r>
      <w:r>
        <w:rPr>
          <w:rFonts w:ascii="Times New Roman" w:hAnsi="Times New Roman" w:cs="Times New Roman"/>
          <w:sz w:val="24"/>
          <w:szCs w:val="24"/>
        </w:rPr>
        <w:t xml:space="preserve">(), the </w:t>
      </w:r>
      <w:r w:rsidR="00E958C0">
        <w:rPr>
          <w:rFonts w:ascii="Times New Roman" w:hAnsi="Times New Roman" w:cs="Times New Roman"/>
          <w:sz w:val="24"/>
          <w:szCs w:val="24"/>
        </w:rPr>
        <w:t xml:space="preserve">decline </w:t>
      </w:r>
      <w:r>
        <w:rPr>
          <w:rFonts w:ascii="Times New Roman" w:hAnsi="Times New Roman" w:cs="Times New Roman"/>
          <w:sz w:val="24"/>
          <w:szCs w:val="24"/>
        </w:rPr>
        <w:t xml:space="preserve">of mountain yellow legged frogs is intrinsically a dramatic change to Sierra Nevada lake communities.  The absence of strong top-down effects by </w:t>
      </w:r>
      <w:r w:rsidR="00E958C0">
        <w:rPr>
          <w:rFonts w:ascii="Times New Roman" w:hAnsi="Times New Roman" w:cs="Times New Roman"/>
          <w:sz w:val="24"/>
          <w:szCs w:val="24"/>
        </w:rPr>
        <w:t>tadpoles</w:t>
      </w:r>
      <w:r>
        <w:rPr>
          <w:rFonts w:ascii="Times New Roman" w:hAnsi="Times New Roman" w:cs="Times New Roman"/>
          <w:sz w:val="24"/>
          <w:szCs w:val="24"/>
        </w:rPr>
        <w:t xml:space="preserve"> does nothing to minimize the </w:t>
      </w:r>
      <w:r w:rsidR="00E958C0">
        <w:rPr>
          <w:rFonts w:ascii="Times New Roman" w:hAnsi="Times New Roman" w:cs="Times New Roman"/>
          <w:sz w:val="24"/>
          <w:szCs w:val="24"/>
        </w:rPr>
        <w:t>fact that these species may soon be extinct.</w:t>
      </w:r>
      <w:r w:rsidR="001B2BF1">
        <w:rPr>
          <w:rFonts w:ascii="Times New Roman" w:hAnsi="Times New Roman" w:cs="Times New Roman"/>
          <w:noProof/>
          <w:sz w:val="24"/>
          <w:szCs w:val="24"/>
        </w:rPr>
        <w:br w:type="page"/>
      </w:r>
    </w:p>
    <w:p w:rsidR="008F569D" w:rsidRDefault="008F569D" w:rsidP="008F569D">
      <w:pPr>
        <w:spacing w:line="480" w:lineRule="auto"/>
        <w:ind w:left="1080"/>
        <w:jc w:val="center"/>
        <w:rPr>
          <w:rFonts w:ascii="Times New Roman" w:hAnsi="Times New Roman" w:cs="Times New Roman"/>
          <w:smallCaps/>
          <w:noProof/>
          <w:sz w:val="24"/>
          <w:szCs w:val="24"/>
        </w:rPr>
      </w:pPr>
      <w:r w:rsidRPr="001B2BF1">
        <w:rPr>
          <w:rFonts w:ascii="Times New Roman" w:hAnsi="Times New Roman" w:cs="Times New Roman"/>
          <w:smallCaps/>
          <w:noProof/>
          <w:sz w:val="24"/>
          <w:szCs w:val="24"/>
        </w:rPr>
        <w:lastRenderedPageBreak/>
        <w:t>Tables</w:t>
      </w:r>
    </w:p>
    <w:p w:rsidR="000B19C9" w:rsidRDefault="000B19C9">
      <w:r>
        <w:br w:type="page"/>
      </w:r>
    </w:p>
    <w:p w:rsidR="000B19C9" w:rsidRPr="001B2BF1" w:rsidRDefault="000B19C9" w:rsidP="008F569D">
      <w:pPr>
        <w:spacing w:line="480" w:lineRule="auto"/>
        <w:ind w:left="1080"/>
        <w:jc w:val="center"/>
        <w:rPr>
          <w:rFonts w:ascii="Times New Roman" w:hAnsi="Times New Roman" w:cs="Times New Roman"/>
          <w:smallCaps/>
          <w:noProof/>
          <w:sz w:val="24"/>
          <w:szCs w:val="24"/>
        </w:rPr>
      </w:pPr>
    </w:p>
    <w:tbl>
      <w:tblPr>
        <w:tblStyle w:val="TableGrid"/>
        <w:tblW w:w="0" w:type="auto"/>
        <w:jc w:val="center"/>
        <w:tblInd w:w="-648" w:type="dxa"/>
        <w:tblLook w:val="04A0" w:firstRow="1" w:lastRow="0" w:firstColumn="1" w:lastColumn="0" w:noHBand="0" w:noVBand="1"/>
      </w:tblPr>
      <w:tblGrid>
        <w:gridCol w:w="4567"/>
        <w:gridCol w:w="1629"/>
        <w:gridCol w:w="1161"/>
        <w:gridCol w:w="1624"/>
        <w:gridCol w:w="1243"/>
      </w:tblGrid>
      <w:tr w:rsidR="004565A0" w:rsidTr="004565A0">
        <w:trPr>
          <w:jc w:val="center"/>
        </w:trPr>
        <w:tc>
          <w:tcPr>
            <w:tcW w:w="4567"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Fixed effects</w:t>
            </w:r>
          </w:p>
        </w:tc>
        <w:tc>
          <w:tcPr>
            <w:tcW w:w="1629"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Response variable transformation</w:t>
            </w:r>
          </w:p>
        </w:tc>
        <w:tc>
          <w:tcPr>
            <w:tcW w:w="1161"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Random effects</w:t>
            </w:r>
          </w:p>
        </w:tc>
        <w:tc>
          <w:tcPr>
            <w:tcW w:w="1624"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Heterogeneity of variances</w:t>
            </w:r>
          </w:p>
        </w:tc>
        <w:tc>
          <w:tcPr>
            <w:tcW w:w="1243"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AIC</w:t>
            </w:r>
          </w:p>
        </w:tc>
      </w:tr>
      <w:tr w:rsidR="004565A0" w:rsidTr="004565A0">
        <w:trPr>
          <w:jc w:val="center"/>
        </w:trPr>
        <w:tc>
          <w:tcPr>
            <w:tcW w:w="4567"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Tadpole Density</w:t>
            </w:r>
            <w:r w:rsidR="006F228D">
              <w:rPr>
                <w:rFonts w:ascii="Times New Roman" w:hAnsi="Times New Roman" w:cs="Times New Roman"/>
                <w:noProof/>
                <w:sz w:val="24"/>
                <w:szCs w:val="24"/>
              </w:rPr>
              <w:t xml:space="preserve"> x </w:t>
            </w:r>
            <w:r>
              <w:rPr>
                <w:rFonts w:ascii="Times New Roman" w:hAnsi="Times New Roman" w:cs="Times New Roman"/>
                <w:noProof/>
                <w:sz w:val="24"/>
                <w:szCs w:val="24"/>
              </w:rPr>
              <w:t>Mayfly Density</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Lake</w:t>
            </w:r>
            <w:r w:rsidR="006F228D">
              <w:rPr>
                <w:rFonts w:ascii="Times New Roman" w:hAnsi="Times New Roman" w:cs="Times New Roman"/>
                <w:noProof/>
                <w:sz w:val="24"/>
                <w:szCs w:val="24"/>
              </w:rPr>
              <w:t xml:space="preserve"> + </w:t>
            </w:r>
          </w:p>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Days in Block</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Silt</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Radiation</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Block</w:t>
            </w:r>
          </w:p>
        </w:tc>
        <w:tc>
          <w:tcPr>
            <w:tcW w:w="1629" w:type="dxa"/>
          </w:tcPr>
          <w:p w:rsidR="00F90E8F" w:rsidRDefault="00F90E8F" w:rsidP="00CE593A">
            <w:pPr>
              <w:jc w:val="center"/>
              <w:rPr>
                <w:rFonts w:ascii="Times New Roman" w:hAnsi="Times New Roman" w:cs="Times New Roman"/>
                <w:noProof/>
                <w:sz w:val="24"/>
                <w:szCs w:val="24"/>
              </w:rPr>
            </w:pPr>
          </w:p>
        </w:tc>
        <w:tc>
          <w:tcPr>
            <w:tcW w:w="1161" w:type="dxa"/>
          </w:tcPr>
          <w:p w:rsidR="00F90E8F" w:rsidRDefault="00F90E8F" w:rsidP="00CE593A">
            <w:pPr>
              <w:jc w:val="center"/>
              <w:rPr>
                <w:rFonts w:ascii="Times New Roman" w:hAnsi="Times New Roman" w:cs="Times New Roman"/>
                <w:noProof/>
                <w:sz w:val="24"/>
                <w:szCs w:val="24"/>
              </w:rPr>
            </w:pPr>
          </w:p>
        </w:tc>
        <w:tc>
          <w:tcPr>
            <w:tcW w:w="1624" w:type="dxa"/>
          </w:tcPr>
          <w:p w:rsidR="00F90E8F" w:rsidRDefault="00F90E8F" w:rsidP="00CE593A">
            <w:pPr>
              <w:rPr>
                <w:rFonts w:ascii="Times New Roman" w:hAnsi="Times New Roman" w:cs="Times New Roman"/>
                <w:noProof/>
                <w:sz w:val="24"/>
                <w:szCs w:val="24"/>
              </w:rPr>
            </w:pPr>
          </w:p>
        </w:tc>
        <w:tc>
          <w:tcPr>
            <w:tcW w:w="1243"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452.07</w:t>
            </w:r>
          </w:p>
        </w:tc>
      </w:tr>
      <w:tr w:rsidR="004565A0" w:rsidTr="004565A0">
        <w:trPr>
          <w:jc w:val="center"/>
        </w:trPr>
        <w:tc>
          <w:tcPr>
            <w:tcW w:w="4567"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Tadpole Density</w:t>
            </w:r>
            <w:r w:rsidR="006F228D">
              <w:rPr>
                <w:rFonts w:ascii="Times New Roman" w:hAnsi="Times New Roman" w:cs="Times New Roman"/>
                <w:noProof/>
                <w:sz w:val="24"/>
                <w:szCs w:val="24"/>
              </w:rPr>
              <w:t xml:space="preserve"> x </w:t>
            </w:r>
            <w:r>
              <w:rPr>
                <w:rFonts w:ascii="Times New Roman" w:hAnsi="Times New Roman" w:cs="Times New Roman"/>
                <w:noProof/>
                <w:sz w:val="24"/>
                <w:szCs w:val="24"/>
              </w:rPr>
              <w:t>Mayfly Density</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Lake</w:t>
            </w:r>
            <w:r w:rsidR="006F228D">
              <w:rPr>
                <w:rFonts w:ascii="Times New Roman" w:hAnsi="Times New Roman" w:cs="Times New Roman"/>
                <w:noProof/>
                <w:sz w:val="24"/>
                <w:szCs w:val="24"/>
              </w:rPr>
              <w:t xml:space="preserve"> + </w:t>
            </w:r>
          </w:p>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Days in Block</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Silt</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Radiation</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Block</w:t>
            </w:r>
          </w:p>
        </w:tc>
        <w:tc>
          <w:tcPr>
            <w:tcW w:w="1629"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Log transformed</w:t>
            </w:r>
          </w:p>
        </w:tc>
        <w:tc>
          <w:tcPr>
            <w:tcW w:w="1161" w:type="dxa"/>
          </w:tcPr>
          <w:p w:rsidR="00F90E8F" w:rsidRDefault="00F90E8F" w:rsidP="00CE593A">
            <w:pPr>
              <w:jc w:val="center"/>
              <w:rPr>
                <w:rFonts w:ascii="Times New Roman" w:hAnsi="Times New Roman" w:cs="Times New Roman"/>
                <w:noProof/>
                <w:sz w:val="24"/>
                <w:szCs w:val="24"/>
              </w:rPr>
            </w:pPr>
          </w:p>
        </w:tc>
        <w:tc>
          <w:tcPr>
            <w:tcW w:w="1624" w:type="dxa"/>
          </w:tcPr>
          <w:p w:rsidR="00F90E8F" w:rsidRDefault="00F90E8F" w:rsidP="00CE593A">
            <w:pPr>
              <w:rPr>
                <w:rFonts w:ascii="Times New Roman" w:hAnsi="Times New Roman" w:cs="Times New Roman"/>
                <w:noProof/>
                <w:sz w:val="24"/>
                <w:szCs w:val="24"/>
              </w:rPr>
            </w:pPr>
          </w:p>
        </w:tc>
        <w:tc>
          <w:tcPr>
            <w:tcW w:w="1243"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327.75</w:t>
            </w:r>
          </w:p>
        </w:tc>
      </w:tr>
      <w:tr w:rsidR="004565A0" w:rsidTr="004565A0">
        <w:trPr>
          <w:jc w:val="center"/>
        </w:trPr>
        <w:tc>
          <w:tcPr>
            <w:tcW w:w="4567"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Tadpole Density</w:t>
            </w:r>
            <w:r w:rsidR="006F228D">
              <w:rPr>
                <w:rFonts w:ascii="Times New Roman" w:hAnsi="Times New Roman" w:cs="Times New Roman"/>
                <w:noProof/>
                <w:sz w:val="24"/>
                <w:szCs w:val="24"/>
              </w:rPr>
              <w:t xml:space="preserve"> x </w:t>
            </w:r>
            <w:r>
              <w:rPr>
                <w:rFonts w:ascii="Times New Roman" w:hAnsi="Times New Roman" w:cs="Times New Roman"/>
                <w:noProof/>
                <w:sz w:val="24"/>
                <w:szCs w:val="24"/>
              </w:rPr>
              <w:t>Mayfly Density</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Lake</w:t>
            </w:r>
            <w:r w:rsidR="006F228D">
              <w:rPr>
                <w:rFonts w:ascii="Times New Roman" w:hAnsi="Times New Roman" w:cs="Times New Roman"/>
                <w:noProof/>
                <w:sz w:val="24"/>
                <w:szCs w:val="24"/>
              </w:rPr>
              <w:t xml:space="preserve"> + </w:t>
            </w:r>
          </w:p>
          <w:p w:rsidR="00F90E8F" w:rsidRDefault="00F90E8F" w:rsidP="004565A0">
            <w:pPr>
              <w:jc w:val="center"/>
              <w:rPr>
                <w:rFonts w:ascii="Times New Roman" w:hAnsi="Times New Roman" w:cs="Times New Roman"/>
                <w:noProof/>
                <w:sz w:val="24"/>
                <w:szCs w:val="24"/>
              </w:rPr>
            </w:pPr>
            <w:r>
              <w:rPr>
                <w:rFonts w:ascii="Times New Roman" w:hAnsi="Times New Roman" w:cs="Times New Roman"/>
                <w:noProof/>
                <w:sz w:val="24"/>
                <w:szCs w:val="24"/>
              </w:rPr>
              <w:t>Days in Block</w:t>
            </w:r>
            <w:r w:rsidR="006F228D">
              <w:rPr>
                <w:rFonts w:ascii="Times New Roman" w:hAnsi="Times New Roman" w:cs="Times New Roman"/>
                <w:noProof/>
                <w:sz w:val="24"/>
                <w:szCs w:val="24"/>
              </w:rPr>
              <w:t xml:space="preserve"> + </w:t>
            </w:r>
            <w:r w:rsidR="004565A0">
              <w:rPr>
                <w:rFonts w:ascii="Times New Roman" w:hAnsi="Times New Roman" w:cs="Times New Roman"/>
                <w:noProof/>
                <w:sz w:val="24"/>
                <w:szCs w:val="24"/>
              </w:rPr>
              <w:t>Silt</w:t>
            </w:r>
            <w:r w:rsidR="006F228D">
              <w:rPr>
                <w:rFonts w:ascii="Times New Roman" w:hAnsi="Times New Roman" w:cs="Times New Roman"/>
                <w:noProof/>
                <w:sz w:val="24"/>
                <w:szCs w:val="24"/>
              </w:rPr>
              <w:t xml:space="preserve"> + </w:t>
            </w:r>
            <w:r w:rsidR="004565A0">
              <w:rPr>
                <w:rFonts w:ascii="Times New Roman" w:hAnsi="Times New Roman" w:cs="Times New Roman"/>
                <w:noProof/>
                <w:sz w:val="24"/>
                <w:szCs w:val="24"/>
              </w:rPr>
              <w:t>Radiation</w:t>
            </w:r>
          </w:p>
        </w:tc>
        <w:tc>
          <w:tcPr>
            <w:tcW w:w="1629"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Log transformed</w:t>
            </w:r>
          </w:p>
        </w:tc>
        <w:tc>
          <w:tcPr>
            <w:tcW w:w="1161"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Block</w:t>
            </w:r>
          </w:p>
        </w:tc>
        <w:tc>
          <w:tcPr>
            <w:tcW w:w="1624" w:type="dxa"/>
          </w:tcPr>
          <w:p w:rsidR="00F90E8F" w:rsidRDefault="00F90E8F" w:rsidP="00CE593A">
            <w:pPr>
              <w:rPr>
                <w:rFonts w:ascii="Times New Roman" w:hAnsi="Times New Roman" w:cs="Times New Roman"/>
                <w:noProof/>
                <w:sz w:val="24"/>
                <w:szCs w:val="24"/>
              </w:rPr>
            </w:pPr>
          </w:p>
        </w:tc>
        <w:tc>
          <w:tcPr>
            <w:tcW w:w="1243"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329.5</w:t>
            </w:r>
          </w:p>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But residuals more normally distributed</w:t>
            </w:r>
          </w:p>
        </w:tc>
      </w:tr>
      <w:tr w:rsidR="004565A0" w:rsidTr="004565A0">
        <w:trPr>
          <w:jc w:val="center"/>
        </w:trPr>
        <w:tc>
          <w:tcPr>
            <w:tcW w:w="4567"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Tadpole Density</w:t>
            </w:r>
            <w:r w:rsidR="006F228D">
              <w:rPr>
                <w:rFonts w:ascii="Times New Roman" w:hAnsi="Times New Roman" w:cs="Times New Roman"/>
                <w:noProof/>
                <w:sz w:val="24"/>
                <w:szCs w:val="24"/>
              </w:rPr>
              <w:t xml:space="preserve"> x </w:t>
            </w:r>
            <w:r>
              <w:rPr>
                <w:rFonts w:ascii="Times New Roman" w:hAnsi="Times New Roman" w:cs="Times New Roman"/>
                <w:noProof/>
                <w:sz w:val="24"/>
                <w:szCs w:val="24"/>
              </w:rPr>
              <w:t>Mayfly Density</w:t>
            </w:r>
            <w:r w:rsidR="006F228D">
              <w:rPr>
                <w:rFonts w:ascii="Times New Roman" w:hAnsi="Times New Roman" w:cs="Times New Roman"/>
                <w:noProof/>
                <w:sz w:val="24"/>
                <w:szCs w:val="24"/>
              </w:rPr>
              <w:t xml:space="preserve"> + </w:t>
            </w:r>
          </w:p>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Days in Block</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Silt</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Radiation</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Block</w:t>
            </w:r>
          </w:p>
        </w:tc>
        <w:tc>
          <w:tcPr>
            <w:tcW w:w="1629"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Log transformed</w:t>
            </w:r>
          </w:p>
        </w:tc>
        <w:tc>
          <w:tcPr>
            <w:tcW w:w="1161" w:type="dxa"/>
          </w:tcPr>
          <w:p w:rsidR="00F90E8F" w:rsidRDefault="004565A0" w:rsidP="00CE593A">
            <w:pPr>
              <w:jc w:val="center"/>
              <w:rPr>
                <w:rFonts w:ascii="Times New Roman" w:hAnsi="Times New Roman" w:cs="Times New Roman"/>
                <w:noProof/>
                <w:sz w:val="24"/>
                <w:szCs w:val="24"/>
              </w:rPr>
            </w:pPr>
            <w:r>
              <w:rPr>
                <w:rFonts w:ascii="Times New Roman" w:hAnsi="Times New Roman" w:cs="Times New Roman"/>
                <w:noProof/>
                <w:sz w:val="24"/>
                <w:szCs w:val="24"/>
              </w:rPr>
              <w:t>Lake</w:t>
            </w:r>
          </w:p>
        </w:tc>
        <w:tc>
          <w:tcPr>
            <w:tcW w:w="1624" w:type="dxa"/>
          </w:tcPr>
          <w:p w:rsidR="00F90E8F" w:rsidRDefault="00F90E8F" w:rsidP="00CE593A">
            <w:pPr>
              <w:rPr>
                <w:rFonts w:ascii="Times New Roman" w:hAnsi="Times New Roman" w:cs="Times New Roman"/>
                <w:noProof/>
                <w:sz w:val="24"/>
                <w:szCs w:val="24"/>
              </w:rPr>
            </w:pPr>
          </w:p>
        </w:tc>
        <w:tc>
          <w:tcPr>
            <w:tcW w:w="1243" w:type="dxa"/>
          </w:tcPr>
          <w:p w:rsidR="00F90E8F" w:rsidRDefault="004565A0" w:rsidP="00CE593A">
            <w:pPr>
              <w:keepNext/>
              <w:jc w:val="center"/>
              <w:rPr>
                <w:rFonts w:ascii="Times New Roman" w:hAnsi="Times New Roman" w:cs="Times New Roman"/>
                <w:noProof/>
                <w:sz w:val="24"/>
                <w:szCs w:val="24"/>
              </w:rPr>
            </w:pPr>
            <w:r>
              <w:rPr>
                <w:rFonts w:ascii="Times New Roman" w:hAnsi="Times New Roman" w:cs="Times New Roman"/>
                <w:noProof/>
                <w:sz w:val="24"/>
                <w:szCs w:val="24"/>
              </w:rPr>
              <w:t>334.0</w:t>
            </w:r>
          </w:p>
        </w:tc>
      </w:tr>
      <w:tr w:rsidR="00F90E8F" w:rsidTr="004565A0">
        <w:trPr>
          <w:jc w:val="center"/>
        </w:trPr>
        <w:tc>
          <w:tcPr>
            <w:tcW w:w="4567"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Tadpole Density</w:t>
            </w:r>
            <w:r w:rsidR="006F228D">
              <w:rPr>
                <w:rFonts w:ascii="Times New Roman" w:hAnsi="Times New Roman" w:cs="Times New Roman"/>
                <w:noProof/>
                <w:sz w:val="24"/>
                <w:szCs w:val="24"/>
              </w:rPr>
              <w:t xml:space="preserve"> x </w:t>
            </w:r>
            <w:r>
              <w:rPr>
                <w:rFonts w:ascii="Times New Roman" w:hAnsi="Times New Roman" w:cs="Times New Roman"/>
                <w:noProof/>
                <w:sz w:val="24"/>
                <w:szCs w:val="24"/>
              </w:rPr>
              <w:t>Mayfly Density</w:t>
            </w:r>
            <w:r w:rsidR="006F228D">
              <w:rPr>
                <w:rFonts w:ascii="Times New Roman" w:hAnsi="Times New Roman" w:cs="Times New Roman"/>
                <w:noProof/>
                <w:sz w:val="24"/>
                <w:szCs w:val="24"/>
              </w:rPr>
              <w:t xml:space="preserve"> + </w:t>
            </w:r>
          </w:p>
          <w:p w:rsidR="00F90E8F" w:rsidRDefault="00F90E8F" w:rsidP="004565A0">
            <w:pPr>
              <w:jc w:val="center"/>
              <w:rPr>
                <w:rFonts w:ascii="Times New Roman" w:hAnsi="Times New Roman" w:cs="Times New Roman"/>
                <w:noProof/>
                <w:sz w:val="24"/>
                <w:szCs w:val="24"/>
              </w:rPr>
            </w:pPr>
            <w:r>
              <w:rPr>
                <w:rFonts w:ascii="Times New Roman" w:hAnsi="Times New Roman" w:cs="Times New Roman"/>
                <w:noProof/>
                <w:sz w:val="24"/>
                <w:szCs w:val="24"/>
              </w:rPr>
              <w:t>Days in Block</w:t>
            </w:r>
            <w:r w:rsidR="006F228D">
              <w:rPr>
                <w:rFonts w:ascii="Times New Roman" w:hAnsi="Times New Roman" w:cs="Times New Roman"/>
                <w:noProof/>
                <w:sz w:val="24"/>
                <w:szCs w:val="24"/>
              </w:rPr>
              <w:t xml:space="preserve"> + </w:t>
            </w:r>
            <w:r w:rsidR="004565A0">
              <w:rPr>
                <w:rFonts w:ascii="Times New Roman" w:hAnsi="Times New Roman" w:cs="Times New Roman"/>
                <w:noProof/>
                <w:sz w:val="24"/>
                <w:szCs w:val="24"/>
              </w:rPr>
              <w:t>Silt</w:t>
            </w:r>
            <w:r w:rsidR="006F228D">
              <w:rPr>
                <w:rFonts w:ascii="Times New Roman" w:hAnsi="Times New Roman" w:cs="Times New Roman"/>
                <w:noProof/>
                <w:sz w:val="24"/>
                <w:szCs w:val="24"/>
              </w:rPr>
              <w:t xml:space="preserve"> + </w:t>
            </w:r>
            <w:r w:rsidR="004565A0">
              <w:rPr>
                <w:rFonts w:ascii="Times New Roman" w:hAnsi="Times New Roman" w:cs="Times New Roman"/>
                <w:noProof/>
                <w:sz w:val="24"/>
                <w:szCs w:val="24"/>
              </w:rPr>
              <w:t>Radiation</w:t>
            </w:r>
          </w:p>
        </w:tc>
        <w:tc>
          <w:tcPr>
            <w:tcW w:w="1629"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Log transformed</w:t>
            </w:r>
          </w:p>
        </w:tc>
        <w:tc>
          <w:tcPr>
            <w:tcW w:w="1161" w:type="dxa"/>
          </w:tcPr>
          <w:p w:rsidR="00F90E8F" w:rsidRDefault="004565A0" w:rsidP="00CE593A">
            <w:pPr>
              <w:jc w:val="center"/>
              <w:rPr>
                <w:rFonts w:ascii="Times New Roman" w:hAnsi="Times New Roman" w:cs="Times New Roman"/>
                <w:noProof/>
                <w:sz w:val="24"/>
                <w:szCs w:val="24"/>
              </w:rPr>
            </w:pPr>
            <w:r>
              <w:rPr>
                <w:rFonts w:ascii="Times New Roman" w:hAnsi="Times New Roman" w:cs="Times New Roman"/>
                <w:noProof/>
                <w:sz w:val="24"/>
                <w:szCs w:val="24"/>
              </w:rPr>
              <w:t>Block nested in Lake</w:t>
            </w:r>
          </w:p>
        </w:tc>
        <w:tc>
          <w:tcPr>
            <w:tcW w:w="1624" w:type="dxa"/>
          </w:tcPr>
          <w:p w:rsidR="00F90E8F" w:rsidRDefault="00F90E8F" w:rsidP="00CE593A">
            <w:pPr>
              <w:rPr>
                <w:rFonts w:ascii="Times New Roman" w:hAnsi="Times New Roman" w:cs="Times New Roman"/>
                <w:noProof/>
                <w:sz w:val="24"/>
                <w:szCs w:val="24"/>
              </w:rPr>
            </w:pPr>
          </w:p>
        </w:tc>
        <w:tc>
          <w:tcPr>
            <w:tcW w:w="1243" w:type="dxa"/>
          </w:tcPr>
          <w:p w:rsidR="00F90E8F" w:rsidRDefault="004565A0" w:rsidP="00CE593A">
            <w:pPr>
              <w:keepNext/>
              <w:jc w:val="center"/>
              <w:rPr>
                <w:rFonts w:ascii="Times New Roman" w:hAnsi="Times New Roman" w:cs="Times New Roman"/>
                <w:noProof/>
                <w:sz w:val="24"/>
                <w:szCs w:val="24"/>
              </w:rPr>
            </w:pPr>
            <w:r>
              <w:rPr>
                <w:rFonts w:ascii="Times New Roman" w:hAnsi="Times New Roman" w:cs="Times New Roman"/>
                <w:noProof/>
                <w:sz w:val="24"/>
                <w:szCs w:val="24"/>
              </w:rPr>
              <w:t>335.05</w:t>
            </w:r>
          </w:p>
        </w:tc>
      </w:tr>
      <w:tr w:rsidR="00F90E8F" w:rsidTr="004565A0">
        <w:trPr>
          <w:jc w:val="center"/>
        </w:trPr>
        <w:tc>
          <w:tcPr>
            <w:tcW w:w="4567"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Tadpole Density</w:t>
            </w:r>
            <w:r w:rsidR="006F228D">
              <w:rPr>
                <w:rFonts w:ascii="Times New Roman" w:hAnsi="Times New Roman" w:cs="Times New Roman"/>
                <w:noProof/>
                <w:sz w:val="24"/>
                <w:szCs w:val="24"/>
              </w:rPr>
              <w:t xml:space="preserve"> x </w:t>
            </w:r>
            <w:r>
              <w:rPr>
                <w:rFonts w:ascii="Times New Roman" w:hAnsi="Times New Roman" w:cs="Times New Roman"/>
                <w:noProof/>
                <w:sz w:val="24"/>
                <w:szCs w:val="24"/>
              </w:rPr>
              <w:t>Mayfly Density</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Lake</w:t>
            </w:r>
            <w:r w:rsidR="006F228D">
              <w:rPr>
                <w:rFonts w:ascii="Times New Roman" w:hAnsi="Times New Roman" w:cs="Times New Roman"/>
                <w:noProof/>
                <w:sz w:val="24"/>
                <w:szCs w:val="24"/>
              </w:rPr>
              <w:t xml:space="preserve"> + </w:t>
            </w:r>
          </w:p>
          <w:p w:rsidR="00F90E8F" w:rsidRDefault="00F90E8F" w:rsidP="004565A0">
            <w:pPr>
              <w:jc w:val="center"/>
              <w:rPr>
                <w:rFonts w:ascii="Times New Roman" w:hAnsi="Times New Roman" w:cs="Times New Roman"/>
                <w:noProof/>
                <w:sz w:val="24"/>
                <w:szCs w:val="24"/>
              </w:rPr>
            </w:pPr>
            <w:r>
              <w:rPr>
                <w:rFonts w:ascii="Times New Roman" w:hAnsi="Times New Roman" w:cs="Times New Roman"/>
                <w:noProof/>
                <w:sz w:val="24"/>
                <w:szCs w:val="24"/>
              </w:rPr>
              <w:t>Days in Block</w:t>
            </w:r>
            <w:r w:rsidR="006F228D">
              <w:rPr>
                <w:rFonts w:ascii="Times New Roman" w:hAnsi="Times New Roman" w:cs="Times New Roman"/>
                <w:noProof/>
                <w:sz w:val="24"/>
                <w:szCs w:val="24"/>
              </w:rPr>
              <w:t xml:space="preserve"> + </w:t>
            </w:r>
            <w:r w:rsidR="004565A0">
              <w:rPr>
                <w:rFonts w:ascii="Times New Roman" w:hAnsi="Times New Roman" w:cs="Times New Roman"/>
                <w:noProof/>
                <w:sz w:val="24"/>
                <w:szCs w:val="24"/>
              </w:rPr>
              <w:t>Silt</w:t>
            </w:r>
            <w:r w:rsidR="006F228D">
              <w:rPr>
                <w:rFonts w:ascii="Times New Roman" w:hAnsi="Times New Roman" w:cs="Times New Roman"/>
                <w:noProof/>
                <w:sz w:val="24"/>
                <w:szCs w:val="24"/>
              </w:rPr>
              <w:t xml:space="preserve"> + </w:t>
            </w:r>
            <w:r w:rsidR="004565A0">
              <w:rPr>
                <w:rFonts w:ascii="Times New Roman" w:hAnsi="Times New Roman" w:cs="Times New Roman"/>
                <w:noProof/>
                <w:sz w:val="24"/>
                <w:szCs w:val="24"/>
              </w:rPr>
              <w:t>Radiation</w:t>
            </w:r>
          </w:p>
        </w:tc>
        <w:tc>
          <w:tcPr>
            <w:tcW w:w="1629"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Log transformed</w:t>
            </w:r>
          </w:p>
        </w:tc>
        <w:tc>
          <w:tcPr>
            <w:tcW w:w="1161" w:type="dxa"/>
          </w:tcPr>
          <w:p w:rsidR="00F90E8F" w:rsidRDefault="004565A0" w:rsidP="00CE593A">
            <w:pPr>
              <w:jc w:val="center"/>
              <w:rPr>
                <w:rFonts w:ascii="Times New Roman" w:hAnsi="Times New Roman" w:cs="Times New Roman"/>
                <w:noProof/>
                <w:sz w:val="24"/>
                <w:szCs w:val="24"/>
              </w:rPr>
            </w:pPr>
            <w:r>
              <w:rPr>
                <w:rFonts w:ascii="Times New Roman" w:hAnsi="Times New Roman" w:cs="Times New Roman"/>
                <w:noProof/>
                <w:sz w:val="24"/>
                <w:szCs w:val="24"/>
              </w:rPr>
              <w:t>Block</w:t>
            </w:r>
          </w:p>
        </w:tc>
        <w:tc>
          <w:tcPr>
            <w:tcW w:w="1624" w:type="dxa"/>
          </w:tcPr>
          <w:p w:rsidR="00F90E8F" w:rsidRDefault="009D3437" w:rsidP="006F228D">
            <w:pPr>
              <w:rPr>
                <w:rFonts w:ascii="Times New Roman" w:hAnsi="Times New Roman" w:cs="Times New Roman"/>
                <w:noProof/>
                <w:sz w:val="24"/>
                <w:szCs w:val="24"/>
              </w:rPr>
            </w:pPr>
            <w:r>
              <w:rPr>
                <w:rFonts w:ascii="Times New Roman" w:hAnsi="Times New Roman" w:cs="Times New Roman"/>
                <w:noProof/>
                <w:sz w:val="24"/>
                <w:szCs w:val="24"/>
              </w:rPr>
              <w:t>By lake</w:t>
            </w:r>
            <w:r w:rsidR="006F228D">
              <w:rPr>
                <w:rFonts w:ascii="Times New Roman" w:hAnsi="Times New Roman" w:cs="Times New Roman"/>
                <w:noProof/>
                <w:sz w:val="24"/>
                <w:szCs w:val="24"/>
              </w:rPr>
              <w:t xml:space="preserve"> </w:t>
            </w:r>
          </w:p>
        </w:tc>
        <w:tc>
          <w:tcPr>
            <w:tcW w:w="1243" w:type="dxa"/>
          </w:tcPr>
          <w:p w:rsidR="00F90E8F" w:rsidRDefault="004565A0" w:rsidP="00CE593A">
            <w:pPr>
              <w:keepNext/>
              <w:jc w:val="center"/>
              <w:rPr>
                <w:rFonts w:ascii="Times New Roman" w:hAnsi="Times New Roman" w:cs="Times New Roman"/>
                <w:noProof/>
                <w:sz w:val="24"/>
                <w:szCs w:val="24"/>
              </w:rPr>
            </w:pPr>
            <w:r>
              <w:rPr>
                <w:rFonts w:ascii="Times New Roman" w:hAnsi="Times New Roman" w:cs="Times New Roman"/>
                <w:noProof/>
                <w:sz w:val="24"/>
                <w:szCs w:val="24"/>
              </w:rPr>
              <w:t>300.4</w:t>
            </w:r>
          </w:p>
          <w:p w:rsidR="004565A0" w:rsidRDefault="004565A0" w:rsidP="00CE593A">
            <w:pPr>
              <w:keepNext/>
              <w:jc w:val="center"/>
              <w:rPr>
                <w:rFonts w:ascii="Times New Roman" w:hAnsi="Times New Roman" w:cs="Times New Roman"/>
                <w:noProof/>
                <w:sz w:val="24"/>
                <w:szCs w:val="24"/>
              </w:rPr>
            </w:pPr>
            <w:r>
              <w:rPr>
                <w:rFonts w:ascii="Times New Roman" w:hAnsi="Times New Roman" w:cs="Times New Roman"/>
                <w:noProof/>
                <w:sz w:val="24"/>
                <w:szCs w:val="24"/>
              </w:rPr>
              <w:t>Increases non-normality of residuals</w:t>
            </w:r>
          </w:p>
        </w:tc>
      </w:tr>
      <w:tr w:rsidR="00F90E8F" w:rsidTr="004565A0">
        <w:trPr>
          <w:jc w:val="center"/>
        </w:trPr>
        <w:tc>
          <w:tcPr>
            <w:tcW w:w="4567"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Tadpole Density</w:t>
            </w:r>
            <w:r w:rsidR="006F228D">
              <w:rPr>
                <w:rFonts w:ascii="Times New Roman" w:hAnsi="Times New Roman" w:cs="Times New Roman"/>
                <w:noProof/>
                <w:sz w:val="24"/>
                <w:szCs w:val="24"/>
              </w:rPr>
              <w:t xml:space="preserve"> x </w:t>
            </w:r>
            <w:r>
              <w:rPr>
                <w:rFonts w:ascii="Times New Roman" w:hAnsi="Times New Roman" w:cs="Times New Roman"/>
                <w:noProof/>
                <w:sz w:val="24"/>
                <w:szCs w:val="24"/>
              </w:rPr>
              <w:t>Mayfly Density</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Lake</w:t>
            </w:r>
            <w:r w:rsidR="006F228D">
              <w:rPr>
                <w:rFonts w:ascii="Times New Roman" w:hAnsi="Times New Roman" w:cs="Times New Roman"/>
                <w:noProof/>
                <w:sz w:val="24"/>
                <w:szCs w:val="24"/>
              </w:rPr>
              <w:t xml:space="preserve"> + </w:t>
            </w:r>
          </w:p>
          <w:p w:rsidR="00F90E8F" w:rsidRDefault="00F90E8F" w:rsidP="004565A0">
            <w:pPr>
              <w:jc w:val="center"/>
              <w:rPr>
                <w:rFonts w:ascii="Times New Roman" w:hAnsi="Times New Roman" w:cs="Times New Roman"/>
                <w:noProof/>
                <w:sz w:val="24"/>
                <w:szCs w:val="24"/>
              </w:rPr>
            </w:pPr>
            <w:r>
              <w:rPr>
                <w:rFonts w:ascii="Times New Roman" w:hAnsi="Times New Roman" w:cs="Times New Roman"/>
                <w:noProof/>
                <w:sz w:val="24"/>
                <w:szCs w:val="24"/>
              </w:rPr>
              <w:t>Days in Block</w:t>
            </w:r>
            <w:r w:rsidR="006F228D">
              <w:rPr>
                <w:rFonts w:ascii="Times New Roman" w:hAnsi="Times New Roman" w:cs="Times New Roman"/>
                <w:noProof/>
                <w:sz w:val="24"/>
                <w:szCs w:val="24"/>
              </w:rPr>
              <w:t xml:space="preserve"> + </w:t>
            </w:r>
            <w:r w:rsidR="004565A0">
              <w:rPr>
                <w:rFonts w:ascii="Times New Roman" w:hAnsi="Times New Roman" w:cs="Times New Roman"/>
                <w:noProof/>
                <w:sz w:val="24"/>
                <w:szCs w:val="24"/>
              </w:rPr>
              <w:t>Silt</w:t>
            </w:r>
            <w:r w:rsidR="006F228D">
              <w:rPr>
                <w:rFonts w:ascii="Times New Roman" w:hAnsi="Times New Roman" w:cs="Times New Roman"/>
                <w:noProof/>
                <w:sz w:val="24"/>
                <w:szCs w:val="24"/>
              </w:rPr>
              <w:t xml:space="preserve"> + </w:t>
            </w:r>
            <w:r w:rsidR="004565A0">
              <w:rPr>
                <w:rFonts w:ascii="Times New Roman" w:hAnsi="Times New Roman" w:cs="Times New Roman"/>
                <w:noProof/>
                <w:sz w:val="24"/>
                <w:szCs w:val="24"/>
              </w:rPr>
              <w:t>Radiation</w:t>
            </w:r>
          </w:p>
        </w:tc>
        <w:tc>
          <w:tcPr>
            <w:tcW w:w="1629" w:type="dxa"/>
          </w:tcPr>
          <w:p w:rsidR="00F90E8F" w:rsidRDefault="00F90E8F" w:rsidP="00CE593A">
            <w:pPr>
              <w:jc w:val="center"/>
              <w:rPr>
                <w:rFonts w:ascii="Times New Roman" w:hAnsi="Times New Roman" w:cs="Times New Roman"/>
                <w:noProof/>
                <w:sz w:val="24"/>
                <w:szCs w:val="24"/>
              </w:rPr>
            </w:pPr>
            <w:r>
              <w:rPr>
                <w:rFonts w:ascii="Times New Roman" w:hAnsi="Times New Roman" w:cs="Times New Roman"/>
                <w:noProof/>
                <w:sz w:val="24"/>
                <w:szCs w:val="24"/>
              </w:rPr>
              <w:t>Log transformed</w:t>
            </w:r>
          </w:p>
        </w:tc>
        <w:tc>
          <w:tcPr>
            <w:tcW w:w="1161" w:type="dxa"/>
          </w:tcPr>
          <w:p w:rsidR="00F90E8F" w:rsidRDefault="004565A0" w:rsidP="00CE593A">
            <w:pPr>
              <w:jc w:val="center"/>
              <w:rPr>
                <w:rFonts w:ascii="Times New Roman" w:hAnsi="Times New Roman" w:cs="Times New Roman"/>
                <w:noProof/>
                <w:sz w:val="24"/>
                <w:szCs w:val="24"/>
              </w:rPr>
            </w:pPr>
            <w:r>
              <w:rPr>
                <w:rFonts w:ascii="Times New Roman" w:hAnsi="Times New Roman" w:cs="Times New Roman"/>
                <w:noProof/>
                <w:sz w:val="24"/>
                <w:szCs w:val="24"/>
              </w:rPr>
              <w:t>Block</w:t>
            </w:r>
          </w:p>
        </w:tc>
        <w:tc>
          <w:tcPr>
            <w:tcW w:w="1624" w:type="dxa"/>
          </w:tcPr>
          <w:p w:rsidR="00F90E8F" w:rsidRDefault="009D3437" w:rsidP="006F228D">
            <w:pPr>
              <w:rPr>
                <w:rFonts w:ascii="Times New Roman" w:hAnsi="Times New Roman" w:cs="Times New Roman"/>
                <w:noProof/>
                <w:sz w:val="24"/>
                <w:szCs w:val="24"/>
              </w:rPr>
            </w:pPr>
            <w:r>
              <w:rPr>
                <w:rFonts w:ascii="Times New Roman" w:hAnsi="Times New Roman" w:cs="Times New Roman"/>
                <w:noProof/>
                <w:sz w:val="24"/>
                <w:szCs w:val="24"/>
              </w:rPr>
              <w:t>By block</w:t>
            </w:r>
          </w:p>
        </w:tc>
        <w:tc>
          <w:tcPr>
            <w:tcW w:w="1243" w:type="dxa"/>
          </w:tcPr>
          <w:p w:rsidR="00F90E8F" w:rsidRDefault="004565A0" w:rsidP="00CE593A">
            <w:pPr>
              <w:keepNext/>
              <w:jc w:val="center"/>
              <w:rPr>
                <w:rFonts w:ascii="Times New Roman" w:hAnsi="Times New Roman" w:cs="Times New Roman"/>
                <w:noProof/>
                <w:sz w:val="24"/>
                <w:szCs w:val="24"/>
              </w:rPr>
            </w:pPr>
            <w:r>
              <w:rPr>
                <w:rFonts w:ascii="Times New Roman" w:hAnsi="Times New Roman" w:cs="Times New Roman"/>
                <w:noProof/>
                <w:sz w:val="24"/>
                <w:szCs w:val="24"/>
              </w:rPr>
              <w:t>327.5</w:t>
            </w:r>
          </w:p>
          <w:p w:rsidR="004565A0" w:rsidRDefault="004565A0" w:rsidP="00CE593A">
            <w:pPr>
              <w:keepNext/>
              <w:jc w:val="center"/>
              <w:rPr>
                <w:rFonts w:ascii="Times New Roman" w:hAnsi="Times New Roman" w:cs="Times New Roman"/>
                <w:noProof/>
                <w:sz w:val="24"/>
                <w:szCs w:val="24"/>
              </w:rPr>
            </w:pPr>
            <w:r>
              <w:rPr>
                <w:rFonts w:ascii="Times New Roman" w:hAnsi="Times New Roman" w:cs="Times New Roman"/>
                <w:noProof/>
                <w:sz w:val="24"/>
                <w:szCs w:val="24"/>
              </w:rPr>
              <w:t>Increases non-normality of residuals</w:t>
            </w:r>
          </w:p>
        </w:tc>
      </w:tr>
      <w:tr w:rsidR="004565A0" w:rsidTr="004565A0">
        <w:trPr>
          <w:jc w:val="center"/>
        </w:trPr>
        <w:tc>
          <w:tcPr>
            <w:tcW w:w="4567" w:type="dxa"/>
          </w:tcPr>
          <w:p w:rsidR="004565A0" w:rsidRDefault="004565A0" w:rsidP="00CE593A">
            <w:pPr>
              <w:jc w:val="center"/>
              <w:rPr>
                <w:rFonts w:ascii="Times New Roman" w:hAnsi="Times New Roman" w:cs="Times New Roman"/>
                <w:noProof/>
                <w:sz w:val="24"/>
                <w:szCs w:val="24"/>
              </w:rPr>
            </w:pPr>
            <w:r>
              <w:rPr>
                <w:rFonts w:ascii="Times New Roman" w:hAnsi="Times New Roman" w:cs="Times New Roman"/>
                <w:noProof/>
                <w:sz w:val="24"/>
                <w:szCs w:val="24"/>
              </w:rPr>
              <w:t xml:space="preserve">Tadpole Density </w:t>
            </w:r>
            <w:r w:rsidR="006F228D">
              <w:rPr>
                <w:rFonts w:ascii="Times New Roman" w:hAnsi="Times New Roman" w:cs="Times New Roman"/>
                <w:noProof/>
                <w:sz w:val="24"/>
                <w:szCs w:val="24"/>
              </w:rPr>
              <w:t xml:space="preserve">+ </w:t>
            </w:r>
            <w:r>
              <w:rPr>
                <w:rFonts w:ascii="Times New Roman" w:hAnsi="Times New Roman" w:cs="Times New Roman"/>
                <w:noProof/>
                <w:sz w:val="24"/>
                <w:szCs w:val="24"/>
              </w:rPr>
              <w:t>Mayfly Density</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Lake</w:t>
            </w:r>
            <w:r w:rsidR="006F228D">
              <w:rPr>
                <w:rFonts w:ascii="Times New Roman" w:hAnsi="Times New Roman" w:cs="Times New Roman"/>
                <w:noProof/>
                <w:sz w:val="24"/>
                <w:szCs w:val="24"/>
              </w:rPr>
              <w:t xml:space="preserve"> + </w:t>
            </w:r>
          </w:p>
          <w:p w:rsidR="004565A0" w:rsidRDefault="004565A0" w:rsidP="004565A0">
            <w:pPr>
              <w:jc w:val="center"/>
              <w:rPr>
                <w:rFonts w:ascii="Times New Roman" w:hAnsi="Times New Roman" w:cs="Times New Roman"/>
                <w:noProof/>
                <w:sz w:val="24"/>
                <w:szCs w:val="24"/>
              </w:rPr>
            </w:pPr>
            <w:r>
              <w:rPr>
                <w:rFonts w:ascii="Times New Roman" w:hAnsi="Times New Roman" w:cs="Times New Roman"/>
                <w:noProof/>
                <w:sz w:val="24"/>
                <w:szCs w:val="24"/>
              </w:rPr>
              <w:t>Silt</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Radiation</w:t>
            </w:r>
          </w:p>
        </w:tc>
        <w:tc>
          <w:tcPr>
            <w:tcW w:w="1629" w:type="dxa"/>
          </w:tcPr>
          <w:p w:rsidR="004565A0" w:rsidRDefault="004565A0" w:rsidP="00CE593A">
            <w:pPr>
              <w:jc w:val="center"/>
              <w:rPr>
                <w:rFonts w:ascii="Times New Roman" w:hAnsi="Times New Roman" w:cs="Times New Roman"/>
                <w:noProof/>
                <w:sz w:val="24"/>
                <w:szCs w:val="24"/>
              </w:rPr>
            </w:pPr>
            <w:r>
              <w:rPr>
                <w:rFonts w:ascii="Times New Roman" w:hAnsi="Times New Roman" w:cs="Times New Roman"/>
                <w:noProof/>
                <w:sz w:val="24"/>
                <w:szCs w:val="24"/>
              </w:rPr>
              <w:t>Log transformed</w:t>
            </w:r>
          </w:p>
        </w:tc>
        <w:tc>
          <w:tcPr>
            <w:tcW w:w="1161" w:type="dxa"/>
          </w:tcPr>
          <w:p w:rsidR="004565A0" w:rsidRDefault="004565A0" w:rsidP="00CE593A">
            <w:pPr>
              <w:jc w:val="center"/>
              <w:rPr>
                <w:rFonts w:ascii="Times New Roman" w:hAnsi="Times New Roman" w:cs="Times New Roman"/>
                <w:noProof/>
                <w:sz w:val="24"/>
                <w:szCs w:val="24"/>
              </w:rPr>
            </w:pPr>
            <w:r>
              <w:rPr>
                <w:rFonts w:ascii="Times New Roman" w:hAnsi="Times New Roman" w:cs="Times New Roman"/>
                <w:noProof/>
                <w:sz w:val="24"/>
                <w:szCs w:val="24"/>
              </w:rPr>
              <w:t>Block</w:t>
            </w:r>
          </w:p>
        </w:tc>
        <w:tc>
          <w:tcPr>
            <w:tcW w:w="1624" w:type="dxa"/>
          </w:tcPr>
          <w:p w:rsidR="004565A0" w:rsidRDefault="004565A0" w:rsidP="00CE593A">
            <w:pPr>
              <w:rPr>
                <w:rFonts w:ascii="Times New Roman" w:hAnsi="Times New Roman" w:cs="Times New Roman"/>
                <w:noProof/>
                <w:sz w:val="24"/>
                <w:szCs w:val="24"/>
              </w:rPr>
            </w:pPr>
          </w:p>
        </w:tc>
        <w:tc>
          <w:tcPr>
            <w:tcW w:w="1243" w:type="dxa"/>
          </w:tcPr>
          <w:p w:rsidR="004565A0" w:rsidRDefault="004565A0" w:rsidP="006F228D">
            <w:pPr>
              <w:keepNext/>
              <w:jc w:val="center"/>
              <w:rPr>
                <w:rFonts w:ascii="Times New Roman" w:hAnsi="Times New Roman" w:cs="Times New Roman"/>
                <w:noProof/>
                <w:sz w:val="24"/>
                <w:szCs w:val="24"/>
              </w:rPr>
            </w:pPr>
            <w:r>
              <w:rPr>
                <w:rFonts w:ascii="Times New Roman" w:hAnsi="Times New Roman" w:cs="Times New Roman"/>
                <w:noProof/>
                <w:sz w:val="24"/>
                <w:szCs w:val="24"/>
              </w:rPr>
              <w:t>32</w:t>
            </w:r>
            <w:r w:rsidR="006F228D">
              <w:rPr>
                <w:rFonts w:ascii="Times New Roman" w:hAnsi="Times New Roman" w:cs="Times New Roman"/>
                <w:noProof/>
                <w:sz w:val="24"/>
                <w:szCs w:val="24"/>
              </w:rPr>
              <w:t>6</w:t>
            </w:r>
            <w:r>
              <w:rPr>
                <w:rFonts w:ascii="Times New Roman" w:hAnsi="Times New Roman" w:cs="Times New Roman"/>
                <w:noProof/>
                <w:sz w:val="24"/>
                <w:szCs w:val="24"/>
              </w:rPr>
              <w:t>.8</w:t>
            </w:r>
          </w:p>
        </w:tc>
      </w:tr>
      <w:tr w:rsidR="006F228D" w:rsidTr="004565A0">
        <w:trPr>
          <w:jc w:val="center"/>
        </w:trPr>
        <w:tc>
          <w:tcPr>
            <w:tcW w:w="4567" w:type="dxa"/>
          </w:tcPr>
          <w:p w:rsidR="006F228D" w:rsidRDefault="006F228D" w:rsidP="00CE593A">
            <w:pPr>
              <w:jc w:val="center"/>
              <w:rPr>
                <w:rFonts w:ascii="Times New Roman" w:hAnsi="Times New Roman" w:cs="Times New Roman"/>
                <w:noProof/>
                <w:sz w:val="24"/>
                <w:szCs w:val="24"/>
              </w:rPr>
            </w:pPr>
            <w:r>
              <w:rPr>
                <w:rFonts w:ascii="Times New Roman" w:hAnsi="Times New Roman" w:cs="Times New Roman"/>
                <w:noProof/>
                <w:sz w:val="24"/>
                <w:szCs w:val="24"/>
              </w:rPr>
              <w:t>Tadpole Dens</w:t>
            </w:r>
            <w:r w:rsidR="005830EE">
              <w:rPr>
                <w:rFonts w:ascii="Times New Roman" w:hAnsi="Times New Roman" w:cs="Times New Roman"/>
                <w:noProof/>
                <w:sz w:val="24"/>
                <w:szCs w:val="24"/>
              </w:rPr>
              <w:t>ity + Mayfly Density + Lake</w:t>
            </w:r>
          </w:p>
          <w:p w:rsidR="006F228D" w:rsidRDefault="006F228D" w:rsidP="00CE593A">
            <w:pPr>
              <w:jc w:val="center"/>
              <w:rPr>
                <w:rFonts w:ascii="Times New Roman" w:hAnsi="Times New Roman" w:cs="Times New Roman"/>
                <w:noProof/>
                <w:sz w:val="24"/>
                <w:szCs w:val="24"/>
              </w:rPr>
            </w:pPr>
          </w:p>
        </w:tc>
        <w:tc>
          <w:tcPr>
            <w:tcW w:w="1629" w:type="dxa"/>
          </w:tcPr>
          <w:p w:rsidR="006F228D" w:rsidRDefault="006F228D" w:rsidP="00CE593A">
            <w:pPr>
              <w:jc w:val="center"/>
              <w:rPr>
                <w:rFonts w:ascii="Times New Roman" w:hAnsi="Times New Roman" w:cs="Times New Roman"/>
                <w:noProof/>
                <w:sz w:val="24"/>
                <w:szCs w:val="24"/>
              </w:rPr>
            </w:pPr>
            <w:r>
              <w:rPr>
                <w:rFonts w:ascii="Times New Roman" w:hAnsi="Times New Roman" w:cs="Times New Roman"/>
                <w:noProof/>
                <w:sz w:val="24"/>
                <w:szCs w:val="24"/>
              </w:rPr>
              <w:t>Log transformed</w:t>
            </w:r>
          </w:p>
        </w:tc>
        <w:tc>
          <w:tcPr>
            <w:tcW w:w="1161" w:type="dxa"/>
          </w:tcPr>
          <w:p w:rsidR="006F228D" w:rsidRDefault="006F228D" w:rsidP="00CE593A">
            <w:pPr>
              <w:jc w:val="center"/>
              <w:rPr>
                <w:rFonts w:ascii="Times New Roman" w:hAnsi="Times New Roman" w:cs="Times New Roman"/>
                <w:noProof/>
                <w:sz w:val="24"/>
                <w:szCs w:val="24"/>
              </w:rPr>
            </w:pPr>
            <w:r>
              <w:rPr>
                <w:rFonts w:ascii="Times New Roman" w:hAnsi="Times New Roman" w:cs="Times New Roman"/>
                <w:noProof/>
                <w:sz w:val="24"/>
                <w:szCs w:val="24"/>
              </w:rPr>
              <w:t>Block</w:t>
            </w:r>
          </w:p>
        </w:tc>
        <w:tc>
          <w:tcPr>
            <w:tcW w:w="1624" w:type="dxa"/>
          </w:tcPr>
          <w:p w:rsidR="006F228D" w:rsidRDefault="006F228D" w:rsidP="00CE593A">
            <w:pPr>
              <w:rPr>
                <w:rFonts w:ascii="Times New Roman" w:hAnsi="Times New Roman" w:cs="Times New Roman"/>
                <w:noProof/>
                <w:sz w:val="24"/>
                <w:szCs w:val="24"/>
              </w:rPr>
            </w:pPr>
          </w:p>
        </w:tc>
        <w:tc>
          <w:tcPr>
            <w:tcW w:w="1243" w:type="dxa"/>
          </w:tcPr>
          <w:p w:rsidR="006F228D" w:rsidRDefault="006F228D" w:rsidP="00CE593A">
            <w:pPr>
              <w:keepNext/>
              <w:jc w:val="center"/>
              <w:rPr>
                <w:rFonts w:ascii="Times New Roman" w:hAnsi="Times New Roman" w:cs="Times New Roman"/>
                <w:noProof/>
                <w:sz w:val="24"/>
                <w:szCs w:val="24"/>
              </w:rPr>
            </w:pPr>
            <w:r>
              <w:rPr>
                <w:rFonts w:ascii="Times New Roman" w:hAnsi="Times New Roman" w:cs="Times New Roman"/>
                <w:noProof/>
                <w:sz w:val="24"/>
                <w:szCs w:val="24"/>
              </w:rPr>
              <w:t>324.9</w:t>
            </w:r>
          </w:p>
        </w:tc>
      </w:tr>
    </w:tbl>
    <w:p w:rsidR="00D268F4" w:rsidRDefault="00F473DC" w:rsidP="00D268F4">
      <w:pPr>
        <w:spacing w:line="480" w:lineRule="auto"/>
        <w:rPr>
          <w:rFonts w:ascii="Times New Roman" w:hAnsi="Times New Roman" w:cs="Times New Roman"/>
        </w:rPr>
      </w:pPr>
      <w:proofErr w:type="gramStart"/>
      <w:r w:rsidRPr="005A189F">
        <w:rPr>
          <w:rFonts w:ascii="Times New Roman" w:hAnsi="Times New Roman" w:cs="Times New Roman"/>
        </w:rPr>
        <w:t xml:space="preserve">Table </w:t>
      </w:r>
      <w:r w:rsidRPr="005A189F">
        <w:rPr>
          <w:rFonts w:ascii="Times New Roman" w:hAnsi="Times New Roman" w:cs="Times New Roman"/>
          <w:b/>
        </w:rPr>
        <w:fldChar w:fldCharType="begin"/>
      </w:r>
      <w:r w:rsidRPr="005A189F">
        <w:rPr>
          <w:rFonts w:ascii="Times New Roman" w:hAnsi="Times New Roman" w:cs="Times New Roman"/>
        </w:rPr>
        <w:instrText xml:space="preserve"> SEQ Table \* ARABIC </w:instrText>
      </w:r>
      <w:r w:rsidRPr="005A189F">
        <w:rPr>
          <w:rFonts w:ascii="Times New Roman" w:hAnsi="Times New Roman" w:cs="Times New Roman"/>
          <w:b/>
        </w:rPr>
        <w:fldChar w:fldCharType="separate"/>
      </w:r>
      <w:r w:rsidR="0091165F">
        <w:rPr>
          <w:rFonts w:ascii="Times New Roman" w:hAnsi="Times New Roman" w:cs="Times New Roman"/>
          <w:noProof/>
        </w:rPr>
        <w:t>1</w:t>
      </w:r>
      <w:r w:rsidRPr="005A189F">
        <w:rPr>
          <w:rFonts w:ascii="Times New Roman" w:hAnsi="Times New Roman" w:cs="Times New Roman"/>
          <w:b/>
        </w:rPr>
        <w:fldChar w:fldCharType="end"/>
      </w:r>
      <w:r w:rsidRPr="005A189F">
        <w:rPr>
          <w:rFonts w:ascii="Times New Roman" w:hAnsi="Times New Roman" w:cs="Times New Roman"/>
        </w:rPr>
        <w:t>.</w:t>
      </w:r>
      <w:proofErr w:type="gramEnd"/>
      <w:r w:rsidRPr="005A189F">
        <w:rPr>
          <w:rFonts w:ascii="Times New Roman" w:hAnsi="Times New Roman" w:cs="Times New Roman"/>
        </w:rPr>
        <w:t xml:space="preserve"> </w:t>
      </w:r>
      <w:r w:rsidR="00177D15">
        <w:rPr>
          <w:rFonts w:ascii="Times New Roman" w:hAnsi="Times New Roman" w:cs="Times New Roman"/>
        </w:rPr>
        <w:t xml:space="preserve"> </w:t>
      </w:r>
      <w:proofErr w:type="gramStart"/>
      <w:r w:rsidR="00177D15">
        <w:rPr>
          <w:rFonts w:ascii="Times New Roman" w:hAnsi="Times New Roman" w:cs="Times New Roman"/>
        </w:rPr>
        <w:t>Summary of candidate m</w:t>
      </w:r>
      <w:r w:rsidRPr="005A189F">
        <w:rPr>
          <w:rFonts w:ascii="Times New Roman" w:hAnsi="Times New Roman" w:cs="Times New Roman"/>
        </w:rPr>
        <w:t>odels of</w:t>
      </w:r>
      <w:r w:rsidR="00177D15">
        <w:rPr>
          <w:rFonts w:ascii="Times New Roman" w:hAnsi="Times New Roman" w:cs="Times New Roman"/>
        </w:rPr>
        <w:t xml:space="preserve"> raw algal abundance in </w:t>
      </w:r>
      <w:r w:rsidRPr="005A189F">
        <w:rPr>
          <w:rFonts w:ascii="Times New Roman" w:hAnsi="Times New Roman" w:cs="Times New Roman"/>
        </w:rPr>
        <w:t>2009 field enclosure experiment</w:t>
      </w:r>
      <w:r>
        <w:rPr>
          <w:rFonts w:ascii="Times New Roman" w:hAnsi="Times New Roman" w:cs="Times New Roman"/>
        </w:rPr>
        <w:t>, using numerical tadpole and mayfly density as the independent variables.</w:t>
      </w:r>
      <w:proofErr w:type="gramEnd"/>
    </w:p>
    <w:p w:rsidR="00D268F4" w:rsidRDefault="00D268F4">
      <w:pPr>
        <w:rPr>
          <w:rFonts w:ascii="Times New Roman" w:hAnsi="Times New Roman" w:cs="Times New Roman"/>
        </w:rPr>
      </w:pPr>
      <w:r>
        <w:rPr>
          <w:rFonts w:ascii="Times New Roman" w:hAnsi="Times New Roman" w:cs="Times New Roman"/>
        </w:rPr>
        <w:br w:type="page"/>
      </w:r>
    </w:p>
    <w:tbl>
      <w:tblPr>
        <w:tblStyle w:val="TableGrid"/>
        <w:tblW w:w="0" w:type="auto"/>
        <w:jc w:val="center"/>
        <w:tblInd w:w="-1538" w:type="dxa"/>
        <w:tblLook w:val="04A0" w:firstRow="1" w:lastRow="0" w:firstColumn="1" w:lastColumn="0" w:noHBand="0" w:noVBand="1"/>
      </w:tblPr>
      <w:tblGrid>
        <w:gridCol w:w="2070"/>
        <w:gridCol w:w="2192"/>
        <w:gridCol w:w="736"/>
        <w:gridCol w:w="1052"/>
        <w:gridCol w:w="3501"/>
      </w:tblGrid>
      <w:tr w:rsidR="003017EA" w:rsidTr="003017EA">
        <w:trPr>
          <w:jc w:val="center"/>
        </w:trPr>
        <w:tc>
          <w:tcPr>
            <w:tcW w:w="2070" w:type="dxa"/>
            <w:vAlign w:val="center"/>
          </w:tcPr>
          <w:p w:rsidR="003017EA" w:rsidRDefault="003017EA" w:rsidP="003017EA">
            <w:pPr>
              <w:jc w:val="center"/>
              <w:rPr>
                <w:rFonts w:ascii="Times New Roman" w:hAnsi="Times New Roman" w:cs="Times New Roman"/>
                <w:noProof/>
                <w:sz w:val="24"/>
                <w:szCs w:val="24"/>
              </w:rPr>
            </w:pPr>
          </w:p>
        </w:tc>
        <w:tc>
          <w:tcPr>
            <w:tcW w:w="2192"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Linear model coefficient</w:t>
            </w:r>
          </w:p>
        </w:tc>
        <w:tc>
          <w:tcPr>
            <w:tcW w:w="736" w:type="dxa"/>
            <w:vAlign w:val="center"/>
          </w:tcPr>
          <w:p w:rsidR="003017EA" w:rsidRPr="008E5253" w:rsidRDefault="00FC2B70" w:rsidP="003017EA">
            <w:pPr>
              <w:jc w:val="center"/>
              <w:rPr>
                <w:rFonts w:ascii="Times New Roman" w:hAnsi="Times New Roman" w:cs="Times New Roman"/>
                <w:noProof/>
                <w:sz w:val="24"/>
                <w:szCs w:val="24"/>
              </w:rPr>
            </w:pPr>
            <w:r>
              <w:rPr>
                <w:rFonts w:ascii="Times New Roman" w:hAnsi="Times New Roman" w:cs="Times New Roman"/>
                <w:noProof/>
                <w:sz w:val="24"/>
                <w:szCs w:val="24"/>
              </w:rPr>
              <w:t>t</w:t>
            </w:r>
            <w:r w:rsidRPr="00FC2B70">
              <w:rPr>
                <w:rFonts w:ascii="Times New Roman" w:hAnsi="Times New Roman" w:cs="Times New Roman"/>
                <w:noProof/>
                <w:sz w:val="24"/>
                <w:szCs w:val="24"/>
                <w:vertAlign w:val="subscript"/>
              </w:rPr>
              <w:t>(__, 96)</w:t>
            </w:r>
          </w:p>
        </w:tc>
        <w:tc>
          <w:tcPr>
            <w:tcW w:w="1052"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p-value</w:t>
            </w:r>
          </w:p>
        </w:tc>
        <w:tc>
          <w:tcPr>
            <w:tcW w:w="3501" w:type="dxa"/>
            <w:vAlign w:val="center"/>
          </w:tcPr>
          <w:p w:rsidR="003017EA" w:rsidRPr="001665C8"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Random intercept</w:t>
            </w:r>
          </w:p>
        </w:tc>
      </w:tr>
      <w:tr w:rsidR="003017EA" w:rsidTr="003017EA">
        <w:trPr>
          <w:jc w:val="center"/>
        </w:trPr>
        <w:tc>
          <w:tcPr>
            <w:tcW w:w="2070"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Tadpole Density</w:t>
            </w:r>
          </w:p>
        </w:tc>
        <w:tc>
          <w:tcPr>
            <w:tcW w:w="2192" w:type="dxa"/>
            <w:vAlign w:val="center"/>
          </w:tcPr>
          <w:p w:rsidR="003017EA" w:rsidRDefault="003017EA" w:rsidP="003017EA">
            <w:pPr>
              <w:jc w:val="center"/>
              <w:rPr>
                <w:rFonts w:ascii="Times New Roman" w:hAnsi="Times New Roman" w:cs="Times New Roman"/>
                <w:noProof/>
                <w:sz w:val="24"/>
                <w:szCs w:val="24"/>
              </w:rPr>
            </w:pPr>
            <w:commentRangeStart w:id="358"/>
            <w:r>
              <w:rPr>
                <w:rFonts w:ascii="Times New Roman" w:hAnsi="Times New Roman" w:cs="Times New Roman"/>
                <w:noProof/>
                <w:sz w:val="24"/>
                <w:szCs w:val="24"/>
              </w:rPr>
              <w:t xml:space="preserve">-0.03 </w:t>
            </w:r>
            <w:r>
              <w:rPr>
                <w:rFonts w:ascii="Cambria Math" w:hAnsi="Cambria Math" w:cs="Times New Roman"/>
                <w:noProof/>
                <w:sz w:val="24"/>
                <w:szCs w:val="24"/>
              </w:rPr>
              <w:t>±</w:t>
            </w:r>
            <w:r>
              <w:rPr>
                <w:rFonts w:ascii="Times New Roman" w:hAnsi="Times New Roman" w:cs="Times New Roman"/>
                <w:noProof/>
                <w:sz w:val="24"/>
                <w:szCs w:val="24"/>
              </w:rPr>
              <w:t xml:space="preserve"> 0.01</w:t>
            </w:r>
            <w:commentRangeEnd w:id="358"/>
            <w:r>
              <w:rPr>
                <w:rStyle w:val="CommentReference"/>
              </w:rPr>
              <w:commentReference w:id="358"/>
            </w:r>
          </w:p>
        </w:tc>
        <w:tc>
          <w:tcPr>
            <w:tcW w:w="736"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-1.8</w:t>
            </w:r>
          </w:p>
        </w:tc>
        <w:tc>
          <w:tcPr>
            <w:tcW w:w="1052"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0.08</w:t>
            </w:r>
          </w:p>
        </w:tc>
        <w:tc>
          <w:tcPr>
            <w:tcW w:w="3501" w:type="dxa"/>
            <w:vAlign w:val="center"/>
          </w:tcPr>
          <w:p w:rsidR="003017EA" w:rsidRDefault="003017EA" w:rsidP="003017EA">
            <w:pPr>
              <w:jc w:val="center"/>
              <w:rPr>
                <w:rFonts w:ascii="Times New Roman" w:hAnsi="Times New Roman" w:cs="Times New Roman"/>
                <w:noProof/>
                <w:sz w:val="24"/>
                <w:szCs w:val="24"/>
              </w:rPr>
            </w:pPr>
          </w:p>
        </w:tc>
      </w:tr>
      <w:tr w:rsidR="003017EA" w:rsidTr="003017EA">
        <w:trPr>
          <w:jc w:val="center"/>
        </w:trPr>
        <w:tc>
          <w:tcPr>
            <w:tcW w:w="2070"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Mayfly Density</w:t>
            </w:r>
          </w:p>
        </w:tc>
        <w:tc>
          <w:tcPr>
            <w:tcW w:w="2192" w:type="dxa"/>
            <w:vAlign w:val="center"/>
          </w:tcPr>
          <w:p w:rsidR="003017EA" w:rsidRPr="00D674C4"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 xml:space="preserve">-0.002 </w:t>
            </w:r>
            <w:r>
              <w:rPr>
                <w:rFonts w:ascii="Cambria Math" w:hAnsi="Cambria Math" w:cs="Times New Roman"/>
                <w:noProof/>
                <w:sz w:val="24"/>
                <w:szCs w:val="24"/>
              </w:rPr>
              <w:t>±</w:t>
            </w:r>
            <w:r>
              <w:rPr>
                <w:rFonts w:ascii="Times New Roman" w:hAnsi="Times New Roman" w:cs="Times New Roman"/>
                <w:noProof/>
                <w:sz w:val="24"/>
                <w:szCs w:val="24"/>
              </w:rPr>
              <w:t xml:space="preserve"> 0.001</w:t>
            </w:r>
          </w:p>
        </w:tc>
        <w:tc>
          <w:tcPr>
            <w:tcW w:w="736"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-1.3</w:t>
            </w:r>
          </w:p>
        </w:tc>
        <w:tc>
          <w:tcPr>
            <w:tcW w:w="1052"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0.19</w:t>
            </w:r>
          </w:p>
        </w:tc>
        <w:tc>
          <w:tcPr>
            <w:tcW w:w="3501" w:type="dxa"/>
            <w:vAlign w:val="center"/>
          </w:tcPr>
          <w:p w:rsidR="003017EA" w:rsidRDefault="003017EA" w:rsidP="003017EA">
            <w:pPr>
              <w:jc w:val="center"/>
              <w:rPr>
                <w:rFonts w:ascii="Times New Roman" w:hAnsi="Times New Roman" w:cs="Times New Roman"/>
                <w:noProof/>
                <w:sz w:val="24"/>
                <w:szCs w:val="24"/>
              </w:rPr>
            </w:pPr>
          </w:p>
        </w:tc>
      </w:tr>
      <w:tr w:rsidR="003017EA" w:rsidTr="003017EA">
        <w:trPr>
          <w:jc w:val="center"/>
        </w:trPr>
        <w:tc>
          <w:tcPr>
            <w:tcW w:w="2070"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Lake</w:t>
            </w:r>
          </w:p>
        </w:tc>
        <w:tc>
          <w:tcPr>
            <w:tcW w:w="2192"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AFDM</w:t>
            </w:r>
            <w:r w:rsidRPr="003017EA">
              <w:rPr>
                <w:rFonts w:ascii="Times New Roman" w:hAnsi="Times New Roman" w:cs="Times New Roman"/>
                <w:noProof/>
                <w:sz w:val="24"/>
                <w:szCs w:val="24"/>
                <w:vertAlign w:val="subscript"/>
              </w:rPr>
              <w:t>Spur</w:t>
            </w:r>
            <w:r>
              <w:rPr>
                <w:rFonts w:ascii="Times New Roman" w:hAnsi="Times New Roman" w:cs="Times New Roman"/>
                <w:noProof/>
                <w:sz w:val="24"/>
                <w:szCs w:val="24"/>
              </w:rPr>
              <w:t xml:space="preserve"> </w:t>
            </w:r>
          </w:p>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 xml:space="preserve">1.1 </w:t>
            </w:r>
            <w:r>
              <w:rPr>
                <w:rFonts w:ascii="Cambria Math" w:hAnsi="Cambria Math" w:cs="Times New Roman"/>
                <w:noProof/>
                <w:sz w:val="24"/>
                <w:szCs w:val="24"/>
              </w:rPr>
              <w:t>±</w:t>
            </w:r>
            <w:r>
              <w:rPr>
                <w:rFonts w:ascii="Times New Roman" w:hAnsi="Times New Roman" w:cs="Times New Roman"/>
                <w:noProof/>
                <w:sz w:val="24"/>
                <w:szCs w:val="24"/>
              </w:rPr>
              <w:t xml:space="preserve"> 0.23 &gt;</w:t>
            </w:r>
          </w:p>
          <w:p w:rsidR="003017EA" w:rsidRPr="00D674C4"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AFDM</w:t>
            </w:r>
            <w:r w:rsidRPr="003017EA">
              <w:rPr>
                <w:rFonts w:ascii="Times New Roman" w:hAnsi="Times New Roman" w:cs="Times New Roman"/>
                <w:noProof/>
                <w:sz w:val="24"/>
                <w:szCs w:val="24"/>
                <w:vertAlign w:val="subscript"/>
              </w:rPr>
              <w:t>LeConte</w:t>
            </w:r>
          </w:p>
        </w:tc>
        <w:tc>
          <w:tcPr>
            <w:tcW w:w="736"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4.6</w:t>
            </w:r>
          </w:p>
        </w:tc>
        <w:tc>
          <w:tcPr>
            <w:tcW w:w="1052"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&lt;0.0001</w:t>
            </w:r>
          </w:p>
        </w:tc>
        <w:tc>
          <w:tcPr>
            <w:tcW w:w="3501" w:type="dxa"/>
            <w:vAlign w:val="center"/>
          </w:tcPr>
          <w:p w:rsidR="003017EA" w:rsidRDefault="003017EA" w:rsidP="003017EA">
            <w:pPr>
              <w:jc w:val="center"/>
              <w:rPr>
                <w:rFonts w:ascii="Times New Roman" w:hAnsi="Times New Roman" w:cs="Times New Roman"/>
                <w:noProof/>
                <w:sz w:val="24"/>
                <w:szCs w:val="24"/>
              </w:rPr>
            </w:pPr>
          </w:p>
        </w:tc>
      </w:tr>
      <w:tr w:rsidR="003017EA" w:rsidTr="003017EA">
        <w:trPr>
          <w:jc w:val="center"/>
        </w:trPr>
        <w:tc>
          <w:tcPr>
            <w:tcW w:w="2070" w:type="dxa"/>
            <w:vAlign w:val="center"/>
          </w:tcPr>
          <w:p w:rsidR="003017EA" w:rsidRDefault="003017EA" w:rsidP="003017EA">
            <w:pPr>
              <w:jc w:val="center"/>
              <w:rPr>
                <w:rFonts w:ascii="Times New Roman" w:hAnsi="Times New Roman" w:cs="Times New Roman"/>
                <w:noProof/>
                <w:sz w:val="24"/>
                <w:szCs w:val="24"/>
              </w:rPr>
            </w:pPr>
            <w:r>
              <w:rPr>
                <w:rFonts w:ascii="Times New Roman" w:hAnsi="Times New Roman" w:cs="Times New Roman"/>
                <w:noProof/>
                <w:sz w:val="24"/>
                <w:szCs w:val="24"/>
              </w:rPr>
              <w:t>Block</w:t>
            </w:r>
          </w:p>
        </w:tc>
        <w:tc>
          <w:tcPr>
            <w:tcW w:w="2192" w:type="dxa"/>
            <w:vAlign w:val="center"/>
          </w:tcPr>
          <w:p w:rsidR="003017EA" w:rsidRDefault="003017EA" w:rsidP="003017EA">
            <w:pPr>
              <w:jc w:val="center"/>
              <w:rPr>
                <w:rFonts w:ascii="Times New Roman" w:hAnsi="Times New Roman" w:cs="Times New Roman"/>
                <w:noProof/>
                <w:sz w:val="24"/>
                <w:szCs w:val="24"/>
              </w:rPr>
            </w:pPr>
          </w:p>
        </w:tc>
        <w:tc>
          <w:tcPr>
            <w:tcW w:w="736" w:type="dxa"/>
            <w:vAlign w:val="center"/>
          </w:tcPr>
          <w:p w:rsidR="003017EA" w:rsidRDefault="003017EA" w:rsidP="003017EA">
            <w:pPr>
              <w:jc w:val="center"/>
              <w:rPr>
                <w:rFonts w:ascii="Times New Roman" w:hAnsi="Times New Roman" w:cs="Times New Roman"/>
                <w:noProof/>
                <w:sz w:val="24"/>
                <w:szCs w:val="24"/>
              </w:rPr>
            </w:pPr>
          </w:p>
        </w:tc>
        <w:tc>
          <w:tcPr>
            <w:tcW w:w="1052" w:type="dxa"/>
            <w:vAlign w:val="center"/>
          </w:tcPr>
          <w:p w:rsidR="003017EA" w:rsidRDefault="003017EA" w:rsidP="003017EA">
            <w:pPr>
              <w:jc w:val="center"/>
              <w:rPr>
                <w:rFonts w:ascii="Times New Roman" w:hAnsi="Times New Roman" w:cs="Times New Roman"/>
                <w:noProof/>
                <w:sz w:val="24"/>
                <w:szCs w:val="24"/>
              </w:rPr>
            </w:pPr>
          </w:p>
        </w:tc>
        <w:tc>
          <w:tcPr>
            <w:tcW w:w="3501" w:type="dxa"/>
            <w:vAlign w:val="center"/>
          </w:tcPr>
          <w:p w:rsidR="003017EA" w:rsidRDefault="003017EA" w:rsidP="003017EA">
            <w:pPr>
              <w:jc w:val="center"/>
              <w:rPr>
                <w:rFonts w:ascii="Times New Roman" w:hAnsi="Times New Roman" w:cs="Times New Roman"/>
                <w:noProof/>
                <w:sz w:val="24"/>
                <w:szCs w:val="24"/>
              </w:rPr>
            </w:pPr>
            <w:r w:rsidRPr="00566BB1">
              <w:rPr>
                <w:rFonts w:ascii="Times New Roman" w:hAnsi="Times New Roman" w:cs="Times New Roman"/>
                <w:noProof/>
                <w:sz w:val="24"/>
                <w:szCs w:val="24"/>
              </w:rPr>
              <w:t>Random intercept ~ N(0, 0.</w:t>
            </w:r>
            <w:r>
              <w:rPr>
                <w:rFonts w:ascii="Times New Roman" w:hAnsi="Times New Roman" w:cs="Times New Roman"/>
                <w:noProof/>
                <w:sz w:val="24"/>
                <w:szCs w:val="24"/>
              </w:rPr>
              <w:t>02</w:t>
            </w:r>
            <w:r w:rsidRPr="00566BB1">
              <w:rPr>
                <w:rFonts w:ascii="Times New Roman" w:hAnsi="Times New Roman" w:cs="Times New Roman"/>
                <w:noProof/>
                <w:sz w:val="24"/>
                <w:szCs w:val="24"/>
                <w:vertAlign w:val="superscript"/>
              </w:rPr>
              <w:t>2</w:t>
            </w:r>
            <w:r w:rsidRPr="00566BB1">
              <w:rPr>
                <w:rFonts w:ascii="Times New Roman" w:hAnsi="Times New Roman" w:cs="Times New Roman"/>
                <w:noProof/>
                <w:sz w:val="24"/>
                <w:szCs w:val="24"/>
              </w:rPr>
              <w:t>)</w:t>
            </w:r>
          </w:p>
        </w:tc>
      </w:tr>
    </w:tbl>
    <w:p w:rsidR="00F473DC" w:rsidRDefault="00F473DC" w:rsidP="002351DB">
      <w:pPr>
        <w:spacing w:line="480" w:lineRule="auto"/>
        <w:rPr>
          <w:rFonts w:ascii="Times New Roman" w:hAnsi="Times New Roman" w:cs="Times New Roman"/>
        </w:rPr>
      </w:pPr>
      <w:proofErr w:type="gramStart"/>
      <w:r>
        <w:rPr>
          <w:rFonts w:ascii="Times New Roman" w:hAnsi="Times New Roman" w:cs="Times New Roman"/>
        </w:rPr>
        <w:t>Table 2.</w:t>
      </w:r>
      <w:proofErr w:type="gramEnd"/>
      <w:r w:rsidR="00177D15">
        <w:rPr>
          <w:rFonts w:ascii="Times New Roman" w:hAnsi="Times New Roman" w:cs="Times New Roman"/>
        </w:rPr>
        <w:t xml:space="preserve">  Terms of best-fit model of log transformed raw algal abundance in 2009 field enclosure experiment, using numerical tadpole and mayfly density as independent variables.</w:t>
      </w:r>
    </w:p>
    <w:p w:rsidR="00F473DC" w:rsidRDefault="00F473DC" w:rsidP="008F569D">
      <w:pPr>
        <w:spacing w:line="480" w:lineRule="auto"/>
        <w:ind w:left="1080"/>
        <w:jc w:val="center"/>
        <w:rPr>
          <w:rFonts w:ascii="Times New Roman" w:hAnsi="Times New Roman" w:cs="Times New Roman"/>
          <w:noProof/>
          <w:sz w:val="24"/>
          <w:szCs w:val="24"/>
        </w:rPr>
      </w:pPr>
    </w:p>
    <w:p w:rsidR="00F473DC" w:rsidRDefault="00F473DC" w:rsidP="008F569D">
      <w:pPr>
        <w:spacing w:line="480" w:lineRule="auto"/>
        <w:ind w:left="1080"/>
        <w:jc w:val="center"/>
        <w:rPr>
          <w:rFonts w:ascii="Times New Roman" w:hAnsi="Times New Roman" w:cs="Times New Roman"/>
          <w:noProof/>
          <w:sz w:val="24"/>
          <w:szCs w:val="24"/>
        </w:rPr>
      </w:pPr>
    </w:p>
    <w:p w:rsidR="00F473DC" w:rsidRDefault="00F473DC">
      <w:pPr>
        <w:rPr>
          <w:rFonts w:ascii="Times New Roman" w:hAnsi="Times New Roman" w:cs="Times New Roman"/>
          <w:noProof/>
          <w:sz w:val="24"/>
          <w:szCs w:val="24"/>
        </w:rPr>
      </w:pPr>
      <w:r>
        <w:rPr>
          <w:rFonts w:ascii="Times New Roman" w:hAnsi="Times New Roman" w:cs="Times New Roman"/>
          <w:noProof/>
          <w:sz w:val="24"/>
          <w:szCs w:val="24"/>
        </w:rPr>
        <w:br w:type="page"/>
      </w:r>
    </w:p>
    <w:tbl>
      <w:tblPr>
        <w:tblStyle w:val="TableGrid"/>
        <w:tblW w:w="0" w:type="auto"/>
        <w:jc w:val="center"/>
        <w:tblInd w:w="-648" w:type="dxa"/>
        <w:tblLook w:val="04A0" w:firstRow="1" w:lastRow="0" w:firstColumn="1" w:lastColumn="0" w:noHBand="0" w:noVBand="1"/>
      </w:tblPr>
      <w:tblGrid>
        <w:gridCol w:w="3346"/>
        <w:gridCol w:w="1706"/>
        <w:gridCol w:w="1819"/>
        <w:gridCol w:w="2570"/>
      </w:tblGrid>
      <w:tr w:rsidR="00AD160F" w:rsidTr="000F31F4">
        <w:trPr>
          <w:jc w:val="center"/>
        </w:trPr>
        <w:tc>
          <w:tcPr>
            <w:tcW w:w="3346" w:type="dxa"/>
            <w:vAlign w:val="center"/>
          </w:tcPr>
          <w:p w:rsidR="00AD160F" w:rsidRDefault="00AD160F" w:rsidP="000F31F4">
            <w:pPr>
              <w:jc w:val="center"/>
              <w:rPr>
                <w:rFonts w:ascii="Times New Roman" w:hAnsi="Times New Roman" w:cs="Times New Roman"/>
                <w:noProof/>
                <w:sz w:val="24"/>
                <w:szCs w:val="24"/>
              </w:rPr>
            </w:pPr>
            <w:r>
              <w:rPr>
                <w:rFonts w:ascii="Times New Roman" w:hAnsi="Times New Roman" w:cs="Times New Roman"/>
                <w:noProof/>
                <w:sz w:val="24"/>
                <w:szCs w:val="24"/>
              </w:rPr>
              <w:lastRenderedPageBreak/>
              <w:t>Fixed effects</w:t>
            </w:r>
          </w:p>
        </w:tc>
        <w:tc>
          <w:tcPr>
            <w:tcW w:w="1706" w:type="dxa"/>
            <w:vAlign w:val="center"/>
          </w:tcPr>
          <w:p w:rsidR="00AD160F" w:rsidRDefault="00AD160F" w:rsidP="000F31F4">
            <w:pPr>
              <w:jc w:val="center"/>
              <w:rPr>
                <w:rFonts w:ascii="Times New Roman" w:hAnsi="Times New Roman" w:cs="Times New Roman"/>
                <w:noProof/>
                <w:sz w:val="24"/>
                <w:szCs w:val="24"/>
              </w:rPr>
            </w:pPr>
            <w:r>
              <w:rPr>
                <w:rFonts w:ascii="Times New Roman" w:hAnsi="Times New Roman" w:cs="Times New Roman"/>
                <w:noProof/>
                <w:sz w:val="24"/>
                <w:szCs w:val="24"/>
              </w:rPr>
              <w:t>Random effects</w:t>
            </w:r>
          </w:p>
        </w:tc>
        <w:tc>
          <w:tcPr>
            <w:tcW w:w="1819" w:type="dxa"/>
            <w:vAlign w:val="center"/>
          </w:tcPr>
          <w:p w:rsidR="00AD160F" w:rsidRDefault="00AD160F" w:rsidP="000F31F4">
            <w:pPr>
              <w:jc w:val="center"/>
              <w:rPr>
                <w:rFonts w:ascii="Times New Roman" w:hAnsi="Times New Roman" w:cs="Times New Roman"/>
                <w:noProof/>
                <w:sz w:val="24"/>
                <w:szCs w:val="24"/>
              </w:rPr>
            </w:pPr>
            <w:r>
              <w:rPr>
                <w:rFonts w:ascii="Times New Roman" w:hAnsi="Times New Roman" w:cs="Times New Roman"/>
                <w:noProof/>
                <w:sz w:val="24"/>
                <w:szCs w:val="24"/>
              </w:rPr>
              <w:t>Heterogeneity of variances</w:t>
            </w:r>
          </w:p>
        </w:tc>
        <w:tc>
          <w:tcPr>
            <w:tcW w:w="2570" w:type="dxa"/>
            <w:vAlign w:val="center"/>
          </w:tcPr>
          <w:p w:rsidR="00AD160F" w:rsidRDefault="00AD160F" w:rsidP="000F31F4">
            <w:pPr>
              <w:jc w:val="center"/>
              <w:rPr>
                <w:rFonts w:ascii="Times New Roman" w:hAnsi="Times New Roman" w:cs="Times New Roman"/>
                <w:noProof/>
                <w:sz w:val="24"/>
                <w:szCs w:val="24"/>
              </w:rPr>
            </w:pPr>
            <w:r>
              <w:rPr>
                <w:rFonts w:ascii="Times New Roman" w:hAnsi="Times New Roman" w:cs="Times New Roman"/>
                <w:noProof/>
                <w:sz w:val="24"/>
                <w:szCs w:val="24"/>
              </w:rPr>
              <w:t>AIC</w:t>
            </w:r>
          </w:p>
        </w:tc>
      </w:tr>
      <w:tr w:rsidR="00D91E1C" w:rsidTr="000F31F4">
        <w:trPr>
          <w:jc w:val="center"/>
        </w:trPr>
        <w:tc>
          <w:tcPr>
            <w:tcW w:w="3346" w:type="dxa"/>
            <w:vAlign w:val="center"/>
          </w:tcPr>
          <w:p w:rsidR="00D91E1C" w:rsidRDefault="000F31F4" w:rsidP="000F31F4">
            <w:pPr>
              <w:jc w:val="center"/>
              <w:rPr>
                <w:rFonts w:ascii="Times New Roman" w:hAnsi="Times New Roman" w:cs="Times New Roman"/>
                <w:noProof/>
                <w:sz w:val="24"/>
                <w:szCs w:val="24"/>
              </w:rPr>
            </w:pPr>
            <w:r>
              <w:rPr>
                <w:rFonts w:ascii="Times New Roman" w:hAnsi="Times New Roman" w:cs="Times New Roman"/>
                <w:noProof/>
                <w:sz w:val="24"/>
                <w:szCs w:val="24"/>
              </w:rPr>
              <w:t>Tadpole Density  x  Mayfly Density + Lake + Siltiness  + Radiation+No. of Days</w:t>
            </w:r>
          </w:p>
        </w:tc>
        <w:tc>
          <w:tcPr>
            <w:tcW w:w="1706" w:type="dxa"/>
            <w:vAlign w:val="center"/>
          </w:tcPr>
          <w:p w:rsidR="00D91E1C" w:rsidRDefault="00D91E1C" w:rsidP="000F31F4">
            <w:pPr>
              <w:jc w:val="center"/>
              <w:rPr>
                <w:rFonts w:ascii="Times New Roman" w:hAnsi="Times New Roman" w:cs="Times New Roman"/>
                <w:noProof/>
                <w:sz w:val="24"/>
                <w:szCs w:val="24"/>
              </w:rPr>
            </w:pPr>
          </w:p>
        </w:tc>
        <w:tc>
          <w:tcPr>
            <w:tcW w:w="1819" w:type="dxa"/>
            <w:vAlign w:val="center"/>
          </w:tcPr>
          <w:p w:rsidR="00D91E1C" w:rsidRDefault="00D91E1C" w:rsidP="000F31F4">
            <w:pPr>
              <w:jc w:val="center"/>
              <w:rPr>
                <w:rFonts w:ascii="Times New Roman" w:hAnsi="Times New Roman" w:cs="Times New Roman"/>
                <w:noProof/>
                <w:sz w:val="24"/>
                <w:szCs w:val="24"/>
              </w:rPr>
            </w:pPr>
          </w:p>
        </w:tc>
        <w:tc>
          <w:tcPr>
            <w:tcW w:w="2570" w:type="dxa"/>
            <w:vAlign w:val="center"/>
          </w:tcPr>
          <w:p w:rsidR="00D91E1C" w:rsidRDefault="00F85CD1" w:rsidP="000F31F4">
            <w:pPr>
              <w:jc w:val="center"/>
              <w:rPr>
                <w:rFonts w:ascii="Times New Roman" w:hAnsi="Times New Roman" w:cs="Times New Roman"/>
                <w:noProof/>
                <w:sz w:val="24"/>
                <w:szCs w:val="24"/>
              </w:rPr>
            </w:pPr>
            <w:r>
              <w:rPr>
                <w:rFonts w:ascii="Times New Roman" w:hAnsi="Times New Roman" w:cs="Times New Roman"/>
                <w:noProof/>
                <w:sz w:val="24"/>
                <w:szCs w:val="24"/>
              </w:rPr>
              <w:t>362.0</w:t>
            </w:r>
          </w:p>
        </w:tc>
      </w:tr>
      <w:tr w:rsidR="00B61137" w:rsidTr="000F31F4">
        <w:trPr>
          <w:jc w:val="center"/>
        </w:trPr>
        <w:tc>
          <w:tcPr>
            <w:tcW w:w="3346" w:type="dxa"/>
            <w:vAlign w:val="center"/>
          </w:tcPr>
          <w:p w:rsidR="00B61137" w:rsidRDefault="000F31F4" w:rsidP="000F31F4">
            <w:pPr>
              <w:jc w:val="center"/>
              <w:rPr>
                <w:rFonts w:ascii="Times New Roman" w:hAnsi="Times New Roman" w:cs="Times New Roman"/>
                <w:noProof/>
                <w:sz w:val="24"/>
                <w:szCs w:val="24"/>
              </w:rPr>
            </w:pPr>
            <w:r>
              <w:rPr>
                <w:rFonts w:ascii="Times New Roman" w:hAnsi="Times New Roman" w:cs="Times New Roman"/>
                <w:noProof/>
                <w:sz w:val="24"/>
                <w:szCs w:val="24"/>
              </w:rPr>
              <w:t>Tadpole Density  x  Mayfly Density + Lake + Siltiness  + Radiation + No. of Days</w:t>
            </w:r>
          </w:p>
        </w:tc>
        <w:tc>
          <w:tcPr>
            <w:tcW w:w="1706" w:type="dxa"/>
            <w:vAlign w:val="center"/>
          </w:tcPr>
          <w:p w:rsidR="00B61137" w:rsidRDefault="00B61137" w:rsidP="000F31F4">
            <w:pPr>
              <w:jc w:val="center"/>
              <w:rPr>
                <w:rFonts w:ascii="Times New Roman" w:hAnsi="Times New Roman" w:cs="Times New Roman"/>
                <w:noProof/>
                <w:sz w:val="24"/>
                <w:szCs w:val="24"/>
              </w:rPr>
            </w:pPr>
            <w:r>
              <w:rPr>
                <w:rFonts w:ascii="Times New Roman" w:hAnsi="Times New Roman" w:cs="Times New Roman"/>
                <w:noProof/>
                <w:sz w:val="24"/>
                <w:szCs w:val="24"/>
              </w:rPr>
              <w:t>Block</w:t>
            </w:r>
          </w:p>
        </w:tc>
        <w:tc>
          <w:tcPr>
            <w:tcW w:w="1819" w:type="dxa"/>
            <w:vAlign w:val="center"/>
          </w:tcPr>
          <w:p w:rsidR="00B61137" w:rsidRDefault="00B61137" w:rsidP="000F31F4">
            <w:pPr>
              <w:jc w:val="center"/>
              <w:rPr>
                <w:rFonts w:ascii="Times New Roman" w:hAnsi="Times New Roman" w:cs="Times New Roman"/>
                <w:noProof/>
                <w:sz w:val="24"/>
                <w:szCs w:val="24"/>
              </w:rPr>
            </w:pPr>
          </w:p>
        </w:tc>
        <w:tc>
          <w:tcPr>
            <w:tcW w:w="2570" w:type="dxa"/>
            <w:vAlign w:val="center"/>
          </w:tcPr>
          <w:p w:rsidR="00B61137" w:rsidRDefault="00B61137" w:rsidP="000F31F4">
            <w:pPr>
              <w:jc w:val="center"/>
              <w:rPr>
                <w:rFonts w:ascii="Times New Roman" w:hAnsi="Times New Roman" w:cs="Times New Roman"/>
                <w:noProof/>
                <w:sz w:val="24"/>
                <w:szCs w:val="24"/>
              </w:rPr>
            </w:pPr>
            <w:r>
              <w:rPr>
                <w:rFonts w:ascii="Times New Roman" w:hAnsi="Times New Roman" w:cs="Times New Roman"/>
                <w:noProof/>
                <w:sz w:val="24"/>
                <w:szCs w:val="24"/>
              </w:rPr>
              <w:t>36</w:t>
            </w:r>
            <w:r w:rsidR="000F31F4">
              <w:rPr>
                <w:rFonts w:ascii="Times New Roman" w:hAnsi="Times New Roman" w:cs="Times New Roman"/>
                <w:noProof/>
                <w:sz w:val="24"/>
                <w:szCs w:val="24"/>
              </w:rPr>
              <w:t>5.7</w:t>
            </w:r>
            <w:r w:rsidR="00F85CD1">
              <w:rPr>
                <w:rFonts w:ascii="Times New Roman" w:hAnsi="Times New Roman" w:cs="Times New Roman"/>
                <w:noProof/>
                <w:sz w:val="24"/>
                <w:szCs w:val="24"/>
              </w:rPr>
              <w:t xml:space="preserve">; but reduces correlation between fitted values and residuals, and </w:t>
            </w:r>
            <w:r w:rsidR="009D3437">
              <w:rPr>
                <w:rFonts w:ascii="Times New Roman" w:hAnsi="Times New Roman" w:cs="Times New Roman"/>
                <w:noProof/>
                <w:sz w:val="24"/>
                <w:szCs w:val="24"/>
              </w:rPr>
              <w:t xml:space="preserve">enhances </w:t>
            </w:r>
            <w:r w:rsidR="00F85CD1">
              <w:rPr>
                <w:rFonts w:ascii="Times New Roman" w:hAnsi="Times New Roman" w:cs="Times New Roman"/>
                <w:noProof/>
                <w:sz w:val="24"/>
                <w:szCs w:val="24"/>
              </w:rPr>
              <w:t>normality of residuals</w:t>
            </w:r>
          </w:p>
        </w:tc>
      </w:tr>
      <w:tr w:rsidR="000F31F4" w:rsidTr="000F31F4">
        <w:trPr>
          <w:jc w:val="center"/>
        </w:trPr>
        <w:tc>
          <w:tcPr>
            <w:tcW w:w="3346" w:type="dxa"/>
            <w:vAlign w:val="center"/>
          </w:tcPr>
          <w:p w:rsidR="000F31F4" w:rsidRDefault="000F31F4" w:rsidP="000F31F4">
            <w:pPr>
              <w:jc w:val="center"/>
              <w:rPr>
                <w:rFonts w:ascii="Times New Roman" w:hAnsi="Times New Roman" w:cs="Times New Roman"/>
                <w:noProof/>
                <w:sz w:val="24"/>
                <w:szCs w:val="24"/>
              </w:rPr>
            </w:pPr>
            <w:r>
              <w:rPr>
                <w:rFonts w:ascii="Times New Roman" w:hAnsi="Times New Roman" w:cs="Times New Roman"/>
                <w:noProof/>
                <w:sz w:val="24"/>
                <w:szCs w:val="24"/>
              </w:rPr>
              <w:t>Tadpole Density x Mayfly Density + Lake + Siltiness  + Radiation</w:t>
            </w:r>
          </w:p>
        </w:tc>
        <w:tc>
          <w:tcPr>
            <w:tcW w:w="1706" w:type="dxa"/>
            <w:vAlign w:val="center"/>
          </w:tcPr>
          <w:p w:rsidR="000F31F4" w:rsidRDefault="000F31F4" w:rsidP="000F31F4">
            <w:pPr>
              <w:jc w:val="center"/>
              <w:rPr>
                <w:rFonts w:ascii="Times New Roman" w:hAnsi="Times New Roman" w:cs="Times New Roman"/>
                <w:noProof/>
                <w:sz w:val="24"/>
                <w:szCs w:val="24"/>
              </w:rPr>
            </w:pPr>
            <w:r>
              <w:rPr>
                <w:rFonts w:ascii="Times New Roman" w:hAnsi="Times New Roman" w:cs="Times New Roman"/>
                <w:noProof/>
                <w:sz w:val="24"/>
                <w:szCs w:val="24"/>
              </w:rPr>
              <w:t>Random slope for No. of Days nested within random intercept for Block</w:t>
            </w:r>
          </w:p>
        </w:tc>
        <w:tc>
          <w:tcPr>
            <w:tcW w:w="1819" w:type="dxa"/>
            <w:vAlign w:val="center"/>
          </w:tcPr>
          <w:p w:rsidR="000F31F4" w:rsidRDefault="000F31F4" w:rsidP="000F31F4">
            <w:pPr>
              <w:jc w:val="center"/>
              <w:rPr>
                <w:rFonts w:ascii="Times New Roman" w:hAnsi="Times New Roman" w:cs="Times New Roman"/>
                <w:noProof/>
                <w:sz w:val="24"/>
                <w:szCs w:val="24"/>
              </w:rPr>
            </w:pPr>
          </w:p>
        </w:tc>
        <w:tc>
          <w:tcPr>
            <w:tcW w:w="2570" w:type="dxa"/>
            <w:vAlign w:val="center"/>
          </w:tcPr>
          <w:p w:rsidR="000F31F4" w:rsidRDefault="000F31F4" w:rsidP="000F31F4">
            <w:pPr>
              <w:jc w:val="center"/>
              <w:rPr>
                <w:rFonts w:ascii="Times New Roman" w:hAnsi="Times New Roman" w:cs="Times New Roman"/>
                <w:noProof/>
                <w:sz w:val="24"/>
                <w:szCs w:val="24"/>
              </w:rPr>
            </w:pPr>
            <w:r>
              <w:rPr>
                <w:rFonts w:ascii="Times New Roman" w:hAnsi="Times New Roman" w:cs="Times New Roman"/>
                <w:noProof/>
                <w:sz w:val="24"/>
                <w:szCs w:val="24"/>
              </w:rPr>
              <w:t>370.3</w:t>
            </w:r>
          </w:p>
        </w:tc>
      </w:tr>
      <w:tr w:rsidR="00B61137" w:rsidTr="000F31F4">
        <w:trPr>
          <w:jc w:val="center"/>
        </w:trPr>
        <w:tc>
          <w:tcPr>
            <w:tcW w:w="3346" w:type="dxa"/>
            <w:vAlign w:val="center"/>
          </w:tcPr>
          <w:p w:rsidR="00B61137" w:rsidRDefault="00B61137" w:rsidP="000F31F4">
            <w:pPr>
              <w:jc w:val="center"/>
              <w:rPr>
                <w:rFonts w:ascii="Times New Roman" w:hAnsi="Times New Roman" w:cs="Times New Roman"/>
                <w:noProof/>
                <w:sz w:val="24"/>
                <w:szCs w:val="24"/>
              </w:rPr>
            </w:pPr>
            <w:r>
              <w:rPr>
                <w:rFonts w:ascii="Times New Roman" w:hAnsi="Times New Roman" w:cs="Times New Roman"/>
                <w:noProof/>
                <w:sz w:val="24"/>
                <w:szCs w:val="24"/>
              </w:rPr>
              <w:t xml:space="preserve">Tadpole Density </w:t>
            </w:r>
            <w:r w:rsidR="006F228D">
              <w:rPr>
                <w:rFonts w:ascii="Times New Roman" w:hAnsi="Times New Roman" w:cs="Times New Roman"/>
                <w:noProof/>
                <w:sz w:val="24"/>
                <w:szCs w:val="24"/>
              </w:rPr>
              <w:t xml:space="preserve"> x </w:t>
            </w:r>
            <w:r>
              <w:rPr>
                <w:rFonts w:ascii="Times New Roman" w:hAnsi="Times New Roman" w:cs="Times New Roman"/>
                <w:noProof/>
                <w:sz w:val="24"/>
                <w:szCs w:val="24"/>
              </w:rPr>
              <w:t xml:space="preserve"> Mayfly Density</w:t>
            </w:r>
            <w:r w:rsidR="006F228D">
              <w:rPr>
                <w:rFonts w:ascii="Times New Roman" w:hAnsi="Times New Roman" w:cs="Times New Roman"/>
                <w:noProof/>
                <w:sz w:val="24"/>
                <w:szCs w:val="24"/>
              </w:rPr>
              <w:t xml:space="preserve"> + </w:t>
            </w:r>
            <w:r w:rsidR="000F31F4">
              <w:rPr>
                <w:rFonts w:ascii="Times New Roman" w:hAnsi="Times New Roman" w:cs="Times New Roman"/>
                <w:noProof/>
                <w:sz w:val="24"/>
                <w:szCs w:val="24"/>
              </w:rPr>
              <w:t xml:space="preserve">Lake + </w:t>
            </w:r>
            <w:r>
              <w:rPr>
                <w:rFonts w:ascii="Times New Roman" w:hAnsi="Times New Roman" w:cs="Times New Roman"/>
                <w:noProof/>
                <w:sz w:val="24"/>
                <w:szCs w:val="24"/>
              </w:rPr>
              <w:t xml:space="preserve">Siltiness </w:t>
            </w:r>
            <w:r w:rsidR="006F228D">
              <w:rPr>
                <w:rFonts w:ascii="Times New Roman" w:hAnsi="Times New Roman" w:cs="Times New Roman"/>
                <w:noProof/>
                <w:sz w:val="24"/>
                <w:szCs w:val="24"/>
              </w:rPr>
              <w:t xml:space="preserve"> + </w:t>
            </w:r>
            <w:r>
              <w:rPr>
                <w:rFonts w:ascii="Times New Roman" w:hAnsi="Times New Roman" w:cs="Times New Roman"/>
                <w:noProof/>
                <w:sz w:val="24"/>
                <w:szCs w:val="24"/>
              </w:rPr>
              <w:t>Radiation</w:t>
            </w:r>
            <w:r w:rsidR="000F31F4">
              <w:rPr>
                <w:rFonts w:ascii="Times New Roman" w:hAnsi="Times New Roman" w:cs="Times New Roman"/>
                <w:noProof/>
                <w:sz w:val="24"/>
                <w:szCs w:val="24"/>
              </w:rPr>
              <w:t xml:space="preserve"> + No. of Days</w:t>
            </w:r>
          </w:p>
        </w:tc>
        <w:tc>
          <w:tcPr>
            <w:tcW w:w="1706" w:type="dxa"/>
            <w:vAlign w:val="center"/>
          </w:tcPr>
          <w:p w:rsidR="00B61137" w:rsidRDefault="00B61137" w:rsidP="000F31F4">
            <w:pPr>
              <w:jc w:val="center"/>
              <w:rPr>
                <w:rFonts w:ascii="Times New Roman" w:hAnsi="Times New Roman" w:cs="Times New Roman"/>
                <w:noProof/>
                <w:sz w:val="24"/>
                <w:szCs w:val="24"/>
              </w:rPr>
            </w:pPr>
            <w:r>
              <w:rPr>
                <w:rFonts w:ascii="Times New Roman" w:hAnsi="Times New Roman" w:cs="Times New Roman"/>
                <w:noProof/>
                <w:sz w:val="24"/>
                <w:szCs w:val="24"/>
              </w:rPr>
              <w:t>Block</w:t>
            </w:r>
          </w:p>
        </w:tc>
        <w:tc>
          <w:tcPr>
            <w:tcW w:w="1819" w:type="dxa"/>
            <w:vAlign w:val="center"/>
          </w:tcPr>
          <w:p w:rsidR="00B61137" w:rsidRDefault="00B61137" w:rsidP="000F31F4">
            <w:pPr>
              <w:jc w:val="center"/>
              <w:rPr>
                <w:rFonts w:ascii="Times New Roman" w:hAnsi="Times New Roman" w:cs="Times New Roman"/>
                <w:noProof/>
                <w:sz w:val="24"/>
                <w:szCs w:val="24"/>
              </w:rPr>
            </w:pPr>
            <w:r>
              <w:rPr>
                <w:rFonts w:ascii="Times New Roman" w:hAnsi="Times New Roman" w:cs="Times New Roman"/>
                <w:noProof/>
                <w:sz w:val="24"/>
                <w:szCs w:val="24"/>
              </w:rPr>
              <w:t>Lake, Block</w:t>
            </w:r>
          </w:p>
        </w:tc>
        <w:tc>
          <w:tcPr>
            <w:tcW w:w="2570" w:type="dxa"/>
            <w:vAlign w:val="center"/>
          </w:tcPr>
          <w:p w:rsidR="00B61137" w:rsidRDefault="00B61137" w:rsidP="000F31F4">
            <w:pPr>
              <w:jc w:val="center"/>
              <w:rPr>
                <w:rFonts w:ascii="Times New Roman" w:hAnsi="Times New Roman" w:cs="Times New Roman"/>
                <w:noProof/>
                <w:sz w:val="24"/>
                <w:szCs w:val="24"/>
              </w:rPr>
            </w:pPr>
            <w:r>
              <w:rPr>
                <w:rFonts w:ascii="Times New Roman" w:hAnsi="Times New Roman" w:cs="Times New Roman"/>
                <w:noProof/>
                <w:sz w:val="24"/>
                <w:szCs w:val="24"/>
              </w:rPr>
              <w:t>231.0</w:t>
            </w:r>
          </w:p>
        </w:tc>
      </w:tr>
      <w:tr w:rsidR="00B61137" w:rsidTr="000F31F4">
        <w:trPr>
          <w:jc w:val="center"/>
        </w:trPr>
        <w:tc>
          <w:tcPr>
            <w:tcW w:w="3346" w:type="dxa"/>
            <w:vAlign w:val="center"/>
          </w:tcPr>
          <w:p w:rsidR="00B61137" w:rsidRDefault="00B61137" w:rsidP="000F31F4">
            <w:pPr>
              <w:jc w:val="center"/>
              <w:rPr>
                <w:rFonts w:ascii="Times New Roman" w:hAnsi="Times New Roman" w:cs="Times New Roman"/>
                <w:noProof/>
                <w:sz w:val="24"/>
                <w:szCs w:val="24"/>
              </w:rPr>
            </w:pPr>
            <w:r>
              <w:rPr>
                <w:rFonts w:ascii="Times New Roman" w:hAnsi="Times New Roman" w:cs="Times New Roman"/>
                <w:noProof/>
                <w:sz w:val="24"/>
                <w:szCs w:val="24"/>
              </w:rPr>
              <w:t>Mayfly Density</w:t>
            </w:r>
            <w:r w:rsidR="006F228D">
              <w:rPr>
                <w:rFonts w:ascii="Times New Roman" w:hAnsi="Times New Roman" w:cs="Times New Roman"/>
                <w:noProof/>
                <w:sz w:val="24"/>
                <w:szCs w:val="24"/>
              </w:rPr>
              <w:t xml:space="preserve"> + </w:t>
            </w:r>
            <w:r w:rsidR="000F31F4">
              <w:rPr>
                <w:rFonts w:ascii="Times New Roman" w:hAnsi="Times New Roman" w:cs="Times New Roman"/>
                <w:noProof/>
                <w:sz w:val="24"/>
                <w:szCs w:val="24"/>
              </w:rPr>
              <w:t>No. of Days</w:t>
            </w:r>
          </w:p>
        </w:tc>
        <w:tc>
          <w:tcPr>
            <w:tcW w:w="1706" w:type="dxa"/>
            <w:vAlign w:val="center"/>
          </w:tcPr>
          <w:p w:rsidR="00B61137" w:rsidRDefault="00B61137" w:rsidP="000F31F4">
            <w:pPr>
              <w:jc w:val="center"/>
              <w:rPr>
                <w:rFonts w:ascii="Times New Roman" w:hAnsi="Times New Roman" w:cs="Times New Roman"/>
                <w:noProof/>
                <w:sz w:val="24"/>
                <w:szCs w:val="24"/>
              </w:rPr>
            </w:pPr>
            <w:r>
              <w:rPr>
                <w:rFonts w:ascii="Times New Roman" w:hAnsi="Times New Roman" w:cs="Times New Roman"/>
                <w:noProof/>
                <w:sz w:val="24"/>
                <w:szCs w:val="24"/>
              </w:rPr>
              <w:t>Block</w:t>
            </w:r>
          </w:p>
        </w:tc>
        <w:tc>
          <w:tcPr>
            <w:tcW w:w="1819" w:type="dxa"/>
            <w:vAlign w:val="center"/>
          </w:tcPr>
          <w:p w:rsidR="00B61137" w:rsidRDefault="00B61137" w:rsidP="000F31F4">
            <w:pPr>
              <w:jc w:val="center"/>
              <w:rPr>
                <w:rFonts w:ascii="Times New Roman" w:hAnsi="Times New Roman" w:cs="Times New Roman"/>
                <w:noProof/>
                <w:sz w:val="24"/>
                <w:szCs w:val="24"/>
              </w:rPr>
            </w:pPr>
            <w:r>
              <w:rPr>
                <w:rFonts w:ascii="Times New Roman" w:hAnsi="Times New Roman" w:cs="Times New Roman"/>
                <w:noProof/>
                <w:sz w:val="24"/>
                <w:szCs w:val="24"/>
              </w:rPr>
              <w:t>Lake, Block</w:t>
            </w:r>
          </w:p>
        </w:tc>
        <w:tc>
          <w:tcPr>
            <w:tcW w:w="2570" w:type="dxa"/>
            <w:vAlign w:val="center"/>
          </w:tcPr>
          <w:p w:rsidR="00B61137" w:rsidRDefault="000F31F4" w:rsidP="000F31F4">
            <w:pPr>
              <w:keepNext/>
              <w:jc w:val="center"/>
              <w:rPr>
                <w:rFonts w:ascii="Times New Roman" w:hAnsi="Times New Roman" w:cs="Times New Roman"/>
                <w:noProof/>
                <w:sz w:val="24"/>
                <w:szCs w:val="24"/>
              </w:rPr>
            </w:pPr>
            <w:r>
              <w:rPr>
                <w:rFonts w:ascii="Times New Roman" w:hAnsi="Times New Roman" w:cs="Times New Roman"/>
                <w:noProof/>
                <w:sz w:val="24"/>
                <w:szCs w:val="24"/>
              </w:rPr>
              <w:t>225.1</w:t>
            </w:r>
          </w:p>
        </w:tc>
      </w:tr>
    </w:tbl>
    <w:p w:rsidR="00C9698B" w:rsidRDefault="002351DB" w:rsidP="00512870">
      <w:pPr>
        <w:spacing w:line="480" w:lineRule="auto"/>
        <w:rPr>
          <w:rFonts w:ascii="Times New Roman" w:hAnsi="Times New Roman" w:cs="Times New Roman"/>
          <w:sz w:val="24"/>
        </w:rPr>
      </w:pPr>
      <w:proofErr w:type="gramStart"/>
      <w:r w:rsidRPr="00B703AA">
        <w:rPr>
          <w:rFonts w:ascii="Times New Roman" w:hAnsi="Times New Roman" w:cs="Times New Roman"/>
          <w:sz w:val="24"/>
        </w:rPr>
        <w:t>Table 3.</w:t>
      </w:r>
      <w:proofErr w:type="gramEnd"/>
      <w:r w:rsidRPr="00B703AA">
        <w:rPr>
          <w:rFonts w:ascii="Times New Roman" w:hAnsi="Times New Roman" w:cs="Times New Roman"/>
          <w:sz w:val="24"/>
        </w:rPr>
        <w:t xml:space="preserve"> Models of controlled algal abundance for 2009 field enclosure experiment, using numerical tadpole and mayfly density as the independent variables.</w:t>
      </w:r>
    </w:p>
    <w:p w:rsidR="00C9698B" w:rsidRDefault="00C9698B">
      <w:pPr>
        <w:rPr>
          <w:rFonts w:ascii="Times New Roman" w:hAnsi="Times New Roman" w:cs="Times New Roman"/>
          <w:sz w:val="24"/>
        </w:rPr>
      </w:pPr>
      <w:r>
        <w:rPr>
          <w:rFonts w:ascii="Times New Roman" w:hAnsi="Times New Roman" w:cs="Times New Roman"/>
          <w:sz w:val="24"/>
        </w:rPr>
        <w:br w:type="page"/>
      </w:r>
    </w:p>
    <w:tbl>
      <w:tblPr>
        <w:tblStyle w:val="TableGrid"/>
        <w:tblW w:w="0" w:type="auto"/>
        <w:jc w:val="center"/>
        <w:tblInd w:w="-430" w:type="dxa"/>
        <w:tblLook w:val="04A0" w:firstRow="1" w:lastRow="0" w:firstColumn="1" w:lastColumn="0" w:noHBand="0" w:noVBand="1"/>
      </w:tblPr>
      <w:tblGrid>
        <w:gridCol w:w="1527"/>
        <w:gridCol w:w="1374"/>
        <w:gridCol w:w="807"/>
        <w:gridCol w:w="899"/>
        <w:gridCol w:w="2450"/>
        <w:gridCol w:w="2412"/>
      </w:tblGrid>
      <w:tr w:rsidR="003017EA" w:rsidTr="003017EA">
        <w:trPr>
          <w:jc w:val="center"/>
        </w:trPr>
        <w:tc>
          <w:tcPr>
            <w:tcW w:w="1527" w:type="dxa"/>
            <w:vAlign w:val="center"/>
          </w:tcPr>
          <w:p w:rsidR="003017EA" w:rsidRDefault="003017EA" w:rsidP="0044764E">
            <w:pPr>
              <w:jc w:val="center"/>
              <w:rPr>
                <w:rFonts w:ascii="Times New Roman" w:hAnsi="Times New Roman" w:cs="Times New Roman"/>
                <w:noProof/>
                <w:sz w:val="24"/>
                <w:szCs w:val="24"/>
              </w:rPr>
            </w:pPr>
          </w:p>
        </w:tc>
        <w:tc>
          <w:tcPr>
            <w:tcW w:w="1374"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Linear model coefficient</w:t>
            </w:r>
          </w:p>
        </w:tc>
        <w:tc>
          <w:tcPr>
            <w:tcW w:w="807" w:type="dxa"/>
            <w:vAlign w:val="center"/>
          </w:tcPr>
          <w:p w:rsidR="003017EA" w:rsidRPr="008E5253" w:rsidRDefault="00FC2B70" w:rsidP="00C23BCB">
            <w:pPr>
              <w:jc w:val="center"/>
              <w:rPr>
                <w:rFonts w:ascii="Times New Roman" w:hAnsi="Times New Roman" w:cs="Times New Roman"/>
                <w:noProof/>
                <w:sz w:val="24"/>
                <w:szCs w:val="24"/>
              </w:rPr>
            </w:pPr>
            <w:r>
              <w:rPr>
                <w:rFonts w:ascii="Times New Roman" w:hAnsi="Times New Roman" w:cs="Times New Roman"/>
                <w:noProof/>
                <w:sz w:val="24"/>
                <w:szCs w:val="24"/>
              </w:rPr>
              <w:t>t</w:t>
            </w:r>
            <w:r w:rsidRPr="00FC2B70">
              <w:rPr>
                <w:rFonts w:ascii="Times New Roman" w:hAnsi="Times New Roman" w:cs="Times New Roman"/>
                <w:noProof/>
                <w:sz w:val="24"/>
                <w:szCs w:val="24"/>
                <w:vertAlign w:val="subscript"/>
              </w:rPr>
              <w:t>(__, 96)</w:t>
            </w:r>
          </w:p>
        </w:tc>
        <w:tc>
          <w:tcPr>
            <w:tcW w:w="899"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p-value</w:t>
            </w:r>
          </w:p>
        </w:tc>
        <w:tc>
          <w:tcPr>
            <w:tcW w:w="2450" w:type="dxa"/>
            <w:vAlign w:val="center"/>
          </w:tcPr>
          <w:p w:rsidR="003017EA" w:rsidRPr="001665C8"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Random intercept</w:t>
            </w:r>
          </w:p>
        </w:tc>
        <w:tc>
          <w:tcPr>
            <w:tcW w:w="2412"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Combined Variance structure</w:t>
            </w:r>
          </w:p>
        </w:tc>
      </w:tr>
      <w:tr w:rsidR="003017EA" w:rsidTr="003017EA">
        <w:trPr>
          <w:jc w:val="center"/>
        </w:trPr>
        <w:tc>
          <w:tcPr>
            <w:tcW w:w="1527"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Mayfly Density</w:t>
            </w:r>
          </w:p>
        </w:tc>
        <w:tc>
          <w:tcPr>
            <w:tcW w:w="1374" w:type="dxa"/>
            <w:vAlign w:val="center"/>
          </w:tcPr>
          <w:p w:rsidR="003017EA" w:rsidRPr="00D674C4" w:rsidRDefault="003017EA" w:rsidP="0044764E">
            <w:pPr>
              <w:jc w:val="center"/>
              <w:rPr>
                <w:rFonts w:ascii="Times New Roman" w:hAnsi="Times New Roman" w:cs="Times New Roman"/>
                <w:noProof/>
                <w:sz w:val="24"/>
                <w:szCs w:val="24"/>
              </w:rPr>
            </w:pPr>
            <w:commentRangeStart w:id="359"/>
            <w:r>
              <w:rPr>
                <w:rFonts w:ascii="Times New Roman" w:hAnsi="Times New Roman" w:cs="Times New Roman"/>
                <w:noProof/>
                <w:sz w:val="24"/>
                <w:szCs w:val="24"/>
              </w:rPr>
              <w:t>-0.0011</w:t>
            </w:r>
            <w:commentRangeEnd w:id="359"/>
            <w:r>
              <w:rPr>
                <w:rStyle w:val="CommentReference"/>
              </w:rPr>
              <w:commentReference w:id="359"/>
            </w:r>
          </w:p>
        </w:tc>
        <w:tc>
          <w:tcPr>
            <w:tcW w:w="807"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-3.7</w:t>
            </w:r>
          </w:p>
        </w:tc>
        <w:tc>
          <w:tcPr>
            <w:tcW w:w="899"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0.0004</w:t>
            </w:r>
          </w:p>
        </w:tc>
        <w:tc>
          <w:tcPr>
            <w:tcW w:w="2450" w:type="dxa"/>
            <w:vAlign w:val="center"/>
          </w:tcPr>
          <w:p w:rsidR="003017EA" w:rsidRDefault="003017EA" w:rsidP="0044764E">
            <w:pPr>
              <w:jc w:val="center"/>
              <w:rPr>
                <w:rFonts w:ascii="Times New Roman" w:hAnsi="Times New Roman" w:cs="Times New Roman"/>
                <w:noProof/>
                <w:sz w:val="24"/>
                <w:szCs w:val="24"/>
              </w:rPr>
            </w:pPr>
          </w:p>
        </w:tc>
        <w:tc>
          <w:tcPr>
            <w:tcW w:w="2412" w:type="dxa"/>
            <w:vAlign w:val="center"/>
          </w:tcPr>
          <w:p w:rsidR="003017EA" w:rsidRDefault="003017EA" w:rsidP="0044764E">
            <w:pPr>
              <w:jc w:val="center"/>
              <w:rPr>
                <w:rFonts w:ascii="Times New Roman" w:hAnsi="Times New Roman" w:cs="Times New Roman"/>
                <w:noProof/>
                <w:sz w:val="24"/>
                <w:szCs w:val="24"/>
              </w:rPr>
            </w:pPr>
          </w:p>
        </w:tc>
      </w:tr>
      <w:tr w:rsidR="003017EA" w:rsidTr="003017EA">
        <w:trPr>
          <w:jc w:val="center"/>
        </w:trPr>
        <w:tc>
          <w:tcPr>
            <w:tcW w:w="1527"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Duration of Block</w:t>
            </w:r>
          </w:p>
        </w:tc>
        <w:tc>
          <w:tcPr>
            <w:tcW w:w="1374"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-0.07</w:t>
            </w:r>
          </w:p>
        </w:tc>
        <w:tc>
          <w:tcPr>
            <w:tcW w:w="807"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-1.2</w:t>
            </w:r>
          </w:p>
        </w:tc>
        <w:tc>
          <w:tcPr>
            <w:tcW w:w="899"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0.22</w:t>
            </w:r>
          </w:p>
        </w:tc>
        <w:tc>
          <w:tcPr>
            <w:tcW w:w="2450" w:type="dxa"/>
            <w:vAlign w:val="center"/>
          </w:tcPr>
          <w:p w:rsidR="003017EA" w:rsidRDefault="003017EA" w:rsidP="0044764E">
            <w:pPr>
              <w:jc w:val="center"/>
              <w:rPr>
                <w:rFonts w:ascii="Times New Roman" w:hAnsi="Times New Roman" w:cs="Times New Roman"/>
                <w:noProof/>
                <w:sz w:val="24"/>
                <w:szCs w:val="24"/>
              </w:rPr>
            </w:pPr>
          </w:p>
        </w:tc>
        <w:tc>
          <w:tcPr>
            <w:tcW w:w="2412" w:type="dxa"/>
            <w:vAlign w:val="center"/>
          </w:tcPr>
          <w:p w:rsidR="003017EA" w:rsidRDefault="003017EA" w:rsidP="0044764E">
            <w:pPr>
              <w:jc w:val="center"/>
              <w:rPr>
                <w:rFonts w:ascii="Times New Roman" w:hAnsi="Times New Roman" w:cs="Times New Roman"/>
                <w:noProof/>
                <w:sz w:val="24"/>
                <w:szCs w:val="24"/>
              </w:rPr>
            </w:pPr>
          </w:p>
        </w:tc>
      </w:tr>
      <w:tr w:rsidR="003017EA" w:rsidTr="003017EA">
        <w:trPr>
          <w:jc w:val="center"/>
        </w:trPr>
        <w:tc>
          <w:tcPr>
            <w:tcW w:w="1527"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Lake</w:t>
            </w:r>
          </w:p>
        </w:tc>
        <w:tc>
          <w:tcPr>
            <w:tcW w:w="1374" w:type="dxa"/>
            <w:vAlign w:val="center"/>
          </w:tcPr>
          <w:p w:rsidR="003017EA" w:rsidRDefault="003017EA" w:rsidP="0044764E">
            <w:pPr>
              <w:jc w:val="center"/>
              <w:rPr>
                <w:rFonts w:ascii="Times New Roman" w:hAnsi="Times New Roman" w:cs="Times New Roman"/>
                <w:noProof/>
                <w:sz w:val="24"/>
                <w:szCs w:val="24"/>
              </w:rPr>
            </w:pPr>
          </w:p>
        </w:tc>
        <w:tc>
          <w:tcPr>
            <w:tcW w:w="807" w:type="dxa"/>
            <w:vAlign w:val="center"/>
          </w:tcPr>
          <w:p w:rsidR="003017EA" w:rsidRDefault="003017EA" w:rsidP="0044764E">
            <w:pPr>
              <w:jc w:val="center"/>
              <w:rPr>
                <w:rFonts w:ascii="Times New Roman" w:hAnsi="Times New Roman" w:cs="Times New Roman"/>
                <w:noProof/>
                <w:sz w:val="24"/>
                <w:szCs w:val="24"/>
              </w:rPr>
            </w:pPr>
          </w:p>
        </w:tc>
        <w:tc>
          <w:tcPr>
            <w:tcW w:w="899" w:type="dxa"/>
            <w:vAlign w:val="center"/>
          </w:tcPr>
          <w:p w:rsidR="003017EA" w:rsidRDefault="003017EA" w:rsidP="0044764E">
            <w:pPr>
              <w:jc w:val="center"/>
              <w:rPr>
                <w:rFonts w:ascii="Times New Roman" w:hAnsi="Times New Roman" w:cs="Times New Roman"/>
                <w:noProof/>
                <w:sz w:val="24"/>
                <w:szCs w:val="24"/>
              </w:rPr>
            </w:pPr>
          </w:p>
        </w:tc>
        <w:tc>
          <w:tcPr>
            <w:tcW w:w="2450" w:type="dxa"/>
            <w:vAlign w:val="center"/>
          </w:tcPr>
          <w:p w:rsidR="003017EA" w:rsidRDefault="003017EA" w:rsidP="0044764E">
            <w:pPr>
              <w:jc w:val="center"/>
              <w:rPr>
                <w:rFonts w:ascii="Calibri" w:hAnsi="Calibri" w:cs="Times New Roman"/>
                <w:noProof/>
                <w:sz w:val="24"/>
                <w:szCs w:val="24"/>
              </w:rPr>
            </w:pPr>
          </w:p>
        </w:tc>
        <w:tc>
          <w:tcPr>
            <w:tcW w:w="2412" w:type="dxa"/>
            <w:vAlign w:val="center"/>
          </w:tcPr>
          <w:p w:rsidR="003017EA" w:rsidRPr="004868D8" w:rsidRDefault="003017EA" w:rsidP="0044764E">
            <w:pPr>
              <w:jc w:val="center"/>
              <w:rPr>
                <w:rFonts w:ascii="Times New Roman" w:hAnsi="Times New Roman" w:cs="Times New Roman"/>
                <w:noProof/>
                <w:sz w:val="24"/>
                <w:szCs w:val="24"/>
              </w:rPr>
            </w:pPr>
            <w:r>
              <w:rPr>
                <w:rFonts w:ascii="Calibri" w:hAnsi="Calibri" w:cs="Times New Roman"/>
                <w:noProof/>
                <w:sz w:val="24"/>
                <w:szCs w:val="24"/>
              </w:rPr>
              <w:t>σ</w:t>
            </w:r>
            <w:r w:rsidRPr="004868D8">
              <w:rPr>
                <w:rFonts w:ascii="Times New Roman" w:hAnsi="Times New Roman" w:cs="Times New Roman"/>
                <w:noProof/>
                <w:sz w:val="24"/>
                <w:szCs w:val="24"/>
                <w:vertAlign w:val="subscript"/>
              </w:rPr>
              <w:t>LeConte</w:t>
            </w:r>
            <w:r>
              <w:rPr>
                <w:rFonts w:ascii="Times New Roman" w:hAnsi="Times New Roman" w:cs="Times New Roman"/>
                <w:noProof/>
                <w:sz w:val="24"/>
                <w:szCs w:val="24"/>
              </w:rPr>
              <w:t xml:space="preserve"> = 0.33</w:t>
            </w:r>
            <w:r>
              <w:rPr>
                <w:rFonts w:ascii="Times New Roman" w:hAnsi="Times New Roman" w:cs="Times New Roman"/>
                <w:noProof/>
                <w:sz w:val="24"/>
                <w:szCs w:val="24"/>
                <w:vertAlign w:val="superscript"/>
              </w:rPr>
              <w:t>2</w:t>
            </w:r>
          </w:p>
          <w:p w:rsidR="003017EA" w:rsidRPr="004868D8" w:rsidRDefault="003017EA" w:rsidP="0044764E">
            <w:pPr>
              <w:jc w:val="center"/>
              <w:rPr>
                <w:rFonts w:ascii="Times New Roman" w:hAnsi="Times New Roman" w:cs="Times New Roman"/>
                <w:noProof/>
                <w:sz w:val="24"/>
                <w:szCs w:val="24"/>
              </w:rPr>
            </w:pPr>
            <w:r>
              <w:rPr>
                <w:rFonts w:ascii="Calibri" w:hAnsi="Calibri" w:cs="Times New Roman"/>
                <w:noProof/>
                <w:sz w:val="24"/>
                <w:szCs w:val="24"/>
              </w:rPr>
              <w:t>σ</w:t>
            </w:r>
            <w:r w:rsidRPr="004868D8">
              <w:rPr>
                <w:rFonts w:ascii="Times New Roman" w:hAnsi="Times New Roman" w:cs="Times New Roman"/>
                <w:noProof/>
                <w:sz w:val="24"/>
                <w:szCs w:val="24"/>
                <w:vertAlign w:val="subscript"/>
              </w:rPr>
              <w:t>Spur</w:t>
            </w:r>
            <w:r>
              <w:rPr>
                <w:rFonts w:ascii="Times New Roman" w:hAnsi="Times New Roman" w:cs="Times New Roman"/>
                <w:noProof/>
                <w:sz w:val="24"/>
                <w:szCs w:val="24"/>
              </w:rPr>
              <w:t xml:space="preserve"> = 3.36</w:t>
            </w:r>
            <w:r>
              <w:rPr>
                <w:rFonts w:ascii="Times New Roman" w:hAnsi="Times New Roman" w:cs="Times New Roman"/>
                <w:noProof/>
                <w:sz w:val="24"/>
                <w:szCs w:val="24"/>
                <w:vertAlign w:val="superscript"/>
              </w:rPr>
              <w:t>2</w:t>
            </w:r>
          </w:p>
        </w:tc>
      </w:tr>
      <w:tr w:rsidR="003017EA" w:rsidRPr="003017EA" w:rsidTr="003017EA">
        <w:trPr>
          <w:jc w:val="center"/>
        </w:trPr>
        <w:tc>
          <w:tcPr>
            <w:tcW w:w="1527" w:type="dxa"/>
            <w:vAlign w:val="center"/>
          </w:tcPr>
          <w:p w:rsidR="003017EA" w:rsidRDefault="003017EA" w:rsidP="0044764E">
            <w:pPr>
              <w:jc w:val="center"/>
              <w:rPr>
                <w:rFonts w:ascii="Times New Roman" w:hAnsi="Times New Roman" w:cs="Times New Roman"/>
                <w:noProof/>
                <w:sz w:val="24"/>
                <w:szCs w:val="24"/>
              </w:rPr>
            </w:pPr>
            <w:r>
              <w:rPr>
                <w:rFonts w:ascii="Times New Roman" w:hAnsi="Times New Roman" w:cs="Times New Roman"/>
                <w:noProof/>
                <w:sz w:val="24"/>
                <w:szCs w:val="24"/>
              </w:rPr>
              <w:t>Block</w:t>
            </w:r>
          </w:p>
        </w:tc>
        <w:tc>
          <w:tcPr>
            <w:tcW w:w="1374" w:type="dxa"/>
            <w:vAlign w:val="center"/>
          </w:tcPr>
          <w:p w:rsidR="003017EA" w:rsidRDefault="003017EA" w:rsidP="0044764E">
            <w:pPr>
              <w:jc w:val="center"/>
              <w:rPr>
                <w:rFonts w:ascii="Times New Roman" w:hAnsi="Times New Roman" w:cs="Times New Roman"/>
                <w:noProof/>
                <w:sz w:val="24"/>
                <w:szCs w:val="24"/>
              </w:rPr>
            </w:pPr>
          </w:p>
        </w:tc>
        <w:tc>
          <w:tcPr>
            <w:tcW w:w="807" w:type="dxa"/>
            <w:vAlign w:val="center"/>
          </w:tcPr>
          <w:p w:rsidR="003017EA" w:rsidRDefault="003017EA" w:rsidP="0044764E">
            <w:pPr>
              <w:jc w:val="center"/>
              <w:rPr>
                <w:rFonts w:ascii="Times New Roman" w:hAnsi="Times New Roman" w:cs="Times New Roman"/>
                <w:noProof/>
                <w:sz w:val="24"/>
                <w:szCs w:val="24"/>
              </w:rPr>
            </w:pPr>
          </w:p>
        </w:tc>
        <w:tc>
          <w:tcPr>
            <w:tcW w:w="899" w:type="dxa"/>
            <w:vAlign w:val="center"/>
          </w:tcPr>
          <w:p w:rsidR="003017EA" w:rsidRDefault="003017EA" w:rsidP="0044764E">
            <w:pPr>
              <w:jc w:val="center"/>
              <w:rPr>
                <w:rFonts w:ascii="Times New Roman" w:hAnsi="Times New Roman" w:cs="Times New Roman"/>
                <w:noProof/>
                <w:sz w:val="24"/>
                <w:szCs w:val="24"/>
              </w:rPr>
            </w:pPr>
          </w:p>
        </w:tc>
        <w:tc>
          <w:tcPr>
            <w:tcW w:w="2450" w:type="dxa"/>
            <w:vAlign w:val="center"/>
          </w:tcPr>
          <w:p w:rsidR="003017EA" w:rsidRPr="003017EA" w:rsidRDefault="003017EA" w:rsidP="0044764E">
            <w:pPr>
              <w:jc w:val="center"/>
              <w:rPr>
                <w:rFonts w:ascii="Times New Roman" w:hAnsi="Times New Roman" w:cs="Times New Roman"/>
                <w:noProof/>
                <w:sz w:val="24"/>
                <w:szCs w:val="24"/>
              </w:rPr>
            </w:pPr>
            <w:r w:rsidRPr="003017EA">
              <w:rPr>
                <w:rFonts w:ascii="Times New Roman" w:hAnsi="Times New Roman" w:cs="Times New Roman"/>
                <w:noProof/>
                <w:sz w:val="24"/>
                <w:szCs w:val="24"/>
              </w:rPr>
              <w:t>Random intercept ~ N(0, 0.48</w:t>
            </w:r>
            <w:r w:rsidRPr="003017EA">
              <w:rPr>
                <w:rFonts w:ascii="Times New Roman" w:hAnsi="Times New Roman" w:cs="Times New Roman"/>
                <w:noProof/>
                <w:sz w:val="24"/>
                <w:szCs w:val="24"/>
                <w:vertAlign w:val="superscript"/>
              </w:rPr>
              <w:t>2</w:t>
            </w:r>
            <w:r w:rsidRPr="003017EA">
              <w:rPr>
                <w:rFonts w:ascii="Times New Roman" w:hAnsi="Times New Roman" w:cs="Times New Roman"/>
                <w:noProof/>
                <w:sz w:val="24"/>
                <w:szCs w:val="24"/>
              </w:rPr>
              <w:t>)</w:t>
            </w:r>
          </w:p>
          <w:p w:rsidR="003017EA" w:rsidRPr="003017EA" w:rsidRDefault="003017EA" w:rsidP="0044764E">
            <w:pPr>
              <w:jc w:val="center"/>
              <w:rPr>
                <w:rFonts w:ascii="Times New Roman" w:hAnsi="Times New Roman" w:cs="Times New Roman"/>
                <w:noProof/>
                <w:sz w:val="24"/>
                <w:szCs w:val="24"/>
                <w:vertAlign w:val="superscript"/>
              </w:rPr>
            </w:pPr>
          </w:p>
        </w:tc>
        <w:tc>
          <w:tcPr>
            <w:tcW w:w="2412" w:type="dxa"/>
            <w:vAlign w:val="center"/>
          </w:tcPr>
          <w:p w:rsidR="003017EA" w:rsidRPr="003017EA" w:rsidRDefault="003017EA" w:rsidP="0044764E">
            <w:pPr>
              <w:jc w:val="center"/>
              <w:rPr>
                <w:rFonts w:ascii="Times New Roman" w:hAnsi="Times New Roman" w:cs="Times New Roman"/>
                <w:noProof/>
                <w:sz w:val="24"/>
                <w:szCs w:val="24"/>
              </w:rPr>
            </w:pPr>
            <w:r w:rsidRPr="003017EA">
              <w:rPr>
                <w:rFonts w:ascii="Times New Roman" w:hAnsi="Times New Roman" w:cs="Times New Roman"/>
                <w:noProof/>
                <w:sz w:val="24"/>
                <w:szCs w:val="24"/>
              </w:rPr>
              <w:t>σ</w:t>
            </w:r>
            <w:r w:rsidRPr="003017EA">
              <w:rPr>
                <w:rFonts w:ascii="Times New Roman" w:hAnsi="Times New Roman" w:cs="Times New Roman"/>
                <w:noProof/>
                <w:sz w:val="24"/>
                <w:szCs w:val="24"/>
                <w:vertAlign w:val="subscript"/>
              </w:rPr>
              <w:t>block 1</w:t>
            </w:r>
            <w:r w:rsidRPr="003017EA">
              <w:rPr>
                <w:rFonts w:ascii="Times New Roman" w:hAnsi="Times New Roman" w:cs="Times New Roman"/>
                <w:noProof/>
                <w:sz w:val="24"/>
                <w:szCs w:val="24"/>
              </w:rPr>
              <w:t xml:space="preserve"> ~ N(0, 0.48</w:t>
            </w:r>
            <w:r w:rsidRPr="003017EA">
              <w:rPr>
                <w:rFonts w:ascii="Times New Roman" w:hAnsi="Times New Roman" w:cs="Times New Roman"/>
                <w:noProof/>
                <w:sz w:val="24"/>
                <w:szCs w:val="24"/>
                <w:vertAlign w:val="superscript"/>
              </w:rPr>
              <w:t>2</w:t>
            </w:r>
            <w:r w:rsidRPr="003017EA">
              <w:rPr>
                <w:rFonts w:ascii="Times New Roman" w:hAnsi="Times New Roman" w:cs="Times New Roman"/>
                <w:noProof/>
                <w:sz w:val="24"/>
                <w:szCs w:val="24"/>
              </w:rPr>
              <w:t>)</w:t>
            </w:r>
          </w:p>
          <w:p w:rsidR="003017EA" w:rsidRPr="003017EA" w:rsidRDefault="003017EA" w:rsidP="0044764E">
            <w:pPr>
              <w:jc w:val="center"/>
              <w:rPr>
                <w:rFonts w:ascii="Times New Roman" w:hAnsi="Times New Roman" w:cs="Times New Roman"/>
                <w:noProof/>
                <w:sz w:val="24"/>
                <w:szCs w:val="24"/>
              </w:rPr>
            </w:pPr>
            <w:r w:rsidRPr="003017EA">
              <w:rPr>
                <w:rFonts w:ascii="Times New Roman" w:hAnsi="Times New Roman" w:cs="Times New Roman"/>
                <w:noProof/>
                <w:sz w:val="24"/>
                <w:szCs w:val="24"/>
              </w:rPr>
              <w:t>σ</w:t>
            </w:r>
            <w:r w:rsidRPr="003017EA">
              <w:rPr>
                <w:rFonts w:ascii="Times New Roman" w:hAnsi="Times New Roman" w:cs="Times New Roman"/>
                <w:noProof/>
                <w:sz w:val="24"/>
                <w:szCs w:val="24"/>
                <w:vertAlign w:val="subscript"/>
              </w:rPr>
              <w:t>block 2</w:t>
            </w:r>
            <w:r w:rsidRPr="003017EA">
              <w:rPr>
                <w:rFonts w:ascii="Times New Roman" w:hAnsi="Times New Roman" w:cs="Times New Roman"/>
                <w:noProof/>
                <w:sz w:val="24"/>
                <w:szCs w:val="24"/>
              </w:rPr>
              <w:t xml:space="preserve"> ~ N(0, 0.27</w:t>
            </w:r>
            <w:r w:rsidRPr="003017EA">
              <w:rPr>
                <w:rFonts w:ascii="Times New Roman" w:hAnsi="Times New Roman" w:cs="Times New Roman"/>
                <w:noProof/>
                <w:sz w:val="24"/>
                <w:szCs w:val="24"/>
                <w:vertAlign w:val="superscript"/>
              </w:rPr>
              <w:t>2</w:t>
            </w:r>
            <w:r w:rsidRPr="003017EA">
              <w:rPr>
                <w:rFonts w:ascii="Times New Roman" w:hAnsi="Times New Roman" w:cs="Times New Roman"/>
                <w:noProof/>
                <w:sz w:val="24"/>
                <w:szCs w:val="24"/>
              </w:rPr>
              <w:t>)</w:t>
            </w:r>
          </w:p>
          <w:p w:rsidR="003017EA" w:rsidRPr="003017EA" w:rsidRDefault="003017EA" w:rsidP="0044764E">
            <w:pPr>
              <w:jc w:val="center"/>
              <w:rPr>
                <w:rFonts w:ascii="Times New Roman" w:hAnsi="Times New Roman" w:cs="Times New Roman"/>
                <w:noProof/>
                <w:sz w:val="24"/>
                <w:szCs w:val="24"/>
                <w:vertAlign w:val="subscript"/>
              </w:rPr>
            </w:pPr>
            <w:r w:rsidRPr="003017EA">
              <w:rPr>
                <w:rFonts w:ascii="Times New Roman" w:hAnsi="Times New Roman" w:cs="Times New Roman"/>
                <w:noProof/>
                <w:sz w:val="24"/>
                <w:szCs w:val="24"/>
              </w:rPr>
              <w:t>σ</w:t>
            </w:r>
            <w:r w:rsidRPr="003017EA">
              <w:rPr>
                <w:rFonts w:ascii="Times New Roman" w:hAnsi="Times New Roman" w:cs="Times New Roman"/>
                <w:noProof/>
                <w:sz w:val="24"/>
                <w:szCs w:val="24"/>
                <w:vertAlign w:val="subscript"/>
              </w:rPr>
              <w:t>block 3</w:t>
            </w:r>
            <w:r w:rsidRPr="003017EA">
              <w:rPr>
                <w:rFonts w:ascii="Times New Roman" w:hAnsi="Times New Roman" w:cs="Times New Roman"/>
                <w:noProof/>
                <w:sz w:val="24"/>
                <w:szCs w:val="24"/>
              </w:rPr>
              <w:t xml:space="preserve"> ~ N(0, 0.22</w:t>
            </w:r>
            <w:r w:rsidRPr="003017EA">
              <w:rPr>
                <w:rFonts w:ascii="Times New Roman" w:hAnsi="Times New Roman" w:cs="Times New Roman"/>
                <w:noProof/>
                <w:sz w:val="24"/>
                <w:szCs w:val="24"/>
                <w:vertAlign w:val="superscript"/>
              </w:rPr>
              <w:t>2</w:t>
            </w:r>
            <w:r w:rsidRPr="003017EA">
              <w:rPr>
                <w:rFonts w:ascii="Times New Roman" w:hAnsi="Times New Roman" w:cs="Times New Roman"/>
                <w:noProof/>
                <w:sz w:val="24"/>
                <w:szCs w:val="24"/>
              </w:rPr>
              <w:t>)</w:t>
            </w:r>
          </w:p>
        </w:tc>
      </w:tr>
    </w:tbl>
    <w:p w:rsidR="005D6295" w:rsidRDefault="002351DB" w:rsidP="004868D8">
      <w:pPr>
        <w:spacing w:line="480" w:lineRule="auto"/>
      </w:pPr>
      <w:proofErr w:type="gramStart"/>
      <w:r w:rsidRPr="00B703AA">
        <w:rPr>
          <w:rFonts w:ascii="Times New Roman" w:hAnsi="Times New Roman" w:cs="Times New Roman"/>
          <w:sz w:val="24"/>
        </w:rPr>
        <w:t>Table 4.</w:t>
      </w:r>
      <w:proofErr w:type="gramEnd"/>
      <w:r w:rsidRPr="00B703AA">
        <w:rPr>
          <w:rFonts w:ascii="Times New Roman" w:hAnsi="Times New Roman" w:cs="Times New Roman"/>
          <w:sz w:val="24"/>
        </w:rPr>
        <w:t xml:space="preserve">  Description of best-fit model of </w:t>
      </w:r>
      <w:r w:rsidR="003017EA">
        <w:rPr>
          <w:rFonts w:ascii="Times New Roman" w:hAnsi="Times New Roman" w:cs="Times New Roman"/>
          <w:sz w:val="24"/>
        </w:rPr>
        <w:t xml:space="preserve">within-lake-location </w:t>
      </w:r>
      <w:r w:rsidRPr="00B703AA">
        <w:rPr>
          <w:rFonts w:ascii="Times New Roman" w:hAnsi="Times New Roman" w:cs="Times New Roman"/>
          <w:sz w:val="24"/>
        </w:rPr>
        <w:t>controlled algal abundance</w:t>
      </w:r>
      <w:r w:rsidR="00B703AA">
        <w:rPr>
          <w:rFonts w:ascii="Times New Roman" w:hAnsi="Times New Roman" w:cs="Times New Roman"/>
          <w:sz w:val="24"/>
        </w:rPr>
        <w:t>.</w:t>
      </w:r>
      <w:r w:rsidR="005D6295">
        <w:br w:type="page"/>
      </w:r>
    </w:p>
    <w:tbl>
      <w:tblPr>
        <w:tblStyle w:val="TableGrid"/>
        <w:tblW w:w="0" w:type="auto"/>
        <w:tblLook w:val="04A0" w:firstRow="1" w:lastRow="0" w:firstColumn="1" w:lastColumn="0" w:noHBand="0" w:noVBand="1"/>
      </w:tblPr>
      <w:tblGrid>
        <w:gridCol w:w="1915"/>
        <w:gridCol w:w="1915"/>
        <w:gridCol w:w="1915"/>
        <w:gridCol w:w="1915"/>
        <w:gridCol w:w="1916"/>
      </w:tblGrid>
      <w:tr w:rsidR="00E532B8" w:rsidRPr="00DB4DA5" w:rsidTr="00E532B8">
        <w:tc>
          <w:tcPr>
            <w:tcW w:w="1915" w:type="dxa"/>
          </w:tcPr>
          <w:p w:rsidR="00E532B8" w:rsidRPr="00DB4DA5" w:rsidRDefault="00E532B8">
            <w:pPr>
              <w:rPr>
                <w:rFonts w:ascii="Times New Roman" w:hAnsi="Times New Roman" w:cs="Times New Roman"/>
                <w:sz w:val="24"/>
                <w:szCs w:val="24"/>
              </w:rPr>
            </w:pPr>
          </w:p>
        </w:tc>
        <w:tc>
          <w:tcPr>
            <w:tcW w:w="1915" w:type="dxa"/>
          </w:tcPr>
          <w:p w:rsidR="00E532B8" w:rsidRPr="00DB4DA5" w:rsidRDefault="00E532B8">
            <w:pPr>
              <w:rPr>
                <w:rFonts w:ascii="Times New Roman" w:hAnsi="Times New Roman" w:cs="Times New Roman"/>
                <w:sz w:val="24"/>
                <w:szCs w:val="24"/>
              </w:rPr>
            </w:pPr>
            <w:r w:rsidRPr="00DB4DA5">
              <w:rPr>
                <w:rFonts w:ascii="Times New Roman" w:hAnsi="Times New Roman" w:cs="Times New Roman"/>
                <w:sz w:val="24"/>
                <w:szCs w:val="24"/>
              </w:rPr>
              <w:t>Coefficient</w:t>
            </w:r>
          </w:p>
        </w:tc>
        <w:tc>
          <w:tcPr>
            <w:tcW w:w="1915" w:type="dxa"/>
          </w:tcPr>
          <w:p w:rsidR="00E532B8" w:rsidRPr="00DB4DA5" w:rsidRDefault="00E532B8">
            <w:pPr>
              <w:rPr>
                <w:rFonts w:ascii="Times New Roman" w:hAnsi="Times New Roman" w:cs="Times New Roman"/>
                <w:sz w:val="24"/>
                <w:szCs w:val="24"/>
              </w:rPr>
            </w:pPr>
            <w:r w:rsidRPr="00DB4DA5">
              <w:rPr>
                <w:rFonts w:ascii="Times New Roman" w:hAnsi="Times New Roman" w:cs="Times New Roman"/>
                <w:sz w:val="24"/>
                <w:szCs w:val="24"/>
              </w:rPr>
              <w:t>t</w:t>
            </w:r>
            <w:r w:rsidRPr="00DB4DA5">
              <w:rPr>
                <w:rFonts w:ascii="Times New Roman" w:hAnsi="Times New Roman" w:cs="Times New Roman"/>
                <w:sz w:val="24"/>
                <w:szCs w:val="24"/>
                <w:vertAlign w:val="subscript"/>
              </w:rPr>
              <w:t>(5, 29)</w:t>
            </w:r>
          </w:p>
        </w:tc>
        <w:tc>
          <w:tcPr>
            <w:tcW w:w="1915" w:type="dxa"/>
          </w:tcPr>
          <w:p w:rsidR="00E532B8" w:rsidRPr="00DB4DA5" w:rsidRDefault="00E532B8">
            <w:pPr>
              <w:rPr>
                <w:rFonts w:ascii="Times New Roman" w:hAnsi="Times New Roman" w:cs="Times New Roman"/>
                <w:sz w:val="24"/>
                <w:szCs w:val="24"/>
              </w:rPr>
            </w:pPr>
            <w:r w:rsidRPr="00DB4DA5">
              <w:rPr>
                <w:rFonts w:ascii="Times New Roman" w:hAnsi="Times New Roman" w:cs="Times New Roman"/>
                <w:sz w:val="24"/>
                <w:szCs w:val="24"/>
              </w:rPr>
              <w:t>p-value</w:t>
            </w:r>
          </w:p>
        </w:tc>
        <w:tc>
          <w:tcPr>
            <w:tcW w:w="1916" w:type="dxa"/>
          </w:tcPr>
          <w:p w:rsidR="00E532B8" w:rsidRPr="00DB4DA5" w:rsidRDefault="00E532B8">
            <w:pPr>
              <w:rPr>
                <w:rFonts w:ascii="Times New Roman" w:hAnsi="Times New Roman" w:cs="Times New Roman"/>
                <w:sz w:val="24"/>
                <w:szCs w:val="24"/>
              </w:rPr>
            </w:pPr>
            <w:r w:rsidRPr="00DB4DA5">
              <w:rPr>
                <w:rFonts w:ascii="Times New Roman" w:hAnsi="Times New Roman" w:cs="Times New Roman"/>
                <w:sz w:val="24"/>
                <w:szCs w:val="24"/>
              </w:rPr>
              <w:t>Variance</w:t>
            </w:r>
          </w:p>
        </w:tc>
      </w:tr>
      <w:tr w:rsidR="00E532B8" w:rsidRPr="00DB4DA5" w:rsidTr="00E532B8">
        <w:tc>
          <w:tcPr>
            <w:tcW w:w="1915" w:type="dxa"/>
          </w:tcPr>
          <w:p w:rsidR="00E532B8" w:rsidRPr="00DB4DA5" w:rsidRDefault="00E532B8" w:rsidP="00E532B8">
            <w:pPr>
              <w:jc w:val="center"/>
              <w:rPr>
                <w:rFonts w:ascii="Times New Roman" w:hAnsi="Times New Roman" w:cs="Times New Roman"/>
                <w:sz w:val="24"/>
                <w:szCs w:val="24"/>
              </w:rPr>
            </w:pPr>
            <w:r w:rsidRPr="00DB4DA5">
              <w:rPr>
                <w:rFonts w:ascii="Times New Roman" w:hAnsi="Times New Roman" w:cs="Times New Roman"/>
                <w:sz w:val="24"/>
                <w:szCs w:val="24"/>
              </w:rPr>
              <w:t>Tadpole abundance</w:t>
            </w:r>
          </w:p>
        </w:tc>
        <w:tc>
          <w:tcPr>
            <w:tcW w:w="1915" w:type="dxa"/>
          </w:tcPr>
          <w:p w:rsidR="00E532B8" w:rsidRPr="00DB4DA5" w:rsidRDefault="00E532B8">
            <w:pPr>
              <w:rPr>
                <w:rFonts w:ascii="Times New Roman" w:hAnsi="Times New Roman" w:cs="Times New Roman"/>
                <w:sz w:val="24"/>
                <w:szCs w:val="24"/>
              </w:rPr>
            </w:pPr>
            <w:r w:rsidRPr="00DB4DA5">
              <w:rPr>
                <w:rFonts w:ascii="Times New Roman" w:hAnsi="Times New Roman" w:cs="Times New Roman"/>
                <w:sz w:val="24"/>
                <w:szCs w:val="24"/>
              </w:rPr>
              <w:t xml:space="preserve">-0.01 ± </w:t>
            </w:r>
            <w:r w:rsidR="004337C1" w:rsidRPr="00DB4DA5">
              <w:rPr>
                <w:rFonts w:ascii="Times New Roman" w:hAnsi="Times New Roman" w:cs="Times New Roman"/>
                <w:sz w:val="24"/>
                <w:szCs w:val="24"/>
              </w:rPr>
              <w:t>0.006</w:t>
            </w:r>
          </w:p>
        </w:tc>
        <w:tc>
          <w:tcPr>
            <w:tcW w:w="1915" w:type="dxa"/>
          </w:tcPr>
          <w:p w:rsidR="00E532B8" w:rsidRPr="00DB4DA5" w:rsidRDefault="004337C1" w:rsidP="004337C1">
            <w:pPr>
              <w:rPr>
                <w:rFonts w:ascii="Times New Roman" w:hAnsi="Times New Roman" w:cs="Times New Roman"/>
                <w:sz w:val="24"/>
                <w:szCs w:val="24"/>
              </w:rPr>
            </w:pPr>
            <w:r w:rsidRPr="00DB4DA5">
              <w:rPr>
                <w:rFonts w:ascii="Times New Roman" w:hAnsi="Times New Roman" w:cs="Times New Roman"/>
                <w:sz w:val="24"/>
                <w:szCs w:val="24"/>
              </w:rPr>
              <w:t>-2.3</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0.03</w:t>
            </w:r>
          </w:p>
        </w:tc>
        <w:tc>
          <w:tcPr>
            <w:tcW w:w="1916" w:type="dxa"/>
          </w:tcPr>
          <w:p w:rsidR="008B2F78" w:rsidRPr="00DB4DA5" w:rsidRDefault="008B2F78" w:rsidP="004337C1">
            <w:pPr>
              <w:rPr>
                <w:rFonts w:ascii="Times New Roman" w:hAnsi="Times New Roman" w:cs="Times New Roman"/>
                <w:noProof/>
                <w:sz w:val="24"/>
                <w:szCs w:val="24"/>
                <w:vertAlign w:val="superscript"/>
              </w:rPr>
            </w:pPr>
            <w:r w:rsidRPr="00DB4DA5">
              <w:rPr>
                <w:rFonts w:ascii="Times New Roman" w:hAnsi="Times New Roman" w:cs="Times New Roman"/>
                <w:noProof/>
                <w:sz w:val="24"/>
                <w:szCs w:val="24"/>
              </w:rPr>
              <w:t>σ</w:t>
            </w:r>
            <w:r w:rsidRPr="00DB4DA5">
              <w:rPr>
                <w:rFonts w:ascii="Times New Roman" w:hAnsi="Times New Roman" w:cs="Times New Roman"/>
                <w:noProof/>
                <w:sz w:val="24"/>
                <w:szCs w:val="24"/>
                <w:vertAlign w:val="subscript"/>
              </w:rPr>
              <w:t>tadpole = 0</w:t>
            </w:r>
            <w:r w:rsidRPr="00DB4DA5">
              <w:rPr>
                <w:rFonts w:ascii="Times New Roman" w:hAnsi="Times New Roman" w:cs="Times New Roman"/>
                <w:noProof/>
                <w:sz w:val="24"/>
                <w:szCs w:val="24"/>
              </w:rPr>
              <w:t xml:space="preserve"> = </w:t>
            </w:r>
            <w:r w:rsidR="00DB4DA5" w:rsidRPr="00DB4DA5">
              <w:rPr>
                <w:rFonts w:ascii="Times New Roman" w:hAnsi="Times New Roman" w:cs="Times New Roman"/>
                <w:noProof/>
                <w:sz w:val="24"/>
                <w:szCs w:val="24"/>
              </w:rPr>
              <w:t>1.13</w:t>
            </w:r>
            <w:r w:rsidRPr="00DB4DA5">
              <w:rPr>
                <w:rFonts w:ascii="Times New Roman" w:hAnsi="Times New Roman" w:cs="Times New Roman"/>
                <w:noProof/>
                <w:sz w:val="24"/>
                <w:szCs w:val="24"/>
                <w:vertAlign w:val="superscript"/>
              </w:rPr>
              <w:t>2</w:t>
            </w:r>
          </w:p>
          <w:p w:rsidR="00DB4DA5" w:rsidRPr="00DB4DA5" w:rsidRDefault="00DB4DA5" w:rsidP="004337C1">
            <w:pPr>
              <w:rPr>
                <w:rFonts w:ascii="Times New Roman" w:hAnsi="Times New Roman" w:cs="Times New Roman"/>
                <w:noProof/>
                <w:sz w:val="24"/>
                <w:szCs w:val="24"/>
                <w:vertAlign w:val="superscript"/>
              </w:rPr>
            </w:pPr>
            <w:r w:rsidRPr="00DB4DA5">
              <w:rPr>
                <w:rFonts w:ascii="Times New Roman" w:hAnsi="Times New Roman" w:cs="Times New Roman"/>
                <w:noProof/>
                <w:sz w:val="24"/>
                <w:szCs w:val="24"/>
              </w:rPr>
              <w:t>σ</w:t>
            </w:r>
            <w:r w:rsidRPr="00DB4DA5">
              <w:rPr>
                <w:rFonts w:ascii="Times New Roman" w:hAnsi="Times New Roman" w:cs="Times New Roman"/>
                <w:noProof/>
                <w:sz w:val="24"/>
                <w:szCs w:val="24"/>
                <w:vertAlign w:val="subscript"/>
              </w:rPr>
              <w:t>tadpole = 2</w:t>
            </w:r>
            <w:r w:rsidRPr="00DB4DA5">
              <w:rPr>
                <w:rFonts w:ascii="Times New Roman" w:hAnsi="Times New Roman" w:cs="Times New Roman"/>
                <w:noProof/>
                <w:sz w:val="24"/>
                <w:szCs w:val="24"/>
              </w:rPr>
              <w:t xml:space="preserve"> = 0.90</w:t>
            </w:r>
            <w:r w:rsidRPr="00DB4DA5">
              <w:rPr>
                <w:rFonts w:ascii="Times New Roman" w:hAnsi="Times New Roman" w:cs="Times New Roman"/>
                <w:noProof/>
                <w:sz w:val="24"/>
                <w:szCs w:val="24"/>
                <w:vertAlign w:val="superscript"/>
              </w:rPr>
              <w:t>2</w:t>
            </w:r>
          </w:p>
          <w:p w:rsidR="00DB4DA5" w:rsidRPr="00DB4DA5" w:rsidRDefault="00DB4DA5" w:rsidP="004337C1">
            <w:pPr>
              <w:rPr>
                <w:rFonts w:ascii="Times New Roman" w:hAnsi="Times New Roman" w:cs="Times New Roman"/>
                <w:noProof/>
                <w:sz w:val="24"/>
                <w:szCs w:val="24"/>
                <w:vertAlign w:val="superscript"/>
              </w:rPr>
            </w:pPr>
            <w:r w:rsidRPr="00DB4DA5">
              <w:rPr>
                <w:rFonts w:ascii="Times New Roman" w:hAnsi="Times New Roman" w:cs="Times New Roman"/>
                <w:noProof/>
                <w:sz w:val="24"/>
                <w:szCs w:val="24"/>
              </w:rPr>
              <w:t>σ</w:t>
            </w:r>
            <w:r w:rsidRPr="00DB4DA5">
              <w:rPr>
                <w:rFonts w:ascii="Times New Roman" w:hAnsi="Times New Roman" w:cs="Times New Roman"/>
                <w:noProof/>
                <w:sz w:val="24"/>
                <w:szCs w:val="24"/>
                <w:vertAlign w:val="subscript"/>
              </w:rPr>
              <w:t>tadpole = 10</w:t>
            </w:r>
            <w:r w:rsidRPr="00DB4DA5">
              <w:rPr>
                <w:rFonts w:ascii="Times New Roman" w:hAnsi="Times New Roman" w:cs="Times New Roman"/>
                <w:noProof/>
                <w:sz w:val="24"/>
                <w:szCs w:val="24"/>
              </w:rPr>
              <w:t xml:space="preserve"> = 1.32</w:t>
            </w:r>
            <w:r w:rsidRPr="00DB4DA5">
              <w:rPr>
                <w:rFonts w:ascii="Times New Roman" w:hAnsi="Times New Roman" w:cs="Times New Roman"/>
                <w:noProof/>
                <w:sz w:val="24"/>
                <w:szCs w:val="24"/>
                <w:vertAlign w:val="superscript"/>
              </w:rPr>
              <w:t>2</w:t>
            </w:r>
          </w:p>
          <w:p w:rsidR="00DB4DA5" w:rsidRPr="00DB4DA5" w:rsidRDefault="00DB4DA5" w:rsidP="00DB4DA5">
            <w:pPr>
              <w:rPr>
                <w:rFonts w:ascii="Times New Roman" w:hAnsi="Times New Roman" w:cs="Times New Roman"/>
                <w:noProof/>
                <w:sz w:val="24"/>
                <w:szCs w:val="24"/>
                <w:vertAlign w:val="superscript"/>
              </w:rPr>
            </w:pPr>
            <w:r w:rsidRPr="00DB4DA5">
              <w:rPr>
                <w:rFonts w:ascii="Times New Roman" w:hAnsi="Times New Roman" w:cs="Times New Roman"/>
                <w:noProof/>
                <w:sz w:val="24"/>
                <w:szCs w:val="24"/>
              </w:rPr>
              <w:t>σ</w:t>
            </w:r>
            <w:r w:rsidRPr="00DB4DA5">
              <w:rPr>
                <w:rFonts w:ascii="Times New Roman" w:hAnsi="Times New Roman" w:cs="Times New Roman"/>
                <w:noProof/>
                <w:sz w:val="24"/>
                <w:szCs w:val="24"/>
                <w:vertAlign w:val="subscript"/>
              </w:rPr>
              <w:t>tadpole = 20</w:t>
            </w:r>
            <w:r w:rsidRPr="00DB4DA5">
              <w:rPr>
                <w:rFonts w:ascii="Times New Roman" w:hAnsi="Times New Roman" w:cs="Times New Roman"/>
                <w:noProof/>
                <w:sz w:val="24"/>
                <w:szCs w:val="24"/>
              </w:rPr>
              <w:t xml:space="preserve"> = 0.22</w:t>
            </w:r>
            <w:r w:rsidRPr="00DB4DA5">
              <w:rPr>
                <w:rFonts w:ascii="Times New Roman" w:hAnsi="Times New Roman" w:cs="Times New Roman"/>
                <w:noProof/>
                <w:sz w:val="24"/>
                <w:szCs w:val="24"/>
                <w:vertAlign w:val="superscript"/>
              </w:rPr>
              <w:t>2</w:t>
            </w:r>
          </w:p>
        </w:tc>
      </w:tr>
      <w:tr w:rsidR="00E532B8" w:rsidRPr="00DB4DA5" w:rsidTr="00E532B8">
        <w:tc>
          <w:tcPr>
            <w:tcW w:w="1915" w:type="dxa"/>
          </w:tcPr>
          <w:p w:rsidR="00E532B8" w:rsidRPr="00DB4DA5" w:rsidRDefault="00E532B8" w:rsidP="00E532B8">
            <w:pPr>
              <w:rPr>
                <w:rFonts w:ascii="Times New Roman" w:hAnsi="Times New Roman" w:cs="Times New Roman"/>
                <w:sz w:val="24"/>
                <w:szCs w:val="24"/>
              </w:rPr>
            </w:pPr>
            <w:r w:rsidRPr="00DB4DA5">
              <w:rPr>
                <w:rFonts w:ascii="Times New Roman" w:hAnsi="Times New Roman" w:cs="Times New Roman"/>
                <w:sz w:val="24"/>
                <w:szCs w:val="24"/>
              </w:rPr>
              <w:t>Mayfly abundance</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 xml:space="preserve">-0.004 </w:t>
            </w:r>
            <w:r w:rsidR="00E532B8" w:rsidRPr="00DB4DA5">
              <w:rPr>
                <w:rFonts w:ascii="Times New Roman" w:hAnsi="Times New Roman" w:cs="Times New Roman"/>
                <w:sz w:val="24"/>
                <w:szCs w:val="24"/>
              </w:rPr>
              <w:t>±</w:t>
            </w:r>
            <w:r w:rsidRPr="00DB4DA5">
              <w:rPr>
                <w:rFonts w:ascii="Times New Roman" w:hAnsi="Times New Roman" w:cs="Times New Roman"/>
                <w:sz w:val="24"/>
                <w:szCs w:val="24"/>
              </w:rPr>
              <w:t xml:space="preserve"> 0.0006</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-6.6</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&lt;0.0001</w:t>
            </w:r>
          </w:p>
        </w:tc>
        <w:tc>
          <w:tcPr>
            <w:tcW w:w="1916" w:type="dxa"/>
          </w:tcPr>
          <w:p w:rsidR="00E532B8" w:rsidRPr="00DB4DA5" w:rsidRDefault="00E532B8">
            <w:pPr>
              <w:rPr>
                <w:rFonts w:ascii="Times New Roman" w:hAnsi="Times New Roman" w:cs="Times New Roman"/>
                <w:sz w:val="24"/>
                <w:szCs w:val="24"/>
              </w:rPr>
            </w:pPr>
          </w:p>
        </w:tc>
      </w:tr>
      <w:tr w:rsidR="00E532B8" w:rsidRPr="00DB4DA5" w:rsidTr="00E532B8">
        <w:tc>
          <w:tcPr>
            <w:tcW w:w="1915" w:type="dxa"/>
          </w:tcPr>
          <w:p w:rsidR="00E532B8" w:rsidRPr="00DB4DA5" w:rsidRDefault="00E532B8" w:rsidP="00BF59AA">
            <w:pPr>
              <w:rPr>
                <w:rFonts w:ascii="Times New Roman" w:hAnsi="Times New Roman" w:cs="Times New Roman"/>
                <w:sz w:val="24"/>
                <w:szCs w:val="24"/>
              </w:rPr>
            </w:pPr>
            <w:r w:rsidRPr="00DB4DA5">
              <w:rPr>
                <w:rFonts w:ascii="Times New Roman" w:hAnsi="Times New Roman" w:cs="Times New Roman"/>
                <w:sz w:val="24"/>
                <w:szCs w:val="24"/>
              </w:rPr>
              <w:t xml:space="preserve">Mayfly </w:t>
            </w:r>
            <w:r w:rsidR="00BF59AA">
              <w:rPr>
                <w:rFonts w:ascii="Times New Roman" w:hAnsi="Times New Roman" w:cs="Times New Roman"/>
                <w:sz w:val="24"/>
                <w:szCs w:val="24"/>
              </w:rPr>
              <w:t>species</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 xml:space="preserve">-2.9 </w:t>
            </w:r>
            <w:r w:rsidR="00E532B8" w:rsidRPr="00DB4DA5">
              <w:rPr>
                <w:rFonts w:ascii="Times New Roman" w:hAnsi="Times New Roman" w:cs="Times New Roman"/>
                <w:sz w:val="24"/>
                <w:szCs w:val="24"/>
              </w:rPr>
              <w:t>±</w:t>
            </w:r>
            <w:r w:rsidRPr="00DB4DA5">
              <w:rPr>
                <w:rFonts w:ascii="Times New Roman" w:hAnsi="Times New Roman" w:cs="Times New Roman"/>
                <w:sz w:val="24"/>
                <w:szCs w:val="24"/>
              </w:rPr>
              <w:t xml:space="preserve"> 0.13</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-21.3</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&lt;0.0001</w:t>
            </w:r>
          </w:p>
        </w:tc>
        <w:tc>
          <w:tcPr>
            <w:tcW w:w="1916" w:type="dxa"/>
          </w:tcPr>
          <w:p w:rsidR="00E532B8" w:rsidRPr="00DB4DA5" w:rsidRDefault="00DB4DA5">
            <w:pPr>
              <w:rPr>
                <w:rFonts w:ascii="Times New Roman" w:hAnsi="Times New Roman" w:cs="Times New Roman"/>
                <w:noProof/>
                <w:sz w:val="24"/>
                <w:szCs w:val="24"/>
                <w:vertAlign w:val="superscript"/>
              </w:rPr>
            </w:pPr>
            <w:r w:rsidRPr="00DB4DA5">
              <w:rPr>
                <w:rFonts w:ascii="Times New Roman" w:hAnsi="Times New Roman" w:cs="Times New Roman"/>
                <w:noProof/>
                <w:sz w:val="24"/>
                <w:szCs w:val="24"/>
              </w:rPr>
              <w:t>σ</w:t>
            </w:r>
            <w:r w:rsidRPr="00DB4DA5">
              <w:rPr>
                <w:rFonts w:ascii="Times New Roman" w:hAnsi="Times New Roman" w:cs="Times New Roman"/>
                <w:i/>
                <w:noProof/>
                <w:sz w:val="24"/>
                <w:szCs w:val="24"/>
                <w:vertAlign w:val="subscript"/>
              </w:rPr>
              <w:t>Callibaetis</w:t>
            </w:r>
            <w:r w:rsidRPr="00DB4DA5">
              <w:rPr>
                <w:rFonts w:ascii="Times New Roman" w:hAnsi="Times New Roman" w:cs="Times New Roman"/>
                <w:noProof/>
                <w:sz w:val="24"/>
                <w:szCs w:val="24"/>
              </w:rPr>
              <w:t xml:space="preserve"> = 0.06</w:t>
            </w:r>
            <w:r w:rsidRPr="00DB4DA5">
              <w:rPr>
                <w:rFonts w:ascii="Times New Roman" w:hAnsi="Times New Roman" w:cs="Times New Roman"/>
                <w:noProof/>
                <w:sz w:val="24"/>
                <w:szCs w:val="24"/>
                <w:vertAlign w:val="superscript"/>
              </w:rPr>
              <w:t>2</w:t>
            </w:r>
          </w:p>
          <w:p w:rsidR="00DB4DA5" w:rsidRPr="00DB4DA5" w:rsidRDefault="00DB4DA5" w:rsidP="00DB4DA5">
            <w:pPr>
              <w:rPr>
                <w:rFonts w:ascii="Times New Roman" w:hAnsi="Times New Roman" w:cs="Times New Roman"/>
                <w:sz w:val="24"/>
                <w:szCs w:val="24"/>
              </w:rPr>
            </w:pPr>
            <w:r w:rsidRPr="00DB4DA5">
              <w:rPr>
                <w:rFonts w:ascii="Times New Roman" w:hAnsi="Times New Roman" w:cs="Times New Roman"/>
                <w:noProof/>
                <w:sz w:val="24"/>
                <w:szCs w:val="24"/>
              </w:rPr>
              <w:t>σ</w:t>
            </w:r>
            <w:r w:rsidRPr="00DB4DA5">
              <w:rPr>
                <w:rFonts w:ascii="Times New Roman" w:hAnsi="Times New Roman" w:cs="Times New Roman"/>
                <w:i/>
                <w:noProof/>
                <w:sz w:val="24"/>
                <w:szCs w:val="24"/>
                <w:vertAlign w:val="subscript"/>
              </w:rPr>
              <w:t>Ameletus</w:t>
            </w:r>
            <w:r w:rsidRPr="00DB4DA5">
              <w:rPr>
                <w:rFonts w:ascii="Times New Roman" w:hAnsi="Times New Roman" w:cs="Times New Roman"/>
                <w:noProof/>
                <w:sz w:val="24"/>
                <w:szCs w:val="24"/>
              </w:rPr>
              <w:t xml:space="preserve"> = 0.22</w:t>
            </w:r>
            <w:r w:rsidRPr="00DB4DA5">
              <w:rPr>
                <w:rFonts w:ascii="Times New Roman" w:hAnsi="Times New Roman" w:cs="Times New Roman"/>
                <w:noProof/>
                <w:sz w:val="24"/>
                <w:szCs w:val="24"/>
                <w:vertAlign w:val="superscript"/>
              </w:rPr>
              <w:t>2</w:t>
            </w:r>
          </w:p>
        </w:tc>
      </w:tr>
      <w:tr w:rsidR="00E532B8" w:rsidRPr="00DB4DA5" w:rsidTr="00E532B8">
        <w:tc>
          <w:tcPr>
            <w:tcW w:w="1915" w:type="dxa"/>
          </w:tcPr>
          <w:p w:rsidR="00E532B8" w:rsidRPr="00DB4DA5" w:rsidRDefault="00E532B8">
            <w:pPr>
              <w:rPr>
                <w:rFonts w:ascii="Times New Roman" w:hAnsi="Times New Roman" w:cs="Times New Roman"/>
                <w:sz w:val="24"/>
                <w:szCs w:val="24"/>
              </w:rPr>
            </w:pPr>
            <w:r w:rsidRPr="00DB4DA5">
              <w:rPr>
                <w:rFonts w:ascii="Times New Roman" w:hAnsi="Times New Roman" w:cs="Times New Roman"/>
                <w:sz w:val="24"/>
                <w:szCs w:val="24"/>
              </w:rPr>
              <w:t>Lake</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 xml:space="preserve">-3.1 </w:t>
            </w:r>
            <w:r w:rsidR="00E532B8" w:rsidRPr="00DB4DA5">
              <w:rPr>
                <w:rFonts w:ascii="Times New Roman" w:hAnsi="Times New Roman" w:cs="Times New Roman"/>
                <w:sz w:val="24"/>
                <w:szCs w:val="24"/>
              </w:rPr>
              <w:t>±</w:t>
            </w:r>
            <w:r w:rsidRPr="00DB4DA5">
              <w:rPr>
                <w:rFonts w:ascii="Times New Roman" w:hAnsi="Times New Roman" w:cs="Times New Roman"/>
                <w:sz w:val="24"/>
                <w:szCs w:val="24"/>
              </w:rPr>
              <w:t xml:space="preserve"> 0.19</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-16.7</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&lt;0.0001</w:t>
            </w:r>
          </w:p>
        </w:tc>
        <w:tc>
          <w:tcPr>
            <w:tcW w:w="1916" w:type="dxa"/>
          </w:tcPr>
          <w:p w:rsidR="00E532B8" w:rsidRPr="00DB4DA5" w:rsidRDefault="00E532B8">
            <w:pPr>
              <w:rPr>
                <w:rFonts w:ascii="Times New Roman" w:hAnsi="Times New Roman" w:cs="Times New Roman"/>
                <w:sz w:val="24"/>
                <w:szCs w:val="24"/>
              </w:rPr>
            </w:pPr>
          </w:p>
        </w:tc>
      </w:tr>
      <w:tr w:rsidR="00E532B8" w:rsidRPr="00DB4DA5" w:rsidTr="00E532B8">
        <w:tc>
          <w:tcPr>
            <w:tcW w:w="1915" w:type="dxa"/>
          </w:tcPr>
          <w:p w:rsidR="00E532B8" w:rsidRPr="00DB4DA5" w:rsidRDefault="00E532B8" w:rsidP="00E532B8">
            <w:pPr>
              <w:rPr>
                <w:rFonts w:ascii="Times New Roman" w:hAnsi="Times New Roman" w:cs="Times New Roman"/>
                <w:sz w:val="24"/>
                <w:szCs w:val="24"/>
              </w:rPr>
            </w:pPr>
            <w:r w:rsidRPr="00DB4DA5">
              <w:rPr>
                <w:rFonts w:ascii="Times New Roman" w:hAnsi="Times New Roman" w:cs="Times New Roman"/>
                <w:sz w:val="24"/>
                <w:szCs w:val="24"/>
              </w:rPr>
              <w:t xml:space="preserve">Mayfly species x Lake </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 xml:space="preserve">2.9 </w:t>
            </w:r>
            <w:r w:rsidR="00E532B8" w:rsidRPr="00DB4DA5">
              <w:rPr>
                <w:rFonts w:ascii="Times New Roman" w:hAnsi="Times New Roman" w:cs="Times New Roman"/>
                <w:sz w:val="24"/>
                <w:szCs w:val="24"/>
              </w:rPr>
              <w:t>±</w:t>
            </w:r>
            <w:r w:rsidRPr="00DB4DA5">
              <w:rPr>
                <w:rFonts w:ascii="Times New Roman" w:hAnsi="Times New Roman" w:cs="Times New Roman"/>
                <w:sz w:val="24"/>
                <w:szCs w:val="24"/>
              </w:rPr>
              <w:t xml:space="preserve"> 0.20</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14.3</w:t>
            </w:r>
          </w:p>
        </w:tc>
        <w:tc>
          <w:tcPr>
            <w:tcW w:w="1915" w:type="dxa"/>
          </w:tcPr>
          <w:p w:rsidR="00E532B8" w:rsidRPr="00DB4DA5" w:rsidRDefault="004337C1">
            <w:pPr>
              <w:rPr>
                <w:rFonts w:ascii="Times New Roman" w:hAnsi="Times New Roman" w:cs="Times New Roman"/>
                <w:sz w:val="24"/>
                <w:szCs w:val="24"/>
              </w:rPr>
            </w:pPr>
            <w:r w:rsidRPr="00DB4DA5">
              <w:rPr>
                <w:rFonts w:ascii="Times New Roman" w:hAnsi="Times New Roman" w:cs="Times New Roman"/>
                <w:sz w:val="24"/>
                <w:szCs w:val="24"/>
              </w:rPr>
              <w:t>&lt;0.0001</w:t>
            </w:r>
          </w:p>
        </w:tc>
        <w:tc>
          <w:tcPr>
            <w:tcW w:w="1916" w:type="dxa"/>
          </w:tcPr>
          <w:p w:rsidR="00E532B8" w:rsidRPr="00DB4DA5" w:rsidRDefault="00E532B8">
            <w:pPr>
              <w:rPr>
                <w:rFonts w:ascii="Times New Roman" w:hAnsi="Times New Roman" w:cs="Times New Roman"/>
                <w:sz w:val="24"/>
                <w:szCs w:val="24"/>
              </w:rPr>
            </w:pPr>
          </w:p>
        </w:tc>
      </w:tr>
    </w:tbl>
    <w:p w:rsidR="00C646C3" w:rsidRDefault="00E532B8" w:rsidP="00DB4DA5">
      <w:pPr>
        <w:spacing w:line="480" w:lineRule="auto"/>
        <w:rPr>
          <w:rFonts w:ascii="Times New Roman" w:hAnsi="Times New Roman" w:cs="Times New Roman"/>
          <w:sz w:val="24"/>
          <w:szCs w:val="24"/>
        </w:rPr>
      </w:pPr>
      <w:proofErr w:type="gramStart"/>
      <w:r w:rsidRPr="00DB4DA5">
        <w:rPr>
          <w:rFonts w:ascii="Times New Roman" w:hAnsi="Times New Roman" w:cs="Times New Roman"/>
          <w:sz w:val="24"/>
          <w:szCs w:val="24"/>
        </w:rPr>
        <w:t>Table 5.</w:t>
      </w:r>
      <w:proofErr w:type="gramEnd"/>
      <w:r w:rsidRPr="00DB4DA5">
        <w:rPr>
          <w:rFonts w:ascii="Times New Roman" w:hAnsi="Times New Roman" w:cs="Times New Roman"/>
          <w:sz w:val="24"/>
          <w:szCs w:val="24"/>
        </w:rPr>
        <w:t xml:space="preserve">  </w:t>
      </w:r>
      <w:proofErr w:type="gramStart"/>
      <w:r w:rsidRPr="00DB4DA5">
        <w:rPr>
          <w:rFonts w:ascii="Times New Roman" w:hAnsi="Times New Roman" w:cs="Times New Roman"/>
          <w:sz w:val="24"/>
          <w:szCs w:val="24"/>
        </w:rPr>
        <w:t>For 2009 field enclosures, summary of best fit model of mayfly length.</w:t>
      </w:r>
      <w:proofErr w:type="gramEnd"/>
    </w:p>
    <w:p w:rsidR="00C646C3" w:rsidRDefault="00C646C3">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0" w:type="auto"/>
        <w:jc w:val="center"/>
        <w:tblInd w:w="-1228" w:type="dxa"/>
        <w:tblLook w:val="04A0" w:firstRow="1" w:lastRow="0" w:firstColumn="1" w:lastColumn="0" w:noHBand="0" w:noVBand="1"/>
      </w:tblPr>
      <w:tblGrid>
        <w:gridCol w:w="2824"/>
        <w:gridCol w:w="1596"/>
        <w:gridCol w:w="696"/>
        <w:gridCol w:w="810"/>
        <w:gridCol w:w="1377"/>
        <w:gridCol w:w="2469"/>
      </w:tblGrid>
      <w:tr w:rsidR="00C646C3" w:rsidTr="00587FE1">
        <w:trPr>
          <w:jc w:val="center"/>
        </w:trPr>
        <w:tc>
          <w:tcPr>
            <w:tcW w:w="2824"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lastRenderedPageBreak/>
              <w:t>Term</w:t>
            </w:r>
          </w:p>
        </w:tc>
        <w:tc>
          <w:tcPr>
            <w:tcW w:w="1596"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Coefficient</w:t>
            </w:r>
          </w:p>
        </w:tc>
        <w:tc>
          <w:tcPr>
            <w:tcW w:w="696"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T(4, 89)</w:t>
            </w:r>
          </w:p>
        </w:tc>
        <w:tc>
          <w:tcPr>
            <w:tcW w:w="810"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P</w:t>
            </w:r>
          </w:p>
        </w:tc>
        <w:tc>
          <w:tcPr>
            <w:tcW w:w="1377"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Intercept</w:t>
            </w:r>
          </w:p>
        </w:tc>
        <w:tc>
          <w:tcPr>
            <w:tcW w:w="2469"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Variance</w:t>
            </w:r>
          </w:p>
        </w:tc>
      </w:tr>
      <w:tr w:rsidR="00C646C3" w:rsidTr="00587FE1">
        <w:trPr>
          <w:jc w:val="center"/>
        </w:trPr>
        <w:tc>
          <w:tcPr>
            <w:tcW w:w="2824"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 xml:space="preserve">Tadpole Density </w:t>
            </w:r>
          </w:p>
        </w:tc>
        <w:tc>
          <w:tcPr>
            <w:tcW w:w="1596"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 xml:space="preserve">0.29 </w:t>
            </w:r>
            <w:r>
              <w:rPr>
                <w:rFonts w:ascii="Cambria Math" w:hAnsi="Cambria Math" w:cs="Times New Roman"/>
                <w:sz w:val="24"/>
                <w:szCs w:val="24"/>
              </w:rPr>
              <w:t>±</w:t>
            </w:r>
            <w:r>
              <w:rPr>
                <w:rFonts w:ascii="Times New Roman" w:hAnsi="Times New Roman" w:cs="Times New Roman"/>
                <w:sz w:val="24"/>
                <w:szCs w:val="24"/>
              </w:rPr>
              <w:t xml:space="preserve"> 0.09</w:t>
            </w:r>
          </w:p>
        </w:tc>
        <w:tc>
          <w:tcPr>
            <w:tcW w:w="696"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3.3</w:t>
            </w:r>
          </w:p>
        </w:tc>
        <w:tc>
          <w:tcPr>
            <w:tcW w:w="810"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0.001</w:t>
            </w:r>
          </w:p>
        </w:tc>
        <w:tc>
          <w:tcPr>
            <w:tcW w:w="1377" w:type="dxa"/>
          </w:tcPr>
          <w:p w:rsidR="00C646C3" w:rsidRDefault="00C646C3" w:rsidP="00587FE1">
            <w:pPr>
              <w:rPr>
                <w:rFonts w:ascii="Times New Roman" w:hAnsi="Times New Roman" w:cs="Times New Roman"/>
                <w:sz w:val="24"/>
                <w:szCs w:val="24"/>
              </w:rPr>
            </w:pPr>
          </w:p>
        </w:tc>
        <w:tc>
          <w:tcPr>
            <w:tcW w:w="2469" w:type="dxa"/>
          </w:tcPr>
          <w:p w:rsidR="00C646C3" w:rsidRDefault="00C646C3" w:rsidP="00587FE1">
            <w:pPr>
              <w:rPr>
                <w:rFonts w:ascii="Times New Roman" w:hAnsi="Times New Roman" w:cs="Times New Roman"/>
                <w:sz w:val="24"/>
                <w:szCs w:val="24"/>
              </w:rPr>
            </w:pPr>
          </w:p>
        </w:tc>
      </w:tr>
      <w:tr w:rsidR="00C646C3" w:rsidTr="00587FE1">
        <w:trPr>
          <w:jc w:val="center"/>
        </w:trPr>
        <w:tc>
          <w:tcPr>
            <w:tcW w:w="2824"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Lake</w:t>
            </w:r>
          </w:p>
        </w:tc>
        <w:tc>
          <w:tcPr>
            <w:tcW w:w="1596"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 xml:space="preserve">0.92 </w:t>
            </w:r>
            <w:r>
              <w:rPr>
                <w:rFonts w:ascii="Cambria Math" w:hAnsi="Cambria Math" w:cs="Times New Roman"/>
                <w:sz w:val="24"/>
                <w:szCs w:val="24"/>
              </w:rPr>
              <w:t>±</w:t>
            </w:r>
            <w:r>
              <w:rPr>
                <w:rFonts w:ascii="Times New Roman" w:hAnsi="Times New Roman" w:cs="Times New Roman"/>
                <w:sz w:val="24"/>
                <w:szCs w:val="24"/>
              </w:rPr>
              <w:t xml:space="preserve"> 1.6</w:t>
            </w:r>
          </w:p>
        </w:tc>
        <w:tc>
          <w:tcPr>
            <w:tcW w:w="696"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0.57</w:t>
            </w:r>
          </w:p>
        </w:tc>
        <w:tc>
          <w:tcPr>
            <w:tcW w:w="810"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0.57</w:t>
            </w:r>
          </w:p>
        </w:tc>
        <w:tc>
          <w:tcPr>
            <w:tcW w:w="1377" w:type="dxa"/>
          </w:tcPr>
          <w:p w:rsidR="00C646C3" w:rsidRDefault="00C646C3" w:rsidP="00587FE1">
            <w:pPr>
              <w:rPr>
                <w:rFonts w:ascii="Times New Roman" w:hAnsi="Times New Roman" w:cs="Times New Roman"/>
                <w:sz w:val="24"/>
                <w:szCs w:val="24"/>
              </w:rPr>
            </w:pPr>
          </w:p>
        </w:tc>
        <w:tc>
          <w:tcPr>
            <w:tcW w:w="2469" w:type="dxa"/>
          </w:tcPr>
          <w:p w:rsidR="00C646C3" w:rsidRDefault="00C646C3" w:rsidP="00587FE1">
            <w:pPr>
              <w:rPr>
                <w:rFonts w:ascii="Times New Roman" w:hAnsi="Times New Roman" w:cs="Times New Roman"/>
                <w:sz w:val="24"/>
                <w:szCs w:val="24"/>
              </w:rPr>
            </w:pPr>
          </w:p>
        </w:tc>
      </w:tr>
      <w:tr w:rsidR="00C646C3" w:rsidTr="00587FE1">
        <w:trPr>
          <w:jc w:val="center"/>
        </w:trPr>
        <w:tc>
          <w:tcPr>
            <w:tcW w:w="2824"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Tadpole Density x Lake</w:t>
            </w:r>
          </w:p>
        </w:tc>
        <w:tc>
          <w:tcPr>
            <w:tcW w:w="1596"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 xml:space="preserve">-0.40 </w:t>
            </w:r>
            <w:r>
              <w:rPr>
                <w:rFonts w:ascii="Cambria Math" w:hAnsi="Cambria Math" w:cs="Times New Roman"/>
                <w:sz w:val="24"/>
                <w:szCs w:val="24"/>
              </w:rPr>
              <w:t>±</w:t>
            </w:r>
            <w:r>
              <w:rPr>
                <w:rFonts w:ascii="Times New Roman" w:hAnsi="Times New Roman" w:cs="Times New Roman"/>
                <w:sz w:val="24"/>
                <w:szCs w:val="24"/>
              </w:rPr>
              <w:t xml:space="preserve"> 0.012</w:t>
            </w:r>
          </w:p>
        </w:tc>
        <w:tc>
          <w:tcPr>
            <w:tcW w:w="696"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-3.3</w:t>
            </w:r>
          </w:p>
        </w:tc>
        <w:tc>
          <w:tcPr>
            <w:tcW w:w="810"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0.002</w:t>
            </w:r>
          </w:p>
        </w:tc>
        <w:tc>
          <w:tcPr>
            <w:tcW w:w="1377" w:type="dxa"/>
          </w:tcPr>
          <w:p w:rsidR="00C646C3" w:rsidRDefault="00C646C3" w:rsidP="00587FE1">
            <w:pPr>
              <w:rPr>
                <w:rFonts w:ascii="Times New Roman" w:hAnsi="Times New Roman" w:cs="Times New Roman"/>
                <w:sz w:val="24"/>
                <w:szCs w:val="24"/>
              </w:rPr>
            </w:pPr>
          </w:p>
        </w:tc>
        <w:tc>
          <w:tcPr>
            <w:tcW w:w="2469" w:type="dxa"/>
          </w:tcPr>
          <w:p w:rsidR="00C646C3" w:rsidRDefault="00C646C3" w:rsidP="00587FE1">
            <w:pPr>
              <w:rPr>
                <w:rFonts w:ascii="Times New Roman" w:hAnsi="Times New Roman" w:cs="Times New Roman"/>
                <w:sz w:val="24"/>
                <w:szCs w:val="24"/>
              </w:rPr>
            </w:pPr>
          </w:p>
        </w:tc>
      </w:tr>
      <w:tr w:rsidR="00C646C3" w:rsidTr="00587FE1">
        <w:trPr>
          <w:jc w:val="center"/>
        </w:trPr>
        <w:tc>
          <w:tcPr>
            <w:tcW w:w="2824" w:type="dxa"/>
          </w:tcPr>
          <w:p w:rsidR="00C646C3" w:rsidRDefault="00C646C3" w:rsidP="00587FE1">
            <w:pPr>
              <w:rPr>
                <w:rFonts w:ascii="Times New Roman" w:hAnsi="Times New Roman" w:cs="Times New Roman"/>
                <w:sz w:val="24"/>
                <w:szCs w:val="24"/>
              </w:rPr>
            </w:pPr>
            <w:r>
              <w:rPr>
                <w:rFonts w:ascii="Times New Roman" w:hAnsi="Times New Roman" w:cs="Times New Roman"/>
                <w:sz w:val="24"/>
                <w:szCs w:val="24"/>
              </w:rPr>
              <w:t>Experimental Block</w:t>
            </w:r>
          </w:p>
        </w:tc>
        <w:tc>
          <w:tcPr>
            <w:tcW w:w="1596" w:type="dxa"/>
          </w:tcPr>
          <w:p w:rsidR="00C646C3" w:rsidRDefault="00C646C3" w:rsidP="00587FE1">
            <w:pPr>
              <w:rPr>
                <w:rFonts w:ascii="Times New Roman" w:hAnsi="Times New Roman" w:cs="Times New Roman"/>
                <w:sz w:val="24"/>
                <w:szCs w:val="24"/>
              </w:rPr>
            </w:pPr>
          </w:p>
        </w:tc>
        <w:tc>
          <w:tcPr>
            <w:tcW w:w="696" w:type="dxa"/>
          </w:tcPr>
          <w:p w:rsidR="00C646C3" w:rsidRDefault="00C646C3" w:rsidP="00587FE1">
            <w:pPr>
              <w:rPr>
                <w:rFonts w:ascii="Times New Roman" w:hAnsi="Times New Roman" w:cs="Times New Roman"/>
                <w:sz w:val="24"/>
                <w:szCs w:val="24"/>
              </w:rPr>
            </w:pPr>
          </w:p>
        </w:tc>
        <w:tc>
          <w:tcPr>
            <w:tcW w:w="810" w:type="dxa"/>
          </w:tcPr>
          <w:p w:rsidR="00C646C3" w:rsidRDefault="00C646C3" w:rsidP="00587FE1">
            <w:pPr>
              <w:rPr>
                <w:rFonts w:ascii="Times New Roman" w:hAnsi="Times New Roman" w:cs="Times New Roman"/>
                <w:sz w:val="24"/>
                <w:szCs w:val="24"/>
              </w:rPr>
            </w:pPr>
          </w:p>
        </w:tc>
        <w:tc>
          <w:tcPr>
            <w:tcW w:w="1377" w:type="dxa"/>
          </w:tcPr>
          <w:p w:rsidR="00C646C3" w:rsidRDefault="00C646C3" w:rsidP="00587FE1">
            <w:pPr>
              <w:rPr>
                <w:rFonts w:ascii="Times New Roman" w:hAnsi="Times New Roman" w:cs="Times New Roman"/>
                <w:sz w:val="24"/>
                <w:szCs w:val="24"/>
              </w:rPr>
            </w:pPr>
            <w:r>
              <w:rPr>
                <w:rFonts w:ascii="Cambria Math" w:hAnsi="Cambria Math" w:cs="Times New Roman"/>
                <w:sz w:val="24"/>
                <w:szCs w:val="24"/>
              </w:rPr>
              <w:t>~</w:t>
            </w:r>
            <w:r>
              <w:rPr>
                <w:rFonts w:ascii="Times New Roman" w:hAnsi="Times New Roman" w:cs="Times New Roman"/>
                <w:sz w:val="24"/>
                <w:szCs w:val="24"/>
              </w:rPr>
              <w:t>N(0, 3.8</w:t>
            </w:r>
            <w:r w:rsidRPr="00C646C3">
              <w:rPr>
                <w:rFonts w:ascii="Times New Roman" w:hAnsi="Times New Roman" w:cs="Times New Roman"/>
                <w:sz w:val="24"/>
                <w:szCs w:val="24"/>
                <w:vertAlign w:val="superscript"/>
              </w:rPr>
              <w:t>2</w:t>
            </w:r>
            <w:r>
              <w:rPr>
                <w:rFonts w:ascii="Times New Roman" w:hAnsi="Times New Roman" w:cs="Times New Roman"/>
                <w:sz w:val="24"/>
                <w:szCs w:val="24"/>
              </w:rPr>
              <w:t>)</w:t>
            </w:r>
          </w:p>
        </w:tc>
        <w:tc>
          <w:tcPr>
            <w:tcW w:w="2469" w:type="dxa"/>
          </w:tcPr>
          <w:p w:rsidR="00C646C3" w:rsidRDefault="00587FE1" w:rsidP="00587FE1">
            <w:pPr>
              <w:rPr>
                <w:rFonts w:ascii="Times New Roman" w:hAnsi="Times New Roman" w:cs="Times New Roman"/>
                <w:sz w:val="24"/>
                <w:szCs w:val="24"/>
              </w:rPr>
            </w:pPr>
            <w:proofErr w:type="spellStart"/>
            <w:r>
              <w:rPr>
                <w:rFonts w:ascii="Cambria Math" w:hAnsi="Cambria Math" w:cs="Times New Roman"/>
                <w:sz w:val="24"/>
                <w:szCs w:val="24"/>
              </w:rPr>
              <w:t>σ</w:t>
            </w:r>
            <w:r w:rsidRPr="00587FE1">
              <w:rPr>
                <w:rFonts w:ascii="Times New Roman" w:hAnsi="Times New Roman" w:cs="Times New Roman"/>
                <w:sz w:val="24"/>
                <w:szCs w:val="24"/>
                <w:vertAlign w:val="subscript"/>
              </w:rPr>
              <w:t>July</w:t>
            </w:r>
            <w:proofErr w:type="spellEnd"/>
            <w:r>
              <w:rPr>
                <w:rFonts w:ascii="Times New Roman" w:hAnsi="Times New Roman" w:cs="Times New Roman"/>
                <w:sz w:val="24"/>
                <w:szCs w:val="24"/>
                <w:vertAlign w:val="subscript"/>
              </w:rPr>
              <w:t xml:space="preserve"> </w:t>
            </w:r>
            <w:r w:rsidR="00C646C3">
              <w:rPr>
                <w:rFonts w:ascii="Cambria Math" w:hAnsi="Cambria Math" w:cs="Times New Roman"/>
                <w:sz w:val="24"/>
                <w:szCs w:val="24"/>
              </w:rPr>
              <w:t>~</w:t>
            </w:r>
            <w:r w:rsidR="00C646C3">
              <w:rPr>
                <w:rFonts w:ascii="Times New Roman" w:hAnsi="Times New Roman" w:cs="Times New Roman"/>
                <w:sz w:val="24"/>
                <w:szCs w:val="24"/>
              </w:rPr>
              <w:t>N(0, 3.1</w:t>
            </w:r>
            <w:r w:rsidR="00C646C3" w:rsidRPr="00C646C3">
              <w:rPr>
                <w:rFonts w:ascii="Times New Roman" w:hAnsi="Times New Roman" w:cs="Times New Roman"/>
                <w:sz w:val="24"/>
                <w:szCs w:val="24"/>
                <w:vertAlign w:val="superscript"/>
              </w:rPr>
              <w:t>2</w:t>
            </w:r>
            <w:r w:rsidR="00C646C3">
              <w:rPr>
                <w:rFonts w:ascii="Times New Roman" w:hAnsi="Times New Roman" w:cs="Times New Roman"/>
                <w:sz w:val="24"/>
                <w:szCs w:val="24"/>
              </w:rPr>
              <w:t>)</w:t>
            </w:r>
          </w:p>
          <w:p w:rsidR="00C646C3" w:rsidRDefault="00587FE1" w:rsidP="00587FE1">
            <w:pPr>
              <w:rPr>
                <w:rFonts w:ascii="Times New Roman" w:hAnsi="Times New Roman" w:cs="Times New Roman"/>
                <w:sz w:val="24"/>
                <w:szCs w:val="24"/>
              </w:rPr>
            </w:pPr>
            <w:proofErr w:type="spellStart"/>
            <w:r>
              <w:rPr>
                <w:rFonts w:ascii="Cambria Math" w:hAnsi="Cambria Math" w:cs="Times New Roman"/>
                <w:sz w:val="24"/>
                <w:szCs w:val="24"/>
              </w:rPr>
              <w:t>σ</w:t>
            </w:r>
            <w:r w:rsidR="00C646C3" w:rsidRPr="00587FE1">
              <w:rPr>
                <w:rFonts w:ascii="Times New Roman" w:hAnsi="Times New Roman" w:cs="Times New Roman"/>
                <w:sz w:val="24"/>
                <w:szCs w:val="24"/>
                <w:vertAlign w:val="subscript"/>
              </w:rPr>
              <w:t>Early</w:t>
            </w:r>
            <w:proofErr w:type="spellEnd"/>
            <w:r w:rsidR="00C646C3" w:rsidRPr="00587FE1">
              <w:rPr>
                <w:rFonts w:ascii="Times New Roman" w:hAnsi="Times New Roman" w:cs="Times New Roman"/>
                <w:sz w:val="24"/>
                <w:szCs w:val="24"/>
                <w:vertAlign w:val="subscript"/>
              </w:rPr>
              <w:t xml:space="preserve"> August</w:t>
            </w:r>
            <w:r>
              <w:rPr>
                <w:rFonts w:ascii="Times New Roman" w:hAnsi="Times New Roman" w:cs="Times New Roman"/>
                <w:sz w:val="24"/>
                <w:szCs w:val="24"/>
                <w:vertAlign w:val="subscript"/>
              </w:rPr>
              <w:t xml:space="preserve"> </w:t>
            </w:r>
            <w:r w:rsidR="00C646C3">
              <w:rPr>
                <w:rFonts w:ascii="Cambria Math" w:hAnsi="Cambria Math" w:cs="Times New Roman"/>
                <w:sz w:val="24"/>
                <w:szCs w:val="24"/>
              </w:rPr>
              <w:t>~</w:t>
            </w:r>
            <w:r w:rsidR="00C646C3">
              <w:rPr>
                <w:rFonts w:ascii="Times New Roman" w:hAnsi="Times New Roman" w:cs="Times New Roman"/>
                <w:sz w:val="24"/>
                <w:szCs w:val="24"/>
              </w:rPr>
              <w:t>N(0, 6.8</w:t>
            </w:r>
            <w:r w:rsidR="00C646C3" w:rsidRPr="00C646C3">
              <w:rPr>
                <w:rFonts w:ascii="Times New Roman" w:hAnsi="Times New Roman" w:cs="Times New Roman"/>
                <w:sz w:val="24"/>
                <w:szCs w:val="24"/>
                <w:vertAlign w:val="superscript"/>
              </w:rPr>
              <w:t>2</w:t>
            </w:r>
            <w:r w:rsidR="00C646C3">
              <w:rPr>
                <w:rFonts w:ascii="Times New Roman" w:hAnsi="Times New Roman" w:cs="Times New Roman"/>
                <w:sz w:val="24"/>
                <w:szCs w:val="24"/>
              </w:rPr>
              <w:t xml:space="preserve">) </w:t>
            </w:r>
          </w:p>
          <w:p w:rsidR="00C646C3" w:rsidRDefault="00587FE1" w:rsidP="00587FE1">
            <w:pPr>
              <w:rPr>
                <w:rFonts w:ascii="Times New Roman" w:hAnsi="Times New Roman" w:cs="Times New Roman"/>
                <w:sz w:val="24"/>
                <w:szCs w:val="24"/>
              </w:rPr>
            </w:pPr>
            <w:proofErr w:type="spellStart"/>
            <w:r>
              <w:rPr>
                <w:rFonts w:ascii="Cambria Math" w:hAnsi="Cambria Math" w:cs="Times New Roman"/>
                <w:sz w:val="24"/>
                <w:szCs w:val="24"/>
              </w:rPr>
              <w:t>σ</w:t>
            </w:r>
            <w:r w:rsidRPr="00587FE1">
              <w:rPr>
                <w:rFonts w:ascii="Cambria Math" w:hAnsi="Cambria Math" w:cs="Times New Roman"/>
                <w:sz w:val="24"/>
                <w:szCs w:val="24"/>
                <w:vertAlign w:val="subscript"/>
              </w:rPr>
              <w:t>Late</w:t>
            </w:r>
            <w:proofErr w:type="spellEnd"/>
            <w:r w:rsidRPr="00587FE1">
              <w:rPr>
                <w:rFonts w:ascii="Cambria Math" w:hAnsi="Cambria Math" w:cs="Times New Roman"/>
                <w:sz w:val="24"/>
                <w:szCs w:val="24"/>
                <w:vertAlign w:val="subscript"/>
              </w:rPr>
              <w:t xml:space="preserve"> August</w:t>
            </w:r>
            <w:r>
              <w:rPr>
                <w:rFonts w:ascii="Cambria Math" w:hAnsi="Cambria Math" w:cs="Times New Roman"/>
                <w:sz w:val="24"/>
                <w:szCs w:val="24"/>
              </w:rPr>
              <w:t xml:space="preserve"> </w:t>
            </w:r>
            <w:r w:rsidR="00C646C3">
              <w:rPr>
                <w:rFonts w:ascii="Cambria Math" w:hAnsi="Cambria Math" w:cs="Times New Roman"/>
                <w:sz w:val="24"/>
                <w:szCs w:val="24"/>
              </w:rPr>
              <w:t>~</w:t>
            </w:r>
            <w:r w:rsidR="00C646C3">
              <w:rPr>
                <w:rFonts w:ascii="Times New Roman" w:hAnsi="Times New Roman" w:cs="Times New Roman"/>
                <w:sz w:val="24"/>
                <w:szCs w:val="24"/>
              </w:rPr>
              <w:t>N(0, 5.0</w:t>
            </w:r>
            <w:r w:rsidR="00C646C3" w:rsidRPr="00C646C3">
              <w:rPr>
                <w:rFonts w:ascii="Times New Roman" w:hAnsi="Times New Roman" w:cs="Times New Roman"/>
                <w:sz w:val="24"/>
                <w:szCs w:val="24"/>
                <w:vertAlign w:val="superscript"/>
              </w:rPr>
              <w:t>2</w:t>
            </w:r>
            <w:r w:rsidR="00C646C3">
              <w:rPr>
                <w:rFonts w:ascii="Times New Roman" w:hAnsi="Times New Roman" w:cs="Times New Roman"/>
                <w:sz w:val="24"/>
                <w:szCs w:val="24"/>
              </w:rPr>
              <w:t>)</w:t>
            </w:r>
          </w:p>
          <w:p w:rsidR="00C646C3" w:rsidRDefault="00587FE1" w:rsidP="00587FE1">
            <w:pPr>
              <w:rPr>
                <w:rFonts w:ascii="Times New Roman" w:hAnsi="Times New Roman" w:cs="Times New Roman"/>
                <w:sz w:val="24"/>
                <w:szCs w:val="24"/>
              </w:rPr>
            </w:pPr>
            <w:proofErr w:type="spellStart"/>
            <w:r>
              <w:rPr>
                <w:rFonts w:ascii="Cambria Math" w:hAnsi="Cambria Math" w:cs="Times New Roman"/>
                <w:sz w:val="24"/>
                <w:szCs w:val="24"/>
              </w:rPr>
              <w:t>σ</w:t>
            </w:r>
            <w:r w:rsidRPr="00587FE1">
              <w:rPr>
                <w:rFonts w:ascii="Cambria Math" w:hAnsi="Cambria Math" w:cs="Times New Roman"/>
                <w:sz w:val="24"/>
                <w:szCs w:val="24"/>
                <w:vertAlign w:val="subscript"/>
              </w:rPr>
              <w:t>September</w:t>
            </w:r>
            <w:proofErr w:type="spellEnd"/>
            <w:r>
              <w:rPr>
                <w:rFonts w:ascii="Cambria Math" w:hAnsi="Cambria Math" w:cs="Times New Roman"/>
                <w:sz w:val="24"/>
                <w:szCs w:val="24"/>
                <w:vertAlign w:val="subscript"/>
              </w:rPr>
              <w:t xml:space="preserve"> </w:t>
            </w:r>
            <w:r w:rsidR="00C646C3">
              <w:rPr>
                <w:rFonts w:ascii="Cambria Math" w:hAnsi="Cambria Math" w:cs="Times New Roman"/>
                <w:sz w:val="24"/>
                <w:szCs w:val="24"/>
              </w:rPr>
              <w:t>~</w:t>
            </w:r>
            <w:r w:rsidR="00C646C3">
              <w:rPr>
                <w:rFonts w:ascii="Times New Roman" w:hAnsi="Times New Roman" w:cs="Times New Roman"/>
                <w:sz w:val="24"/>
                <w:szCs w:val="24"/>
              </w:rPr>
              <w:t>N(0, 5.0</w:t>
            </w:r>
            <w:r w:rsidR="00C646C3" w:rsidRPr="00C646C3">
              <w:rPr>
                <w:rFonts w:ascii="Times New Roman" w:hAnsi="Times New Roman" w:cs="Times New Roman"/>
                <w:sz w:val="24"/>
                <w:szCs w:val="24"/>
                <w:vertAlign w:val="superscript"/>
              </w:rPr>
              <w:t>2</w:t>
            </w:r>
            <w:r w:rsidR="00C646C3">
              <w:rPr>
                <w:rFonts w:ascii="Times New Roman" w:hAnsi="Times New Roman" w:cs="Times New Roman"/>
                <w:sz w:val="24"/>
                <w:szCs w:val="24"/>
              </w:rPr>
              <w:t>)</w:t>
            </w:r>
          </w:p>
        </w:tc>
      </w:tr>
    </w:tbl>
    <w:p w:rsidR="00016E22" w:rsidRPr="00DB4DA5" w:rsidRDefault="00016E22" w:rsidP="00DB4DA5">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Table 6.</w:t>
      </w:r>
      <w:proofErr w:type="gramEnd"/>
      <w:r>
        <w:rPr>
          <w:rFonts w:ascii="Times New Roman" w:hAnsi="Times New Roman" w:cs="Times New Roman"/>
          <w:sz w:val="24"/>
          <w:szCs w:val="24"/>
        </w:rPr>
        <w:t xml:space="preserve">  </w:t>
      </w:r>
      <w:proofErr w:type="gramStart"/>
      <w:r w:rsidR="00587FE1">
        <w:rPr>
          <w:rFonts w:ascii="Times New Roman" w:hAnsi="Times New Roman" w:cs="Times New Roman"/>
          <w:sz w:val="24"/>
          <w:szCs w:val="24"/>
        </w:rPr>
        <w:t>Summary of best fit model of t</w:t>
      </w:r>
      <w:r>
        <w:rPr>
          <w:rFonts w:ascii="Times New Roman" w:hAnsi="Times New Roman" w:cs="Times New Roman"/>
          <w:sz w:val="24"/>
          <w:szCs w:val="24"/>
        </w:rPr>
        <w:t xml:space="preserve">adpole </w:t>
      </w:r>
      <w:r w:rsidR="00587FE1">
        <w:rPr>
          <w:rFonts w:ascii="Times New Roman" w:hAnsi="Times New Roman" w:cs="Times New Roman"/>
          <w:sz w:val="24"/>
          <w:szCs w:val="24"/>
        </w:rPr>
        <w:t>biomass; initial model included tadpole density, mayfly density, lake, and sampling block.</w:t>
      </w:r>
      <w:proofErr w:type="gramEnd"/>
    </w:p>
    <w:tbl>
      <w:tblPr>
        <w:tblStyle w:val="TableGrid"/>
        <w:tblW w:w="9534" w:type="dxa"/>
        <w:jc w:val="center"/>
        <w:tblInd w:w="1519" w:type="dxa"/>
        <w:tblLook w:val="04A0" w:firstRow="1" w:lastRow="0" w:firstColumn="1" w:lastColumn="0" w:noHBand="0" w:noVBand="1"/>
      </w:tblPr>
      <w:tblGrid>
        <w:gridCol w:w="1099"/>
        <w:gridCol w:w="1509"/>
        <w:gridCol w:w="1296"/>
        <w:gridCol w:w="956"/>
        <w:gridCol w:w="779"/>
        <w:gridCol w:w="1380"/>
        <w:gridCol w:w="2515"/>
      </w:tblGrid>
      <w:tr w:rsidR="00587FE1" w:rsidTr="00BD0633">
        <w:trPr>
          <w:jc w:val="center"/>
        </w:trPr>
        <w:tc>
          <w:tcPr>
            <w:tcW w:w="1099" w:type="dxa"/>
          </w:tcPr>
          <w:p w:rsidR="00587FE1" w:rsidRDefault="00BD0633" w:rsidP="00B12DF0">
            <w:pPr>
              <w:rPr>
                <w:rFonts w:ascii="Times New Roman" w:hAnsi="Times New Roman" w:cs="Times New Roman"/>
                <w:sz w:val="24"/>
                <w:szCs w:val="24"/>
              </w:rPr>
            </w:pPr>
            <w:r>
              <w:rPr>
                <w:rFonts w:ascii="Times New Roman" w:hAnsi="Times New Roman" w:cs="Times New Roman"/>
                <w:sz w:val="24"/>
                <w:szCs w:val="24"/>
              </w:rPr>
              <w:t>Lake</w:t>
            </w:r>
          </w:p>
        </w:tc>
        <w:tc>
          <w:tcPr>
            <w:tcW w:w="1509" w:type="dxa"/>
          </w:tcPr>
          <w:p w:rsidR="00587FE1" w:rsidRDefault="00587FE1" w:rsidP="00B12DF0">
            <w:pPr>
              <w:rPr>
                <w:rFonts w:ascii="Times New Roman" w:hAnsi="Times New Roman" w:cs="Times New Roman"/>
                <w:sz w:val="24"/>
                <w:szCs w:val="24"/>
              </w:rPr>
            </w:pPr>
            <w:r>
              <w:rPr>
                <w:rFonts w:ascii="Times New Roman" w:hAnsi="Times New Roman" w:cs="Times New Roman"/>
                <w:sz w:val="24"/>
                <w:szCs w:val="24"/>
              </w:rPr>
              <w:t>Term</w:t>
            </w:r>
          </w:p>
        </w:tc>
        <w:tc>
          <w:tcPr>
            <w:tcW w:w="1296" w:type="dxa"/>
          </w:tcPr>
          <w:p w:rsidR="00587FE1" w:rsidRDefault="00587FE1" w:rsidP="00B12DF0">
            <w:pPr>
              <w:rPr>
                <w:rFonts w:ascii="Times New Roman" w:hAnsi="Times New Roman" w:cs="Times New Roman"/>
                <w:sz w:val="24"/>
                <w:szCs w:val="24"/>
              </w:rPr>
            </w:pPr>
            <w:r>
              <w:rPr>
                <w:rFonts w:ascii="Times New Roman" w:hAnsi="Times New Roman" w:cs="Times New Roman"/>
                <w:sz w:val="24"/>
                <w:szCs w:val="24"/>
              </w:rPr>
              <w:t>Coefficient</w:t>
            </w:r>
          </w:p>
        </w:tc>
        <w:tc>
          <w:tcPr>
            <w:tcW w:w="956" w:type="dxa"/>
          </w:tcPr>
          <w:p w:rsidR="00587FE1" w:rsidRDefault="00BD0633" w:rsidP="00BD0633">
            <w:pPr>
              <w:rPr>
                <w:rFonts w:ascii="Times New Roman" w:hAnsi="Times New Roman" w:cs="Times New Roman"/>
                <w:sz w:val="24"/>
                <w:szCs w:val="24"/>
              </w:rPr>
            </w:pPr>
            <w:r>
              <w:rPr>
                <w:rFonts w:ascii="Times New Roman" w:hAnsi="Times New Roman" w:cs="Times New Roman"/>
                <w:sz w:val="24"/>
                <w:szCs w:val="24"/>
              </w:rPr>
              <w:t>t</w:t>
            </w:r>
            <w:r w:rsidRPr="00BD0633">
              <w:rPr>
                <w:rFonts w:ascii="Times New Roman" w:hAnsi="Times New Roman" w:cs="Times New Roman"/>
                <w:sz w:val="24"/>
                <w:szCs w:val="24"/>
                <w:vertAlign w:val="subscript"/>
              </w:rPr>
              <w:t xml:space="preserve">(4, </w:t>
            </w:r>
            <w:r>
              <w:rPr>
                <w:rFonts w:ascii="Times New Roman" w:hAnsi="Times New Roman" w:cs="Times New Roman"/>
                <w:sz w:val="24"/>
                <w:szCs w:val="24"/>
                <w:vertAlign w:val="subscript"/>
              </w:rPr>
              <w:t>43</w:t>
            </w:r>
            <w:r w:rsidRPr="00BD0633">
              <w:rPr>
                <w:rFonts w:ascii="Times New Roman" w:hAnsi="Times New Roman" w:cs="Times New Roman"/>
                <w:sz w:val="24"/>
                <w:szCs w:val="24"/>
                <w:vertAlign w:val="subscript"/>
              </w:rPr>
              <w:t>)</w:t>
            </w:r>
          </w:p>
        </w:tc>
        <w:tc>
          <w:tcPr>
            <w:tcW w:w="779" w:type="dxa"/>
          </w:tcPr>
          <w:p w:rsidR="00587FE1" w:rsidRDefault="00BD0633" w:rsidP="00B12DF0">
            <w:pPr>
              <w:rPr>
                <w:rFonts w:ascii="Times New Roman" w:hAnsi="Times New Roman" w:cs="Times New Roman"/>
                <w:sz w:val="24"/>
                <w:szCs w:val="24"/>
              </w:rPr>
            </w:pPr>
            <w:r>
              <w:rPr>
                <w:rFonts w:ascii="Times New Roman" w:hAnsi="Times New Roman" w:cs="Times New Roman"/>
                <w:sz w:val="24"/>
                <w:szCs w:val="24"/>
              </w:rPr>
              <w:t>p</w:t>
            </w:r>
          </w:p>
        </w:tc>
        <w:tc>
          <w:tcPr>
            <w:tcW w:w="1380" w:type="dxa"/>
          </w:tcPr>
          <w:p w:rsidR="00587FE1" w:rsidRDefault="00587FE1" w:rsidP="00B12DF0">
            <w:pPr>
              <w:rPr>
                <w:rFonts w:ascii="Times New Roman" w:hAnsi="Times New Roman" w:cs="Times New Roman"/>
                <w:sz w:val="24"/>
                <w:szCs w:val="24"/>
              </w:rPr>
            </w:pPr>
            <w:r>
              <w:rPr>
                <w:rFonts w:ascii="Times New Roman" w:hAnsi="Times New Roman" w:cs="Times New Roman"/>
                <w:sz w:val="24"/>
                <w:szCs w:val="24"/>
              </w:rPr>
              <w:t>Intercept</w:t>
            </w:r>
          </w:p>
        </w:tc>
        <w:tc>
          <w:tcPr>
            <w:tcW w:w="2515" w:type="dxa"/>
          </w:tcPr>
          <w:p w:rsidR="00587FE1" w:rsidRDefault="00587FE1" w:rsidP="00B12DF0">
            <w:pPr>
              <w:rPr>
                <w:rFonts w:ascii="Times New Roman" w:hAnsi="Times New Roman" w:cs="Times New Roman"/>
                <w:sz w:val="24"/>
                <w:szCs w:val="24"/>
              </w:rPr>
            </w:pPr>
            <w:r>
              <w:rPr>
                <w:rFonts w:ascii="Times New Roman" w:hAnsi="Times New Roman" w:cs="Times New Roman"/>
                <w:sz w:val="24"/>
                <w:szCs w:val="24"/>
              </w:rPr>
              <w:t>Variance</w:t>
            </w:r>
          </w:p>
        </w:tc>
      </w:tr>
      <w:tr w:rsidR="00587FE1" w:rsidTr="00BD0633">
        <w:trPr>
          <w:jc w:val="center"/>
        </w:trPr>
        <w:tc>
          <w:tcPr>
            <w:tcW w:w="1099" w:type="dxa"/>
          </w:tcPr>
          <w:p w:rsidR="00587FE1" w:rsidRDefault="00587FE1" w:rsidP="00B12DF0">
            <w:pPr>
              <w:rPr>
                <w:rFonts w:ascii="Times New Roman" w:hAnsi="Times New Roman" w:cs="Times New Roman"/>
                <w:sz w:val="24"/>
                <w:szCs w:val="24"/>
              </w:rPr>
            </w:pPr>
            <w:r>
              <w:rPr>
                <w:rFonts w:ascii="Times New Roman" w:hAnsi="Times New Roman" w:cs="Times New Roman"/>
                <w:sz w:val="24"/>
                <w:szCs w:val="24"/>
              </w:rPr>
              <w:t>LeConte</w:t>
            </w:r>
          </w:p>
        </w:tc>
        <w:tc>
          <w:tcPr>
            <w:tcW w:w="1509" w:type="dxa"/>
          </w:tcPr>
          <w:p w:rsidR="00587FE1" w:rsidRDefault="00587FE1" w:rsidP="00B12DF0">
            <w:pPr>
              <w:rPr>
                <w:rFonts w:ascii="Times New Roman" w:hAnsi="Times New Roman" w:cs="Times New Roman"/>
                <w:sz w:val="24"/>
                <w:szCs w:val="24"/>
              </w:rPr>
            </w:pPr>
            <w:r>
              <w:rPr>
                <w:rFonts w:ascii="Times New Roman" w:hAnsi="Times New Roman" w:cs="Times New Roman"/>
                <w:sz w:val="24"/>
                <w:szCs w:val="24"/>
              </w:rPr>
              <w:t xml:space="preserve">Tadpole Density </w:t>
            </w:r>
          </w:p>
        </w:tc>
        <w:tc>
          <w:tcPr>
            <w:tcW w:w="1296" w:type="dxa"/>
          </w:tcPr>
          <w:p w:rsidR="00587FE1" w:rsidRDefault="00BD0633" w:rsidP="00B12DF0">
            <w:pPr>
              <w:rPr>
                <w:rFonts w:ascii="Times New Roman" w:hAnsi="Times New Roman" w:cs="Times New Roman"/>
                <w:sz w:val="24"/>
                <w:szCs w:val="24"/>
              </w:rPr>
            </w:pPr>
            <w:r>
              <w:rPr>
                <w:rFonts w:ascii="Times New Roman" w:hAnsi="Times New Roman" w:cs="Times New Roman"/>
                <w:sz w:val="24"/>
                <w:szCs w:val="24"/>
              </w:rPr>
              <w:t>0.26</w:t>
            </w:r>
            <w:r w:rsidR="00587FE1">
              <w:rPr>
                <w:rFonts w:ascii="Times New Roman" w:hAnsi="Times New Roman" w:cs="Times New Roman"/>
                <w:sz w:val="24"/>
                <w:szCs w:val="24"/>
              </w:rPr>
              <w:t xml:space="preserve"> </w:t>
            </w:r>
            <w:r w:rsidR="00587FE1">
              <w:rPr>
                <w:rFonts w:ascii="Cambria Math" w:hAnsi="Cambria Math" w:cs="Times New Roman"/>
                <w:sz w:val="24"/>
                <w:szCs w:val="24"/>
              </w:rPr>
              <w:t>±</w:t>
            </w:r>
            <w:r>
              <w:rPr>
                <w:rFonts w:ascii="Times New Roman" w:hAnsi="Times New Roman" w:cs="Times New Roman"/>
                <w:sz w:val="24"/>
                <w:szCs w:val="24"/>
              </w:rPr>
              <w:t xml:space="preserve"> 0.08</w:t>
            </w:r>
          </w:p>
        </w:tc>
        <w:tc>
          <w:tcPr>
            <w:tcW w:w="956" w:type="dxa"/>
          </w:tcPr>
          <w:p w:rsidR="00587FE1" w:rsidRDefault="00BD0633" w:rsidP="00B12DF0">
            <w:pPr>
              <w:rPr>
                <w:rFonts w:ascii="Times New Roman" w:hAnsi="Times New Roman" w:cs="Times New Roman"/>
                <w:sz w:val="24"/>
                <w:szCs w:val="24"/>
                <w:vertAlign w:val="subscript"/>
              </w:rPr>
            </w:pPr>
            <w:r>
              <w:rPr>
                <w:rFonts w:ascii="Times New Roman" w:hAnsi="Times New Roman" w:cs="Times New Roman"/>
                <w:sz w:val="24"/>
                <w:szCs w:val="24"/>
              </w:rPr>
              <w:t>3.1</w:t>
            </w:r>
          </w:p>
          <w:p w:rsidR="00BD0633" w:rsidRDefault="00BD0633" w:rsidP="00B12DF0">
            <w:pPr>
              <w:rPr>
                <w:rFonts w:ascii="Times New Roman" w:hAnsi="Times New Roman" w:cs="Times New Roman"/>
                <w:sz w:val="24"/>
                <w:szCs w:val="24"/>
              </w:rPr>
            </w:pPr>
          </w:p>
        </w:tc>
        <w:tc>
          <w:tcPr>
            <w:tcW w:w="779" w:type="dxa"/>
          </w:tcPr>
          <w:p w:rsidR="00587FE1" w:rsidRDefault="00BD0633" w:rsidP="00BD0633">
            <w:pPr>
              <w:rPr>
                <w:rFonts w:ascii="Times New Roman" w:hAnsi="Times New Roman" w:cs="Times New Roman"/>
                <w:sz w:val="24"/>
                <w:szCs w:val="24"/>
              </w:rPr>
            </w:pPr>
            <w:r>
              <w:rPr>
                <w:rFonts w:ascii="Times New Roman" w:hAnsi="Times New Roman" w:cs="Times New Roman"/>
                <w:sz w:val="24"/>
                <w:szCs w:val="24"/>
              </w:rPr>
              <w:t>0.003</w:t>
            </w:r>
          </w:p>
        </w:tc>
        <w:tc>
          <w:tcPr>
            <w:tcW w:w="1380" w:type="dxa"/>
          </w:tcPr>
          <w:p w:rsidR="00587FE1" w:rsidRDefault="00587FE1" w:rsidP="00B12DF0">
            <w:pPr>
              <w:rPr>
                <w:rFonts w:ascii="Times New Roman" w:hAnsi="Times New Roman" w:cs="Times New Roman"/>
                <w:sz w:val="24"/>
                <w:szCs w:val="24"/>
              </w:rPr>
            </w:pPr>
          </w:p>
        </w:tc>
        <w:tc>
          <w:tcPr>
            <w:tcW w:w="2515" w:type="dxa"/>
          </w:tcPr>
          <w:p w:rsidR="00587FE1" w:rsidRDefault="00587FE1" w:rsidP="00B12DF0">
            <w:pPr>
              <w:rPr>
                <w:rFonts w:ascii="Times New Roman" w:hAnsi="Times New Roman" w:cs="Times New Roman"/>
                <w:sz w:val="24"/>
                <w:szCs w:val="24"/>
              </w:rPr>
            </w:pPr>
          </w:p>
        </w:tc>
      </w:tr>
      <w:tr w:rsidR="00587FE1" w:rsidTr="00BD0633">
        <w:trPr>
          <w:jc w:val="center"/>
        </w:trPr>
        <w:tc>
          <w:tcPr>
            <w:tcW w:w="1099" w:type="dxa"/>
          </w:tcPr>
          <w:p w:rsidR="00587FE1" w:rsidRDefault="00587FE1" w:rsidP="00B12DF0">
            <w:pPr>
              <w:rPr>
                <w:rFonts w:ascii="Times New Roman" w:hAnsi="Times New Roman" w:cs="Times New Roman"/>
                <w:sz w:val="24"/>
                <w:szCs w:val="24"/>
              </w:rPr>
            </w:pPr>
          </w:p>
        </w:tc>
        <w:tc>
          <w:tcPr>
            <w:tcW w:w="1509" w:type="dxa"/>
          </w:tcPr>
          <w:p w:rsidR="00587FE1" w:rsidRDefault="00587FE1" w:rsidP="00B12DF0">
            <w:pPr>
              <w:rPr>
                <w:rFonts w:ascii="Times New Roman" w:hAnsi="Times New Roman" w:cs="Times New Roman"/>
                <w:sz w:val="24"/>
                <w:szCs w:val="24"/>
              </w:rPr>
            </w:pPr>
            <w:r>
              <w:rPr>
                <w:rFonts w:ascii="Times New Roman" w:hAnsi="Times New Roman" w:cs="Times New Roman"/>
                <w:sz w:val="24"/>
                <w:szCs w:val="24"/>
              </w:rPr>
              <w:t>Experimental Block</w:t>
            </w:r>
          </w:p>
        </w:tc>
        <w:tc>
          <w:tcPr>
            <w:tcW w:w="1296" w:type="dxa"/>
          </w:tcPr>
          <w:p w:rsidR="00587FE1" w:rsidRDefault="00587FE1" w:rsidP="00B12DF0">
            <w:pPr>
              <w:rPr>
                <w:rFonts w:ascii="Times New Roman" w:hAnsi="Times New Roman" w:cs="Times New Roman"/>
                <w:sz w:val="24"/>
                <w:szCs w:val="24"/>
              </w:rPr>
            </w:pPr>
          </w:p>
        </w:tc>
        <w:tc>
          <w:tcPr>
            <w:tcW w:w="956" w:type="dxa"/>
          </w:tcPr>
          <w:p w:rsidR="00587FE1" w:rsidRDefault="00587FE1" w:rsidP="00B12DF0">
            <w:pPr>
              <w:rPr>
                <w:rFonts w:ascii="Times New Roman" w:hAnsi="Times New Roman" w:cs="Times New Roman"/>
                <w:sz w:val="24"/>
                <w:szCs w:val="24"/>
              </w:rPr>
            </w:pPr>
          </w:p>
        </w:tc>
        <w:tc>
          <w:tcPr>
            <w:tcW w:w="779" w:type="dxa"/>
          </w:tcPr>
          <w:p w:rsidR="00587FE1" w:rsidRDefault="00587FE1" w:rsidP="00B12DF0">
            <w:pPr>
              <w:rPr>
                <w:rFonts w:ascii="Times New Roman" w:hAnsi="Times New Roman" w:cs="Times New Roman"/>
                <w:sz w:val="24"/>
                <w:szCs w:val="24"/>
              </w:rPr>
            </w:pPr>
          </w:p>
        </w:tc>
        <w:tc>
          <w:tcPr>
            <w:tcW w:w="1380" w:type="dxa"/>
          </w:tcPr>
          <w:p w:rsidR="00587FE1" w:rsidRDefault="00587FE1" w:rsidP="00B12DF0">
            <w:pPr>
              <w:rPr>
                <w:rFonts w:ascii="Times New Roman" w:hAnsi="Times New Roman" w:cs="Times New Roman"/>
                <w:sz w:val="24"/>
                <w:szCs w:val="24"/>
              </w:rPr>
            </w:pPr>
            <w:r>
              <w:rPr>
                <w:rFonts w:ascii="Cambria Math" w:hAnsi="Cambria Math" w:cs="Times New Roman"/>
                <w:sz w:val="24"/>
                <w:szCs w:val="24"/>
              </w:rPr>
              <w:t>~</w:t>
            </w:r>
            <w:r w:rsidR="00BD0633">
              <w:rPr>
                <w:rFonts w:ascii="Times New Roman" w:hAnsi="Times New Roman" w:cs="Times New Roman"/>
                <w:sz w:val="24"/>
                <w:szCs w:val="24"/>
              </w:rPr>
              <w:t>N(0, 2.9</w:t>
            </w:r>
            <w:r w:rsidRPr="00C646C3">
              <w:rPr>
                <w:rFonts w:ascii="Times New Roman" w:hAnsi="Times New Roman" w:cs="Times New Roman"/>
                <w:sz w:val="24"/>
                <w:szCs w:val="24"/>
                <w:vertAlign w:val="superscript"/>
              </w:rPr>
              <w:t>2</w:t>
            </w:r>
            <w:r>
              <w:rPr>
                <w:rFonts w:ascii="Times New Roman" w:hAnsi="Times New Roman" w:cs="Times New Roman"/>
                <w:sz w:val="24"/>
                <w:szCs w:val="24"/>
              </w:rPr>
              <w:t>)</w:t>
            </w:r>
          </w:p>
        </w:tc>
        <w:tc>
          <w:tcPr>
            <w:tcW w:w="2515" w:type="dxa"/>
          </w:tcPr>
          <w:p w:rsidR="00587FE1" w:rsidRDefault="00587FE1" w:rsidP="00B12DF0">
            <w:pPr>
              <w:rPr>
                <w:rFonts w:ascii="Times New Roman" w:hAnsi="Times New Roman" w:cs="Times New Roman"/>
                <w:sz w:val="24"/>
                <w:szCs w:val="24"/>
              </w:rPr>
            </w:pPr>
            <w:proofErr w:type="spellStart"/>
            <w:r>
              <w:rPr>
                <w:rFonts w:ascii="Cambria Math" w:hAnsi="Cambria Math" w:cs="Times New Roman"/>
                <w:sz w:val="24"/>
                <w:szCs w:val="24"/>
              </w:rPr>
              <w:t>σ</w:t>
            </w:r>
            <w:r w:rsidRPr="00587FE1">
              <w:rPr>
                <w:rFonts w:ascii="Times New Roman" w:hAnsi="Times New Roman" w:cs="Times New Roman"/>
                <w:sz w:val="24"/>
                <w:szCs w:val="24"/>
                <w:vertAlign w:val="subscript"/>
              </w:rPr>
              <w:t>July</w:t>
            </w:r>
            <w:proofErr w:type="spellEnd"/>
            <w:r>
              <w:rPr>
                <w:rFonts w:ascii="Times New Roman" w:hAnsi="Times New Roman" w:cs="Times New Roman"/>
                <w:sz w:val="24"/>
                <w:szCs w:val="24"/>
                <w:vertAlign w:val="subscript"/>
              </w:rPr>
              <w:t xml:space="preserve"> </w:t>
            </w:r>
            <w:r>
              <w:rPr>
                <w:rFonts w:ascii="Cambria Math" w:hAnsi="Cambria Math" w:cs="Times New Roman"/>
                <w:sz w:val="24"/>
                <w:szCs w:val="24"/>
              </w:rPr>
              <w:t>~</w:t>
            </w:r>
            <w:r>
              <w:rPr>
                <w:rFonts w:ascii="Times New Roman" w:hAnsi="Times New Roman" w:cs="Times New Roman"/>
                <w:sz w:val="24"/>
                <w:szCs w:val="24"/>
              </w:rPr>
              <w:t xml:space="preserve">N(0, </w:t>
            </w:r>
            <w:r w:rsidR="00BD0633">
              <w:rPr>
                <w:rFonts w:ascii="Times New Roman" w:hAnsi="Times New Roman" w:cs="Times New Roman"/>
                <w:sz w:val="24"/>
                <w:szCs w:val="24"/>
              </w:rPr>
              <w:t>3.6</w:t>
            </w:r>
            <w:r w:rsidRPr="00C646C3">
              <w:rPr>
                <w:rFonts w:ascii="Times New Roman" w:hAnsi="Times New Roman" w:cs="Times New Roman"/>
                <w:sz w:val="24"/>
                <w:szCs w:val="24"/>
                <w:vertAlign w:val="superscript"/>
              </w:rPr>
              <w:t>2</w:t>
            </w:r>
            <w:r>
              <w:rPr>
                <w:rFonts w:ascii="Times New Roman" w:hAnsi="Times New Roman" w:cs="Times New Roman"/>
                <w:sz w:val="24"/>
                <w:szCs w:val="24"/>
              </w:rPr>
              <w:t>)</w:t>
            </w:r>
          </w:p>
          <w:p w:rsidR="00587FE1" w:rsidRDefault="00587FE1" w:rsidP="00B12DF0">
            <w:pPr>
              <w:rPr>
                <w:rFonts w:ascii="Times New Roman" w:hAnsi="Times New Roman" w:cs="Times New Roman"/>
                <w:sz w:val="24"/>
                <w:szCs w:val="24"/>
              </w:rPr>
            </w:pPr>
            <w:proofErr w:type="spellStart"/>
            <w:r>
              <w:rPr>
                <w:rFonts w:ascii="Cambria Math" w:hAnsi="Cambria Math" w:cs="Times New Roman"/>
                <w:sz w:val="24"/>
                <w:szCs w:val="24"/>
              </w:rPr>
              <w:t>σ</w:t>
            </w:r>
            <w:r w:rsidRPr="00587FE1">
              <w:rPr>
                <w:rFonts w:ascii="Times New Roman" w:hAnsi="Times New Roman" w:cs="Times New Roman"/>
                <w:sz w:val="24"/>
                <w:szCs w:val="24"/>
                <w:vertAlign w:val="subscript"/>
              </w:rPr>
              <w:t>Early</w:t>
            </w:r>
            <w:proofErr w:type="spellEnd"/>
            <w:r w:rsidRPr="00587FE1">
              <w:rPr>
                <w:rFonts w:ascii="Times New Roman" w:hAnsi="Times New Roman" w:cs="Times New Roman"/>
                <w:sz w:val="24"/>
                <w:szCs w:val="24"/>
                <w:vertAlign w:val="subscript"/>
              </w:rPr>
              <w:t xml:space="preserve"> August</w:t>
            </w:r>
            <w:r>
              <w:rPr>
                <w:rFonts w:ascii="Times New Roman" w:hAnsi="Times New Roman" w:cs="Times New Roman"/>
                <w:sz w:val="24"/>
                <w:szCs w:val="24"/>
                <w:vertAlign w:val="subscript"/>
              </w:rPr>
              <w:t xml:space="preserve"> </w:t>
            </w:r>
            <w:r>
              <w:rPr>
                <w:rFonts w:ascii="Cambria Math" w:hAnsi="Cambria Math" w:cs="Times New Roman"/>
                <w:sz w:val="24"/>
                <w:szCs w:val="24"/>
              </w:rPr>
              <w:t>~</w:t>
            </w:r>
            <w:r>
              <w:rPr>
                <w:rFonts w:ascii="Times New Roman" w:hAnsi="Times New Roman" w:cs="Times New Roman"/>
                <w:sz w:val="24"/>
                <w:szCs w:val="24"/>
              </w:rPr>
              <w:t xml:space="preserve">N(0, </w:t>
            </w:r>
            <w:r w:rsidR="00BD0633">
              <w:rPr>
                <w:rFonts w:ascii="Times New Roman" w:hAnsi="Times New Roman" w:cs="Times New Roman"/>
                <w:sz w:val="24"/>
                <w:szCs w:val="24"/>
              </w:rPr>
              <w:t>5.4</w:t>
            </w:r>
            <w:r w:rsidRPr="00C646C3">
              <w:rPr>
                <w:rFonts w:ascii="Times New Roman" w:hAnsi="Times New Roman" w:cs="Times New Roman"/>
                <w:sz w:val="24"/>
                <w:szCs w:val="24"/>
                <w:vertAlign w:val="superscript"/>
              </w:rPr>
              <w:t>2</w:t>
            </w:r>
            <w:r>
              <w:rPr>
                <w:rFonts w:ascii="Times New Roman" w:hAnsi="Times New Roman" w:cs="Times New Roman"/>
                <w:sz w:val="24"/>
                <w:szCs w:val="24"/>
              </w:rPr>
              <w:t xml:space="preserve">) </w:t>
            </w:r>
          </w:p>
          <w:p w:rsidR="00587FE1" w:rsidRDefault="00587FE1" w:rsidP="00B12DF0">
            <w:pPr>
              <w:rPr>
                <w:rFonts w:ascii="Times New Roman" w:hAnsi="Times New Roman" w:cs="Times New Roman"/>
                <w:sz w:val="24"/>
                <w:szCs w:val="24"/>
              </w:rPr>
            </w:pPr>
            <w:proofErr w:type="spellStart"/>
            <w:r>
              <w:rPr>
                <w:rFonts w:ascii="Cambria Math" w:hAnsi="Cambria Math" w:cs="Times New Roman"/>
                <w:sz w:val="24"/>
                <w:szCs w:val="24"/>
              </w:rPr>
              <w:t>σ</w:t>
            </w:r>
            <w:r w:rsidRPr="00587FE1">
              <w:rPr>
                <w:rFonts w:ascii="Cambria Math" w:hAnsi="Cambria Math" w:cs="Times New Roman"/>
                <w:sz w:val="24"/>
                <w:szCs w:val="24"/>
                <w:vertAlign w:val="subscript"/>
              </w:rPr>
              <w:t>Late</w:t>
            </w:r>
            <w:proofErr w:type="spellEnd"/>
            <w:r w:rsidRPr="00587FE1">
              <w:rPr>
                <w:rFonts w:ascii="Cambria Math" w:hAnsi="Cambria Math" w:cs="Times New Roman"/>
                <w:sz w:val="24"/>
                <w:szCs w:val="24"/>
                <w:vertAlign w:val="subscript"/>
              </w:rPr>
              <w:t xml:space="preserve"> August</w:t>
            </w:r>
            <w:r>
              <w:rPr>
                <w:rFonts w:ascii="Cambria Math" w:hAnsi="Cambria Math" w:cs="Times New Roman"/>
                <w:sz w:val="24"/>
                <w:szCs w:val="24"/>
              </w:rPr>
              <w:t xml:space="preserve"> ~</w:t>
            </w:r>
            <w:r w:rsidR="00BD0633">
              <w:rPr>
                <w:rFonts w:ascii="Times New Roman" w:hAnsi="Times New Roman" w:cs="Times New Roman"/>
                <w:sz w:val="24"/>
                <w:szCs w:val="24"/>
              </w:rPr>
              <w:t>N(0, 4.4</w:t>
            </w:r>
            <w:r w:rsidRPr="00C646C3">
              <w:rPr>
                <w:rFonts w:ascii="Times New Roman" w:hAnsi="Times New Roman" w:cs="Times New Roman"/>
                <w:sz w:val="24"/>
                <w:szCs w:val="24"/>
                <w:vertAlign w:val="superscript"/>
              </w:rPr>
              <w:t>2</w:t>
            </w:r>
            <w:r>
              <w:rPr>
                <w:rFonts w:ascii="Times New Roman" w:hAnsi="Times New Roman" w:cs="Times New Roman"/>
                <w:sz w:val="24"/>
                <w:szCs w:val="24"/>
              </w:rPr>
              <w:t>)</w:t>
            </w:r>
          </w:p>
          <w:p w:rsidR="00587FE1" w:rsidRDefault="00587FE1" w:rsidP="00BD0633">
            <w:pPr>
              <w:rPr>
                <w:rFonts w:ascii="Times New Roman" w:hAnsi="Times New Roman" w:cs="Times New Roman"/>
                <w:sz w:val="24"/>
                <w:szCs w:val="24"/>
              </w:rPr>
            </w:pPr>
            <w:proofErr w:type="spellStart"/>
            <w:r>
              <w:rPr>
                <w:rFonts w:ascii="Cambria Math" w:hAnsi="Cambria Math" w:cs="Times New Roman"/>
                <w:sz w:val="24"/>
                <w:szCs w:val="24"/>
              </w:rPr>
              <w:t>σ</w:t>
            </w:r>
            <w:r w:rsidRPr="00587FE1">
              <w:rPr>
                <w:rFonts w:ascii="Cambria Math" w:hAnsi="Cambria Math" w:cs="Times New Roman"/>
                <w:sz w:val="24"/>
                <w:szCs w:val="24"/>
                <w:vertAlign w:val="subscript"/>
              </w:rPr>
              <w:t>September</w:t>
            </w:r>
            <w:proofErr w:type="spellEnd"/>
            <w:r>
              <w:rPr>
                <w:rFonts w:ascii="Cambria Math" w:hAnsi="Cambria Math" w:cs="Times New Roman"/>
                <w:sz w:val="24"/>
                <w:szCs w:val="24"/>
                <w:vertAlign w:val="subscript"/>
              </w:rPr>
              <w:t xml:space="preserve"> </w:t>
            </w:r>
            <w:r>
              <w:rPr>
                <w:rFonts w:ascii="Cambria Math" w:hAnsi="Cambria Math" w:cs="Times New Roman"/>
                <w:sz w:val="24"/>
                <w:szCs w:val="24"/>
              </w:rPr>
              <w:t>~</w:t>
            </w:r>
            <w:r w:rsidR="00BD0633">
              <w:rPr>
                <w:rFonts w:ascii="Times New Roman" w:hAnsi="Times New Roman" w:cs="Times New Roman"/>
                <w:sz w:val="24"/>
                <w:szCs w:val="24"/>
              </w:rPr>
              <w:t>N(0, 4.1</w:t>
            </w:r>
            <w:r w:rsidRPr="00C646C3">
              <w:rPr>
                <w:rFonts w:ascii="Times New Roman" w:hAnsi="Times New Roman" w:cs="Times New Roman"/>
                <w:sz w:val="24"/>
                <w:szCs w:val="24"/>
                <w:vertAlign w:val="superscript"/>
              </w:rPr>
              <w:t>2</w:t>
            </w:r>
            <w:r>
              <w:rPr>
                <w:rFonts w:ascii="Times New Roman" w:hAnsi="Times New Roman" w:cs="Times New Roman"/>
                <w:sz w:val="24"/>
                <w:szCs w:val="24"/>
              </w:rPr>
              <w:t>)</w:t>
            </w:r>
          </w:p>
        </w:tc>
      </w:tr>
      <w:tr w:rsidR="00587FE1" w:rsidTr="00BD0633">
        <w:trPr>
          <w:jc w:val="center"/>
        </w:trPr>
        <w:tc>
          <w:tcPr>
            <w:tcW w:w="1099" w:type="dxa"/>
          </w:tcPr>
          <w:p w:rsidR="00587FE1" w:rsidRDefault="00587FE1" w:rsidP="00B12DF0">
            <w:pPr>
              <w:rPr>
                <w:rFonts w:ascii="Times New Roman" w:hAnsi="Times New Roman" w:cs="Times New Roman"/>
                <w:sz w:val="24"/>
                <w:szCs w:val="24"/>
              </w:rPr>
            </w:pPr>
            <w:r>
              <w:rPr>
                <w:rFonts w:ascii="Times New Roman" w:hAnsi="Times New Roman" w:cs="Times New Roman"/>
                <w:sz w:val="24"/>
                <w:szCs w:val="24"/>
              </w:rPr>
              <w:t>Spur</w:t>
            </w:r>
          </w:p>
        </w:tc>
        <w:tc>
          <w:tcPr>
            <w:tcW w:w="1509" w:type="dxa"/>
          </w:tcPr>
          <w:p w:rsidR="00587FE1" w:rsidRDefault="00587FE1" w:rsidP="00B12DF0">
            <w:pPr>
              <w:rPr>
                <w:rFonts w:ascii="Times New Roman" w:hAnsi="Times New Roman" w:cs="Times New Roman"/>
                <w:sz w:val="24"/>
                <w:szCs w:val="24"/>
              </w:rPr>
            </w:pPr>
            <w:r>
              <w:rPr>
                <w:rFonts w:ascii="Times New Roman" w:hAnsi="Times New Roman" w:cs="Times New Roman"/>
                <w:sz w:val="24"/>
                <w:szCs w:val="24"/>
              </w:rPr>
              <w:t xml:space="preserve">Tadpole Density </w:t>
            </w:r>
          </w:p>
        </w:tc>
        <w:tc>
          <w:tcPr>
            <w:tcW w:w="1296" w:type="dxa"/>
          </w:tcPr>
          <w:p w:rsidR="00587FE1" w:rsidRDefault="00BD0633" w:rsidP="00BD0633">
            <w:pPr>
              <w:rPr>
                <w:rFonts w:ascii="Times New Roman" w:hAnsi="Times New Roman" w:cs="Times New Roman"/>
                <w:sz w:val="24"/>
                <w:szCs w:val="24"/>
              </w:rPr>
            </w:pPr>
            <w:r>
              <w:rPr>
                <w:rFonts w:ascii="Times New Roman" w:hAnsi="Times New Roman" w:cs="Times New Roman"/>
                <w:sz w:val="24"/>
                <w:szCs w:val="24"/>
              </w:rPr>
              <w:t>-0.11</w:t>
            </w:r>
            <w:r w:rsidR="00587FE1">
              <w:rPr>
                <w:rFonts w:ascii="Times New Roman" w:hAnsi="Times New Roman" w:cs="Times New Roman"/>
                <w:sz w:val="24"/>
                <w:szCs w:val="24"/>
              </w:rPr>
              <w:t xml:space="preserve"> </w:t>
            </w:r>
            <w:r w:rsidR="00587FE1">
              <w:rPr>
                <w:rFonts w:ascii="Cambria Math" w:hAnsi="Cambria Math" w:cs="Times New Roman"/>
                <w:sz w:val="24"/>
                <w:szCs w:val="24"/>
              </w:rPr>
              <w:t>±</w:t>
            </w:r>
            <w:r>
              <w:rPr>
                <w:rFonts w:ascii="Times New Roman" w:hAnsi="Times New Roman" w:cs="Times New Roman"/>
                <w:sz w:val="24"/>
                <w:szCs w:val="24"/>
              </w:rPr>
              <w:t xml:space="preserve"> 0.08</w:t>
            </w:r>
          </w:p>
        </w:tc>
        <w:tc>
          <w:tcPr>
            <w:tcW w:w="956" w:type="dxa"/>
          </w:tcPr>
          <w:p w:rsidR="00587FE1" w:rsidRDefault="00BD0633" w:rsidP="00B12DF0">
            <w:pPr>
              <w:rPr>
                <w:rFonts w:ascii="Times New Roman" w:hAnsi="Times New Roman" w:cs="Times New Roman"/>
                <w:sz w:val="24"/>
                <w:szCs w:val="24"/>
              </w:rPr>
            </w:pPr>
            <w:r>
              <w:rPr>
                <w:rFonts w:ascii="Times New Roman" w:hAnsi="Times New Roman" w:cs="Times New Roman"/>
                <w:sz w:val="24"/>
                <w:szCs w:val="24"/>
              </w:rPr>
              <w:t>-1.3</w:t>
            </w:r>
          </w:p>
        </w:tc>
        <w:tc>
          <w:tcPr>
            <w:tcW w:w="779" w:type="dxa"/>
          </w:tcPr>
          <w:p w:rsidR="00587FE1" w:rsidRDefault="00587FE1" w:rsidP="00BD0633">
            <w:pPr>
              <w:rPr>
                <w:rFonts w:ascii="Times New Roman" w:hAnsi="Times New Roman" w:cs="Times New Roman"/>
                <w:sz w:val="24"/>
                <w:szCs w:val="24"/>
              </w:rPr>
            </w:pPr>
            <w:r>
              <w:rPr>
                <w:rFonts w:ascii="Times New Roman" w:hAnsi="Times New Roman" w:cs="Times New Roman"/>
                <w:sz w:val="24"/>
                <w:szCs w:val="24"/>
              </w:rPr>
              <w:t>0.</w:t>
            </w:r>
            <w:r w:rsidR="00BD0633">
              <w:rPr>
                <w:rFonts w:ascii="Times New Roman" w:hAnsi="Times New Roman" w:cs="Times New Roman"/>
                <w:sz w:val="24"/>
                <w:szCs w:val="24"/>
              </w:rPr>
              <w:t>19</w:t>
            </w:r>
          </w:p>
        </w:tc>
        <w:tc>
          <w:tcPr>
            <w:tcW w:w="1380" w:type="dxa"/>
          </w:tcPr>
          <w:p w:rsidR="00587FE1" w:rsidRDefault="00587FE1" w:rsidP="00B12DF0">
            <w:pPr>
              <w:rPr>
                <w:rFonts w:ascii="Times New Roman" w:hAnsi="Times New Roman" w:cs="Times New Roman"/>
                <w:sz w:val="24"/>
                <w:szCs w:val="24"/>
              </w:rPr>
            </w:pPr>
          </w:p>
        </w:tc>
        <w:tc>
          <w:tcPr>
            <w:tcW w:w="2515" w:type="dxa"/>
          </w:tcPr>
          <w:p w:rsidR="00587FE1" w:rsidRDefault="00587FE1" w:rsidP="00B12DF0">
            <w:pPr>
              <w:rPr>
                <w:rFonts w:ascii="Times New Roman" w:hAnsi="Times New Roman" w:cs="Times New Roman"/>
                <w:sz w:val="24"/>
                <w:szCs w:val="24"/>
              </w:rPr>
            </w:pPr>
          </w:p>
        </w:tc>
      </w:tr>
      <w:tr w:rsidR="00587FE1" w:rsidTr="00BD0633">
        <w:trPr>
          <w:jc w:val="center"/>
        </w:trPr>
        <w:tc>
          <w:tcPr>
            <w:tcW w:w="1099" w:type="dxa"/>
          </w:tcPr>
          <w:p w:rsidR="00587FE1" w:rsidRDefault="00587FE1" w:rsidP="00B12DF0">
            <w:pPr>
              <w:rPr>
                <w:rFonts w:ascii="Times New Roman" w:hAnsi="Times New Roman" w:cs="Times New Roman"/>
                <w:sz w:val="24"/>
                <w:szCs w:val="24"/>
              </w:rPr>
            </w:pPr>
          </w:p>
        </w:tc>
        <w:tc>
          <w:tcPr>
            <w:tcW w:w="1509" w:type="dxa"/>
          </w:tcPr>
          <w:p w:rsidR="00587FE1" w:rsidRDefault="00587FE1" w:rsidP="00B12DF0">
            <w:pPr>
              <w:rPr>
                <w:rFonts w:ascii="Times New Roman" w:hAnsi="Times New Roman" w:cs="Times New Roman"/>
                <w:sz w:val="24"/>
                <w:szCs w:val="24"/>
              </w:rPr>
            </w:pPr>
            <w:r>
              <w:rPr>
                <w:rFonts w:ascii="Times New Roman" w:hAnsi="Times New Roman" w:cs="Times New Roman"/>
                <w:sz w:val="24"/>
                <w:szCs w:val="24"/>
              </w:rPr>
              <w:t>Experimental Block</w:t>
            </w:r>
          </w:p>
        </w:tc>
        <w:tc>
          <w:tcPr>
            <w:tcW w:w="1296" w:type="dxa"/>
          </w:tcPr>
          <w:p w:rsidR="00587FE1" w:rsidRDefault="00587FE1" w:rsidP="00B12DF0">
            <w:pPr>
              <w:rPr>
                <w:rFonts w:ascii="Times New Roman" w:hAnsi="Times New Roman" w:cs="Times New Roman"/>
                <w:sz w:val="24"/>
                <w:szCs w:val="24"/>
              </w:rPr>
            </w:pPr>
          </w:p>
        </w:tc>
        <w:tc>
          <w:tcPr>
            <w:tcW w:w="956" w:type="dxa"/>
          </w:tcPr>
          <w:p w:rsidR="00587FE1" w:rsidRDefault="00587FE1" w:rsidP="00B12DF0">
            <w:pPr>
              <w:rPr>
                <w:rFonts w:ascii="Times New Roman" w:hAnsi="Times New Roman" w:cs="Times New Roman"/>
                <w:sz w:val="24"/>
                <w:szCs w:val="24"/>
              </w:rPr>
            </w:pPr>
          </w:p>
        </w:tc>
        <w:tc>
          <w:tcPr>
            <w:tcW w:w="779" w:type="dxa"/>
          </w:tcPr>
          <w:p w:rsidR="00587FE1" w:rsidRDefault="00587FE1" w:rsidP="00B12DF0">
            <w:pPr>
              <w:rPr>
                <w:rFonts w:ascii="Times New Roman" w:hAnsi="Times New Roman" w:cs="Times New Roman"/>
                <w:sz w:val="24"/>
                <w:szCs w:val="24"/>
              </w:rPr>
            </w:pPr>
          </w:p>
        </w:tc>
        <w:tc>
          <w:tcPr>
            <w:tcW w:w="1380" w:type="dxa"/>
          </w:tcPr>
          <w:p w:rsidR="00587FE1" w:rsidRDefault="00587FE1" w:rsidP="00B12DF0">
            <w:pPr>
              <w:rPr>
                <w:rFonts w:ascii="Times New Roman" w:hAnsi="Times New Roman" w:cs="Times New Roman"/>
                <w:sz w:val="24"/>
                <w:szCs w:val="24"/>
              </w:rPr>
            </w:pPr>
            <w:r>
              <w:rPr>
                <w:rFonts w:ascii="Cambria Math" w:hAnsi="Cambria Math" w:cs="Times New Roman"/>
                <w:sz w:val="24"/>
                <w:szCs w:val="24"/>
              </w:rPr>
              <w:t>~</w:t>
            </w:r>
            <w:r w:rsidR="00BD0633">
              <w:rPr>
                <w:rFonts w:ascii="Times New Roman" w:hAnsi="Times New Roman" w:cs="Times New Roman"/>
                <w:sz w:val="24"/>
                <w:szCs w:val="24"/>
              </w:rPr>
              <w:t>N(0, 4.3</w:t>
            </w:r>
            <w:r w:rsidRPr="00C646C3">
              <w:rPr>
                <w:rFonts w:ascii="Times New Roman" w:hAnsi="Times New Roman" w:cs="Times New Roman"/>
                <w:sz w:val="24"/>
                <w:szCs w:val="24"/>
                <w:vertAlign w:val="superscript"/>
              </w:rPr>
              <w:t>2</w:t>
            </w:r>
            <w:r>
              <w:rPr>
                <w:rFonts w:ascii="Times New Roman" w:hAnsi="Times New Roman" w:cs="Times New Roman"/>
                <w:sz w:val="24"/>
                <w:szCs w:val="24"/>
              </w:rPr>
              <w:t>)</w:t>
            </w:r>
          </w:p>
        </w:tc>
        <w:tc>
          <w:tcPr>
            <w:tcW w:w="2515" w:type="dxa"/>
          </w:tcPr>
          <w:p w:rsidR="00587FE1" w:rsidRDefault="00587FE1" w:rsidP="00B12DF0">
            <w:pPr>
              <w:rPr>
                <w:rFonts w:ascii="Times New Roman" w:hAnsi="Times New Roman" w:cs="Times New Roman"/>
                <w:sz w:val="24"/>
                <w:szCs w:val="24"/>
              </w:rPr>
            </w:pPr>
            <w:proofErr w:type="spellStart"/>
            <w:r>
              <w:rPr>
                <w:rFonts w:ascii="Cambria Math" w:hAnsi="Cambria Math" w:cs="Times New Roman"/>
                <w:sz w:val="24"/>
                <w:szCs w:val="24"/>
              </w:rPr>
              <w:t>σ</w:t>
            </w:r>
            <w:r w:rsidRPr="00587FE1">
              <w:rPr>
                <w:rFonts w:ascii="Times New Roman" w:hAnsi="Times New Roman" w:cs="Times New Roman"/>
                <w:sz w:val="24"/>
                <w:szCs w:val="24"/>
                <w:vertAlign w:val="subscript"/>
              </w:rPr>
              <w:t>July</w:t>
            </w:r>
            <w:proofErr w:type="spellEnd"/>
            <w:r>
              <w:rPr>
                <w:rFonts w:ascii="Times New Roman" w:hAnsi="Times New Roman" w:cs="Times New Roman"/>
                <w:sz w:val="24"/>
                <w:szCs w:val="24"/>
                <w:vertAlign w:val="subscript"/>
              </w:rPr>
              <w:t xml:space="preserve"> </w:t>
            </w:r>
            <w:r>
              <w:rPr>
                <w:rFonts w:ascii="Cambria Math" w:hAnsi="Cambria Math" w:cs="Times New Roman"/>
                <w:sz w:val="24"/>
                <w:szCs w:val="24"/>
              </w:rPr>
              <w:t>~</w:t>
            </w:r>
            <w:r w:rsidR="00BD0633">
              <w:rPr>
                <w:rFonts w:ascii="Times New Roman" w:hAnsi="Times New Roman" w:cs="Times New Roman"/>
                <w:sz w:val="24"/>
                <w:szCs w:val="24"/>
              </w:rPr>
              <w:t>N(0, 2.5</w:t>
            </w:r>
            <w:r w:rsidRPr="00C646C3">
              <w:rPr>
                <w:rFonts w:ascii="Times New Roman" w:hAnsi="Times New Roman" w:cs="Times New Roman"/>
                <w:sz w:val="24"/>
                <w:szCs w:val="24"/>
                <w:vertAlign w:val="superscript"/>
              </w:rPr>
              <w:t>2</w:t>
            </w:r>
            <w:r>
              <w:rPr>
                <w:rFonts w:ascii="Times New Roman" w:hAnsi="Times New Roman" w:cs="Times New Roman"/>
                <w:sz w:val="24"/>
                <w:szCs w:val="24"/>
              </w:rPr>
              <w:t>)</w:t>
            </w:r>
          </w:p>
          <w:p w:rsidR="00587FE1" w:rsidRDefault="00587FE1" w:rsidP="00B12DF0">
            <w:pPr>
              <w:rPr>
                <w:rFonts w:ascii="Times New Roman" w:hAnsi="Times New Roman" w:cs="Times New Roman"/>
                <w:sz w:val="24"/>
                <w:szCs w:val="24"/>
              </w:rPr>
            </w:pPr>
            <w:proofErr w:type="spellStart"/>
            <w:r>
              <w:rPr>
                <w:rFonts w:ascii="Cambria Math" w:hAnsi="Cambria Math" w:cs="Times New Roman"/>
                <w:sz w:val="24"/>
                <w:szCs w:val="24"/>
              </w:rPr>
              <w:t>σ</w:t>
            </w:r>
            <w:r w:rsidRPr="00587FE1">
              <w:rPr>
                <w:rFonts w:ascii="Times New Roman" w:hAnsi="Times New Roman" w:cs="Times New Roman"/>
                <w:sz w:val="24"/>
                <w:szCs w:val="24"/>
                <w:vertAlign w:val="subscript"/>
              </w:rPr>
              <w:t>Early</w:t>
            </w:r>
            <w:proofErr w:type="spellEnd"/>
            <w:r w:rsidRPr="00587FE1">
              <w:rPr>
                <w:rFonts w:ascii="Times New Roman" w:hAnsi="Times New Roman" w:cs="Times New Roman"/>
                <w:sz w:val="24"/>
                <w:szCs w:val="24"/>
                <w:vertAlign w:val="subscript"/>
              </w:rPr>
              <w:t xml:space="preserve"> August</w:t>
            </w:r>
            <w:r>
              <w:rPr>
                <w:rFonts w:ascii="Times New Roman" w:hAnsi="Times New Roman" w:cs="Times New Roman"/>
                <w:sz w:val="24"/>
                <w:szCs w:val="24"/>
                <w:vertAlign w:val="subscript"/>
              </w:rPr>
              <w:t xml:space="preserve"> </w:t>
            </w:r>
            <w:r>
              <w:rPr>
                <w:rFonts w:ascii="Cambria Math" w:hAnsi="Cambria Math" w:cs="Times New Roman"/>
                <w:sz w:val="24"/>
                <w:szCs w:val="24"/>
              </w:rPr>
              <w:t>~</w:t>
            </w:r>
            <w:r w:rsidR="00BD0633">
              <w:rPr>
                <w:rFonts w:ascii="Times New Roman" w:hAnsi="Times New Roman" w:cs="Times New Roman"/>
                <w:sz w:val="24"/>
                <w:szCs w:val="24"/>
              </w:rPr>
              <w:t>N(0, 8.1</w:t>
            </w:r>
            <w:r w:rsidRPr="00C646C3">
              <w:rPr>
                <w:rFonts w:ascii="Times New Roman" w:hAnsi="Times New Roman" w:cs="Times New Roman"/>
                <w:sz w:val="24"/>
                <w:szCs w:val="24"/>
                <w:vertAlign w:val="superscript"/>
              </w:rPr>
              <w:t>2</w:t>
            </w:r>
            <w:r>
              <w:rPr>
                <w:rFonts w:ascii="Times New Roman" w:hAnsi="Times New Roman" w:cs="Times New Roman"/>
                <w:sz w:val="24"/>
                <w:szCs w:val="24"/>
              </w:rPr>
              <w:t xml:space="preserve">) </w:t>
            </w:r>
          </w:p>
          <w:p w:rsidR="00587FE1" w:rsidRDefault="00587FE1" w:rsidP="00B12DF0">
            <w:pPr>
              <w:rPr>
                <w:rFonts w:ascii="Times New Roman" w:hAnsi="Times New Roman" w:cs="Times New Roman"/>
                <w:sz w:val="24"/>
                <w:szCs w:val="24"/>
              </w:rPr>
            </w:pPr>
            <w:proofErr w:type="spellStart"/>
            <w:r>
              <w:rPr>
                <w:rFonts w:ascii="Cambria Math" w:hAnsi="Cambria Math" w:cs="Times New Roman"/>
                <w:sz w:val="24"/>
                <w:szCs w:val="24"/>
              </w:rPr>
              <w:t>σ</w:t>
            </w:r>
            <w:r w:rsidRPr="00587FE1">
              <w:rPr>
                <w:rFonts w:ascii="Cambria Math" w:hAnsi="Cambria Math" w:cs="Times New Roman"/>
                <w:sz w:val="24"/>
                <w:szCs w:val="24"/>
                <w:vertAlign w:val="subscript"/>
              </w:rPr>
              <w:t>Late</w:t>
            </w:r>
            <w:proofErr w:type="spellEnd"/>
            <w:r w:rsidRPr="00587FE1">
              <w:rPr>
                <w:rFonts w:ascii="Cambria Math" w:hAnsi="Cambria Math" w:cs="Times New Roman"/>
                <w:sz w:val="24"/>
                <w:szCs w:val="24"/>
                <w:vertAlign w:val="subscript"/>
              </w:rPr>
              <w:t xml:space="preserve"> August</w:t>
            </w:r>
            <w:r>
              <w:rPr>
                <w:rFonts w:ascii="Cambria Math" w:hAnsi="Cambria Math" w:cs="Times New Roman"/>
                <w:sz w:val="24"/>
                <w:szCs w:val="24"/>
              </w:rPr>
              <w:t xml:space="preserve"> ~</w:t>
            </w:r>
            <w:r w:rsidR="00BD0633">
              <w:rPr>
                <w:rFonts w:ascii="Times New Roman" w:hAnsi="Times New Roman" w:cs="Times New Roman"/>
                <w:sz w:val="24"/>
                <w:szCs w:val="24"/>
              </w:rPr>
              <w:t>N(0, 5.5</w:t>
            </w:r>
            <w:r w:rsidRPr="00C646C3">
              <w:rPr>
                <w:rFonts w:ascii="Times New Roman" w:hAnsi="Times New Roman" w:cs="Times New Roman"/>
                <w:sz w:val="24"/>
                <w:szCs w:val="24"/>
                <w:vertAlign w:val="superscript"/>
              </w:rPr>
              <w:t>2</w:t>
            </w:r>
            <w:r>
              <w:rPr>
                <w:rFonts w:ascii="Times New Roman" w:hAnsi="Times New Roman" w:cs="Times New Roman"/>
                <w:sz w:val="24"/>
                <w:szCs w:val="24"/>
              </w:rPr>
              <w:t>)</w:t>
            </w:r>
          </w:p>
          <w:p w:rsidR="00587FE1" w:rsidRDefault="00587FE1" w:rsidP="00B12DF0">
            <w:pPr>
              <w:rPr>
                <w:rFonts w:ascii="Times New Roman" w:hAnsi="Times New Roman" w:cs="Times New Roman"/>
                <w:sz w:val="24"/>
                <w:szCs w:val="24"/>
              </w:rPr>
            </w:pPr>
            <w:proofErr w:type="spellStart"/>
            <w:r>
              <w:rPr>
                <w:rFonts w:ascii="Cambria Math" w:hAnsi="Cambria Math" w:cs="Times New Roman"/>
                <w:sz w:val="24"/>
                <w:szCs w:val="24"/>
              </w:rPr>
              <w:t>σ</w:t>
            </w:r>
            <w:r w:rsidRPr="00587FE1">
              <w:rPr>
                <w:rFonts w:ascii="Cambria Math" w:hAnsi="Cambria Math" w:cs="Times New Roman"/>
                <w:sz w:val="24"/>
                <w:szCs w:val="24"/>
                <w:vertAlign w:val="subscript"/>
              </w:rPr>
              <w:t>September</w:t>
            </w:r>
            <w:proofErr w:type="spellEnd"/>
            <w:r>
              <w:rPr>
                <w:rFonts w:ascii="Cambria Math" w:hAnsi="Cambria Math" w:cs="Times New Roman"/>
                <w:sz w:val="24"/>
                <w:szCs w:val="24"/>
                <w:vertAlign w:val="subscript"/>
              </w:rPr>
              <w:t xml:space="preserve"> </w:t>
            </w:r>
            <w:r>
              <w:rPr>
                <w:rFonts w:ascii="Cambria Math" w:hAnsi="Cambria Math" w:cs="Times New Roman"/>
                <w:sz w:val="24"/>
                <w:szCs w:val="24"/>
              </w:rPr>
              <w:t>~</w:t>
            </w:r>
            <w:r w:rsidR="00BD0633">
              <w:rPr>
                <w:rFonts w:ascii="Times New Roman" w:hAnsi="Times New Roman" w:cs="Times New Roman"/>
                <w:sz w:val="24"/>
                <w:szCs w:val="24"/>
              </w:rPr>
              <w:t>N(0, 5.5</w:t>
            </w:r>
            <w:r w:rsidRPr="00C646C3">
              <w:rPr>
                <w:rFonts w:ascii="Times New Roman" w:hAnsi="Times New Roman" w:cs="Times New Roman"/>
                <w:sz w:val="24"/>
                <w:szCs w:val="24"/>
                <w:vertAlign w:val="superscript"/>
              </w:rPr>
              <w:t>2</w:t>
            </w:r>
            <w:r>
              <w:rPr>
                <w:rFonts w:ascii="Times New Roman" w:hAnsi="Times New Roman" w:cs="Times New Roman"/>
                <w:sz w:val="24"/>
                <w:szCs w:val="24"/>
              </w:rPr>
              <w:t>)</w:t>
            </w:r>
          </w:p>
        </w:tc>
      </w:tr>
    </w:tbl>
    <w:p w:rsidR="00587FE1" w:rsidRPr="00DB4DA5" w:rsidRDefault="00587FE1" w:rsidP="00587FE1">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Table 7.</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Summary of best fit model of tadpole biomass</w:t>
      </w:r>
      <w:r w:rsidR="00BD0633">
        <w:rPr>
          <w:rFonts w:ascii="Times New Roman" w:hAnsi="Times New Roman" w:cs="Times New Roman"/>
          <w:sz w:val="24"/>
          <w:szCs w:val="24"/>
        </w:rPr>
        <w:t xml:space="preserve"> in each of the two study lakes, to illustrate the interaction between lake and tadpole density.</w:t>
      </w:r>
      <w:proofErr w:type="gramEnd"/>
    </w:p>
    <w:p w:rsidR="008B2F78" w:rsidRDefault="008B2F78">
      <w:pPr>
        <w:rPr>
          <w:rFonts w:ascii="Times New Roman" w:hAnsi="Times New Roman" w:cs="Times New Roman"/>
        </w:rPr>
      </w:pPr>
    </w:p>
    <w:p w:rsidR="00E532B8" w:rsidRDefault="00E532B8">
      <w:pPr>
        <w:rPr>
          <w:rFonts w:ascii="Times New Roman" w:hAnsi="Times New Roman" w:cs="Times New Roman"/>
        </w:rPr>
      </w:pPr>
      <w:r>
        <w:rPr>
          <w:rFonts w:ascii="Times New Roman" w:hAnsi="Times New Roman" w:cs="Times New Roman"/>
        </w:rPr>
        <w:br w:type="page"/>
      </w:r>
    </w:p>
    <w:tbl>
      <w:tblPr>
        <w:tblStyle w:val="TableGrid"/>
        <w:tblW w:w="0" w:type="auto"/>
        <w:jc w:val="center"/>
        <w:tblInd w:w="-1242" w:type="dxa"/>
        <w:tblLook w:val="04A0" w:firstRow="1" w:lastRow="0" w:firstColumn="1" w:lastColumn="0" w:noHBand="0" w:noVBand="1"/>
      </w:tblPr>
      <w:tblGrid>
        <w:gridCol w:w="2724"/>
        <w:gridCol w:w="1686"/>
        <w:gridCol w:w="921"/>
        <w:gridCol w:w="1421"/>
        <w:gridCol w:w="2518"/>
      </w:tblGrid>
      <w:tr w:rsidR="00DF73DF" w:rsidTr="0044764E">
        <w:trPr>
          <w:jc w:val="center"/>
        </w:trPr>
        <w:tc>
          <w:tcPr>
            <w:tcW w:w="2724" w:type="dxa"/>
            <w:vAlign w:val="center"/>
          </w:tcPr>
          <w:p w:rsidR="00DF73DF" w:rsidRDefault="00DF73DF" w:rsidP="0044764E">
            <w:pPr>
              <w:jc w:val="center"/>
              <w:rPr>
                <w:rFonts w:ascii="Times New Roman" w:hAnsi="Times New Roman" w:cs="Times New Roman"/>
                <w:noProof/>
                <w:sz w:val="24"/>
                <w:szCs w:val="24"/>
              </w:rPr>
            </w:pPr>
          </w:p>
        </w:tc>
        <w:tc>
          <w:tcPr>
            <w:tcW w:w="1686"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Linear model coefficient</w:t>
            </w:r>
          </w:p>
        </w:tc>
        <w:tc>
          <w:tcPr>
            <w:tcW w:w="921" w:type="dxa"/>
            <w:vAlign w:val="center"/>
          </w:tcPr>
          <w:p w:rsidR="00DF73DF" w:rsidRPr="00FC2B70" w:rsidRDefault="00FC2B70" w:rsidP="0044764E">
            <w:pPr>
              <w:jc w:val="center"/>
              <w:rPr>
                <w:rFonts w:ascii="Times New Roman" w:hAnsi="Times New Roman" w:cs="Times New Roman"/>
                <w:noProof/>
                <w:sz w:val="24"/>
                <w:szCs w:val="24"/>
                <w:vertAlign w:val="subscript"/>
              </w:rPr>
            </w:pPr>
            <w:r>
              <w:rPr>
                <w:rFonts w:ascii="Times New Roman" w:hAnsi="Times New Roman" w:cs="Times New Roman"/>
                <w:noProof/>
                <w:sz w:val="24"/>
                <w:szCs w:val="24"/>
              </w:rPr>
              <w:t>t</w:t>
            </w:r>
            <w:r>
              <w:rPr>
                <w:rFonts w:ascii="Times New Roman" w:hAnsi="Times New Roman" w:cs="Times New Roman"/>
                <w:noProof/>
                <w:sz w:val="24"/>
                <w:szCs w:val="24"/>
                <w:vertAlign w:val="subscript"/>
              </w:rPr>
              <w:t>(3,32)</w:t>
            </w:r>
          </w:p>
        </w:tc>
        <w:tc>
          <w:tcPr>
            <w:tcW w:w="1421"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p-value</w:t>
            </w:r>
          </w:p>
        </w:tc>
        <w:tc>
          <w:tcPr>
            <w:tcW w:w="2518"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Variance</w:t>
            </w:r>
          </w:p>
        </w:tc>
      </w:tr>
      <w:tr w:rsidR="00DF73DF" w:rsidTr="0044764E">
        <w:trPr>
          <w:jc w:val="center"/>
        </w:trPr>
        <w:tc>
          <w:tcPr>
            <w:tcW w:w="2724"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Tadpole</w:t>
            </w:r>
          </w:p>
        </w:tc>
        <w:tc>
          <w:tcPr>
            <w:tcW w:w="1686"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 xml:space="preserve">-0.04 </w:t>
            </w:r>
            <w:r>
              <w:rPr>
                <w:rFonts w:ascii="Cambria Math" w:hAnsi="Cambria Math" w:cs="Times New Roman"/>
                <w:noProof/>
                <w:sz w:val="24"/>
                <w:szCs w:val="24"/>
              </w:rPr>
              <w:t>± 0.01</w:t>
            </w:r>
          </w:p>
        </w:tc>
        <w:tc>
          <w:tcPr>
            <w:tcW w:w="921"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-2.7</w:t>
            </w:r>
          </w:p>
        </w:tc>
        <w:tc>
          <w:tcPr>
            <w:tcW w:w="1421"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&lt; 0.01</w:t>
            </w:r>
          </w:p>
        </w:tc>
        <w:tc>
          <w:tcPr>
            <w:tcW w:w="2518" w:type="dxa"/>
            <w:vAlign w:val="center"/>
          </w:tcPr>
          <w:p w:rsidR="00DF73DF" w:rsidRPr="004868D8" w:rsidRDefault="00DF73DF" w:rsidP="0044764E">
            <w:pPr>
              <w:jc w:val="center"/>
              <w:rPr>
                <w:rFonts w:ascii="Times New Roman" w:hAnsi="Times New Roman" w:cs="Times New Roman"/>
                <w:noProof/>
                <w:sz w:val="24"/>
                <w:szCs w:val="24"/>
              </w:rPr>
            </w:pPr>
            <w:r>
              <w:rPr>
                <w:rFonts w:ascii="Calibri" w:hAnsi="Calibri" w:cs="Times New Roman"/>
                <w:noProof/>
                <w:sz w:val="24"/>
                <w:szCs w:val="24"/>
              </w:rPr>
              <w:t>σ</w:t>
            </w:r>
            <w:r>
              <w:rPr>
                <w:rFonts w:ascii="Times New Roman" w:hAnsi="Times New Roman" w:cs="Times New Roman"/>
                <w:noProof/>
                <w:sz w:val="24"/>
                <w:szCs w:val="24"/>
                <w:vertAlign w:val="subscript"/>
              </w:rPr>
              <w:t>no tadpoles</w:t>
            </w:r>
            <w:r>
              <w:rPr>
                <w:rFonts w:ascii="Times New Roman" w:hAnsi="Times New Roman" w:cs="Times New Roman"/>
                <w:noProof/>
                <w:sz w:val="24"/>
                <w:szCs w:val="24"/>
              </w:rPr>
              <w:t xml:space="preserve"> = 0.45</w:t>
            </w:r>
            <w:r>
              <w:rPr>
                <w:rFonts w:ascii="Times New Roman" w:hAnsi="Times New Roman" w:cs="Times New Roman"/>
                <w:noProof/>
                <w:sz w:val="24"/>
                <w:szCs w:val="24"/>
                <w:vertAlign w:val="superscript"/>
              </w:rPr>
              <w:t>2</w:t>
            </w:r>
          </w:p>
          <w:p w:rsidR="00DF73DF" w:rsidRDefault="00DF73DF" w:rsidP="0044764E">
            <w:pPr>
              <w:jc w:val="center"/>
              <w:rPr>
                <w:rFonts w:ascii="Times New Roman" w:hAnsi="Times New Roman" w:cs="Times New Roman"/>
                <w:noProof/>
                <w:sz w:val="24"/>
                <w:szCs w:val="24"/>
              </w:rPr>
            </w:pPr>
            <w:r>
              <w:rPr>
                <w:rFonts w:ascii="Calibri" w:hAnsi="Calibri" w:cs="Times New Roman"/>
                <w:noProof/>
                <w:sz w:val="24"/>
                <w:szCs w:val="24"/>
              </w:rPr>
              <w:t>σ</w:t>
            </w:r>
            <w:r>
              <w:rPr>
                <w:rFonts w:ascii="Times New Roman" w:hAnsi="Times New Roman" w:cs="Times New Roman"/>
                <w:noProof/>
                <w:sz w:val="24"/>
                <w:szCs w:val="24"/>
                <w:vertAlign w:val="subscript"/>
              </w:rPr>
              <w:t>tadpoles present</w:t>
            </w:r>
            <w:r>
              <w:rPr>
                <w:rFonts w:ascii="Times New Roman" w:hAnsi="Times New Roman" w:cs="Times New Roman"/>
                <w:noProof/>
                <w:sz w:val="24"/>
                <w:szCs w:val="24"/>
              </w:rPr>
              <w:t xml:space="preserve"> = 0.77</w:t>
            </w:r>
            <w:r>
              <w:rPr>
                <w:rFonts w:ascii="Times New Roman" w:hAnsi="Times New Roman" w:cs="Times New Roman"/>
                <w:noProof/>
                <w:sz w:val="24"/>
                <w:szCs w:val="24"/>
                <w:vertAlign w:val="superscript"/>
              </w:rPr>
              <w:t>2</w:t>
            </w:r>
          </w:p>
        </w:tc>
      </w:tr>
      <w:tr w:rsidR="00DF73DF" w:rsidTr="0044764E">
        <w:trPr>
          <w:jc w:val="center"/>
        </w:trPr>
        <w:tc>
          <w:tcPr>
            <w:tcW w:w="2724"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 xml:space="preserve">Duration of </w:t>
            </w:r>
            <w:r w:rsidR="00C27901">
              <w:rPr>
                <w:rFonts w:ascii="Times New Roman" w:hAnsi="Times New Roman" w:cs="Times New Roman"/>
                <w:noProof/>
                <w:sz w:val="24"/>
                <w:szCs w:val="24"/>
              </w:rPr>
              <w:t xml:space="preserve">algal </w:t>
            </w:r>
            <w:r>
              <w:rPr>
                <w:rFonts w:ascii="Times New Roman" w:hAnsi="Times New Roman" w:cs="Times New Roman"/>
                <w:noProof/>
                <w:sz w:val="24"/>
                <w:szCs w:val="24"/>
              </w:rPr>
              <w:t>growth</w:t>
            </w:r>
          </w:p>
        </w:tc>
        <w:tc>
          <w:tcPr>
            <w:tcW w:w="1686" w:type="dxa"/>
            <w:vAlign w:val="center"/>
          </w:tcPr>
          <w:p w:rsidR="00DF73DF" w:rsidRPr="00D674C4"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 xml:space="preserve">-0.05 </w:t>
            </w:r>
            <w:r>
              <w:rPr>
                <w:rFonts w:ascii="Cambria Math" w:hAnsi="Cambria Math" w:cs="Times New Roman"/>
                <w:noProof/>
                <w:sz w:val="24"/>
                <w:szCs w:val="24"/>
              </w:rPr>
              <w:t>±</w:t>
            </w:r>
            <w:r>
              <w:rPr>
                <w:rFonts w:ascii="Times New Roman" w:hAnsi="Times New Roman" w:cs="Times New Roman"/>
                <w:noProof/>
                <w:sz w:val="24"/>
                <w:szCs w:val="24"/>
              </w:rPr>
              <w:t xml:space="preserve"> 0.02</w:t>
            </w:r>
          </w:p>
        </w:tc>
        <w:tc>
          <w:tcPr>
            <w:tcW w:w="921"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3.4</w:t>
            </w:r>
          </w:p>
        </w:tc>
        <w:tc>
          <w:tcPr>
            <w:tcW w:w="1421"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0.002</w:t>
            </w:r>
          </w:p>
        </w:tc>
        <w:tc>
          <w:tcPr>
            <w:tcW w:w="2518" w:type="dxa"/>
            <w:vAlign w:val="center"/>
          </w:tcPr>
          <w:p w:rsidR="00DF73DF" w:rsidRDefault="00DF73DF" w:rsidP="0044764E">
            <w:pPr>
              <w:jc w:val="center"/>
              <w:rPr>
                <w:rFonts w:ascii="Times New Roman" w:hAnsi="Times New Roman" w:cs="Times New Roman"/>
                <w:noProof/>
                <w:sz w:val="24"/>
                <w:szCs w:val="24"/>
              </w:rPr>
            </w:pPr>
          </w:p>
        </w:tc>
      </w:tr>
      <w:tr w:rsidR="00DF73DF" w:rsidTr="0044764E">
        <w:trPr>
          <w:jc w:val="center"/>
        </w:trPr>
        <w:tc>
          <w:tcPr>
            <w:tcW w:w="2724"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Log(initial algae abundance)</w:t>
            </w:r>
          </w:p>
        </w:tc>
        <w:tc>
          <w:tcPr>
            <w:tcW w:w="1686" w:type="dxa"/>
            <w:vAlign w:val="center"/>
          </w:tcPr>
          <w:p w:rsidR="00DF73DF" w:rsidRPr="00D674C4"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 xml:space="preserve">0.59 </w:t>
            </w:r>
            <w:r>
              <w:rPr>
                <w:rFonts w:ascii="Cambria Math" w:hAnsi="Cambria Math" w:cs="Times New Roman"/>
                <w:noProof/>
                <w:sz w:val="24"/>
                <w:szCs w:val="24"/>
              </w:rPr>
              <w:t>±</w:t>
            </w:r>
            <w:r>
              <w:rPr>
                <w:rFonts w:ascii="Times New Roman" w:hAnsi="Times New Roman" w:cs="Times New Roman"/>
                <w:noProof/>
                <w:sz w:val="24"/>
                <w:szCs w:val="24"/>
              </w:rPr>
              <w:t xml:space="preserve"> 0.28</w:t>
            </w:r>
          </w:p>
        </w:tc>
        <w:tc>
          <w:tcPr>
            <w:tcW w:w="921"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2.1</w:t>
            </w:r>
          </w:p>
        </w:tc>
        <w:tc>
          <w:tcPr>
            <w:tcW w:w="1421" w:type="dxa"/>
            <w:vAlign w:val="center"/>
          </w:tcPr>
          <w:p w:rsidR="00DF73DF" w:rsidRDefault="00DF73DF" w:rsidP="0044764E">
            <w:pPr>
              <w:jc w:val="center"/>
              <w:rPr>
                <w:rFonts w:ascii="Times New Roman" w:hAnsi="Times New Roman" w:cs="Times New Roman"/>
                <w:noProof/>
                <w:sz w:val="24"/>
                <w:szCs w:val="24"/>
              </w:rPr>
            </w:pPr>
            <w:r>
              <w:rPr>
                <w:rFonts w:ascii="Times New Roman" w:hAnsi="Times New Roman" w:cs="Times New Roman"/>
                <w:noProof/>
                <w:sz w:val="24"/>
                <w:szCs w:val="24"/>
              </w:rPr>
              <w:t>0.05</w:t>
            </w:r>
          </w:p>
        </w:tc>
        <w:tc>
          <w:tcPr>
            <w:tcW w:w="2518" w:type="dxa"/>
            <w:vAlign w:val="center"/>
          </w:tcPr>
          <w:p w:rsidR="00DF73DF" w:rsidRDefault="00DF73DF" w:rsidP="0044764E">
            <w:pPr>
              <w:jc w:val="center"/>
              <w:rPr>
                <w:rFonts w:ascii="Times New Roman" w:hAnsi="Times New Roman" w:cs="Times New Roman"/>
                <w:noProof/>
                <w:sz w:val="24"/>
                <w:szCs w:val="24"/>
              </w:rPr>
            </w:pPr>
          </w:p>
        </w:tc>
      </w:tr>
    </w:tbl>
    <w:p w:rsidR="00E64116" w:rsidRDefault="00E64116">
      <w:pPr>
        <w:rPr>
          <w:rFonts w:ascii="Times New Roman" w:hAnsi="Times New Roman" w:cs="Times New Roman"/>
          <w:noProof/>
          <w:sz w:val="24"/>
          <w:szCs w:val="24"/>
        </w:rPr>
      </w:pPr>
      <w:r>
        <w:rPr>
          <w:rFonts w:ascii="Times New Roman" w:hAnsi="Times New Roman" w:cs="Times New Roman"/>
          <w:noProof/>
          <w:sz w:val="24"/>
          <w:szCs w:val="24"/>
        </w:rPr>
        <w:t xml:space="preserve">Table </w:t>
      </w:r>
      <w:r w:rsidR="002351DB">
        <w:rPr>
          <w:rFonts w:ascii="Times New Roman" w:hAnsi="Times New Roman" w:cs="Times New Roman"/>
          <w:noProof/>
          <w:sz w:val="24"/>
          <w:szCs w:val="24"/>
        </w:rPr>
        <w:t>6</w:t>
      </w:r>
      <w:r>
        <w:rPr>
          <w:rFonts w:ascii="Times New Roman" w:hAnsi="Times New Roman" w:cs="Times New Roman"/>
          <w:noProof/>
          <w:sz w:val="24"/>
          <w:szCs w:val="24"/>
        </w:rPr>
        <w:t xml:space="preserve">. </w:t>
      </w:r>
      <w:r w:rsidR="005D6295">
        <w:rPr>
          <w:rFonts w:ascii="Times New Roman" w:hAnsi="Times New Roman" w:cs="Times New Roman"/>
          <w:noProof/>
          <w:sz w:val="24"/>
          <w:szCs w:val="24"/>
        </w:rPr>
        <w:t xml:space="preserve">For 2010 mesocosm experiment, </w:t>
      </w:r>
      <w:r>
        <w:rPr>
          <w:rFonts w:ascii="Times New Roman" w:hAnsi="Times New Roman" w:cs="Times New Roman"/>
          <w:noProof/>
          <w:sz w:val="24"/>
          <w:szCs w:val="24"/>
        </w:rPr>
        <w:t xml:space="preserve">ANOVA table for </w:t>
      </w:r>
      <w:r w:rsidR="005A189F">
        <w:rPr>
          <w:rFonts w:ascii="Times New Roman" w:hAnsi="Times New Roman" w:cs="Times New Roman"/>
          <w:noProof/>
          <w:sz w:val="24"/>
          <w:szCs w:val="24"/>
        </w:rPr>
        <w:t xml:space="preserve">best fit linear mixed-effects </w:t>
      </w:r>
      <w:r>
        <w:rPr>
          <w:rFonts w:ascii="Times New Roman" w:hAnsi="Times New Roman" w:cs="Times New Roman"/>
          <w:noProof/>
          <w:sz w:val="24"/>
          <w:szCs w:val="24"/>
        </w:rPr>
        <w:t xml:space="preserve">model of </w:t>
      </w:r>
      <w:r w:rsidR="005A189F">
        <w:rPr>
          <w:rFonts w:ascii="Times New Roman" w:hAnsi="Times New Roman" w:cs="Times New Roman"/>
          <w:noProof/>
          <w:sz w:val="24"/>
          <w:szCs w:val="24"/>
        </w:rPr>
        <w:t>log</w:t>
      </w:r>
      <w:r w:rsidR="00CD0D7F">
        <w:rPr>
          <w:rFonts w:ascii="Times New Roman" w:hAnsi="Times New Roman" w:cs="Times New Roman"/>
          <w:noProof/>
          <w:sz w:val="24"/>
          <w:szCs w:val="24"/>
        </w:rPr>
        <w:t>(</w:t>
      </w:r>
      <w:r>
        <w:rPr>
          <w:rFonts w:ascii="Times New Roman" w:hAnsi="Times New Roman" w:cs="Times New Roman"/>
          <w:noProof/>
          <w:sz w:val="24"/>
          <w:szCs w:val="24"/>
        </w:rPr>
        <w:t>algal abundance</w:t>
      </w:r>
      <w:r w:rsidR="00CD0D7F">
        <w:rPr>
          <w:rFonts w:ascii="Times New Roman" w:hAnsi="Times New Roman" w:cs="Times New Roman"/>
          <w:noProof/>
          <w:sz w:val="24"/>
          <w:szCs w:val="24"/>
        </w:rPr>
        <w:t xml:space="preserve">), relative to </w:t>
      </w:r>
      <w:r w:rsidR="005A189F">
        <w:rPr>
          <w:rFonts w:ascii="Times New Roman" w:hAnsi="Times New Roman" w:cs="Times New Roman"/>
          <w:noProof/>
          <w:sz w:val="24"/>
          <w:szCs w:val="24"/>
        </w:rPr>
        <w:t xml:space="preserve">tadpole </w:t>
      </w:r>
      <w:r w:rsidR="00CD0D7F">
        <w:rPr>
          <w:rFonts w:ascii="Times New Roman" w:hAnsi="Times New Roman" w:cs="Times New Roman"/>
          <w:noProof/>
          <w:sz w:val="24"/>
          <w:szCs w:val="24"/>
        </w:rPr>
        <w:t xml:space="preserve">and mayfly </w:t>
      </w:r>
      <w:r w:rsidR="005A189F">
        <w:rPr>
          <w:rFonts w:ascii="Times New Roman" w:hAnsi="Times New Roman" w:cs="Times New Roman"/>
          <w:noProof/>
          <w:sz w:val="24"/>
          <w:szCs w:val="24"/>
        </w:rPr>
        <w:t>presence-absence</w:t>
      </w:r>
      <w:r w:rsidR="00CD0D7F">
        <w:rPr>
          <w:rFonts w:ascii="Times New Roman" w:hAnsi="Times New Roman" w:cs="Times New Roman"/>
          <w:noProof/>
          <w:sz w:val="24"/>
          <w:szCs w:val="24"/>
        </w:rPr>
        <w:t>, duration of algal growth, and initial log(algal abundance).</w:t>
      </w:r>
      <w:r>
        <w:rPr>
          <w:rFonts w:ascii="Times New Roman" w:hAnsi="Times New Roman" w:cs="Times New Roman"/>
          <w:noProof/>
          <w:sz w:val="24"/>
          <w:szCs w:val="24"/>
        </w:rPr>
        <w:br w:type="page"/>
      </w:r>
    </w:p>
    <w:tbl>
      <w:tblPr>
        <w:tblStyle w:val="TableGrid"/>
        <w:tblW w:w="0" w:type="auto"/>
        <w:jc w:val="center"/>
        <w:tblInd w:w="-611" w:type="dxa"/>
        <w:tblLook w:val="04A0" w:firstRow="1" w:lastRow="0" w:firstColumn="1" w:lastColumn="0" w:noHBand="0" w:noVBand="1"/>
      </w:tblPr>
      <w:tblGrid>
        <w:gridCol w:w="2361"/>
        <w:gridCol w:w="2049"/>
        <w:gridCol w:w="810"/>
        <w:gridCol w:w="1080"/>
        <w:gridCol w:w="2448"/>
      </w:tblGrid>
      <w:tr w:rsidR="00D92651" w:rsidTr="00C27901">
        <w:trPr>
          <w:jc w:val="center"/>
        </w:trPr>
        <w:tc>
          <w:tcPr>
            <w:tcW w:w="2361" w:type="dxa"/>
            <w:vAlign w:val="center"/>
          </w:tcPr>
          <w:p w:rsidR="00D92651" w:rsidRDefault="00D92651" w:rsidP="0044764E">
            <w:pPr>
              <w:jc w:val="center"/>
              <w:rPr>
                <w:rFonts w:ascii="Times New Roman" w:hAnsi="Times New Roman" w:cs="Times New Roman"/>
                <w:noProof/>
                <w:sz w:val="24"/>
                <w:szCs w:val="24"/>
              </w:rPr>
            </w:pPr>
          </w:p>
        </w:tc>
        <w:tc>
          <w:tcPr>
            <w:tcW w:w="2049"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Linear model coefficient</w:t>
            </w:r>
          </w:p>
        </w:tc>
        <w:tc>
          <w:tcPr>
            <w:tcW w:w="810" w:type="dxa"/>
            <w:vAlign w:val="center"/>
          </w:tcPr>
          <w:p w:rsidR="00D92651" w:rsidRPr="008E5253" w:rsidRDefault="00FC2B70" w:rsidP="0044764E">
            <w:pPr>
              <w:jc w:val="center"/>
              <w:rPr>
                <w:rFonts w:ascii="Times New Roman" w:hAnsi="Times New Roman" w:cs="Times New Roman"/>
                <w:noProof/>
                <w:sz w:val="24"/>
                <w:szCs w:val="24"/>
              </w:rPr>
            </w:pPr>
            <w:r>
              <w:rPr>
                <w:rFonts w:ascii="Times New Roman" w:hAnsi="Times New Roman" w:cs="Times New Roman"/>
                <w:noProof/>
                <w:sz w:val="24"/>
                <w:szCs w:val="24"/>
              </w:rPr>
              <w:t>t</w:t>
            </w:r>
            <w:r w:rsidRPr="00FC2B70">
              <w:rPr>
                <w:rFonts w:ascii="Times New Roman" w:hAnsi="Times New Roman" w:cs="Times New Roman"/>
                <w:noProof/>
                <w:sz w:val="24"/>
                <w:szCs w:val="24"/>
                <w:vertAlign w:val="subscript"/>
              </w:rPr>
              <w:t>(5,26)</w:t>
            </w:r>
          </w:p>
        </w:tc>
        <w:tc>
          <w:tcPr>
            <w:tcW w:w="1080"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p-value</w:t>
            </w:r>
          </w:p>
        </w:tc>
        <w:tc>
          <w:tcPr>
            <w:tcW w:w="2448"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Variance</w:t>
            </w:r>
          </w:p>
        </w:tc>
      </w:tr>
      <w:tr w:rsidR="00D92651" w:rsidTr="00C27901">
        <w:trPr>
          <w:jc w:val="center"/>
        </w:trPr>
        <w:tc>
          <w:tcPr>
            <w:tcW w:w="2361"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Tadpole Presence</w:t>
            </w:r>
          </w:p>
        </w:tc>
        <w:tc>
          <w:tcPr>
            <w:tcW w:w="2049"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 xml:space="preserve">-0.02 </w:t>
            </w:r>
            <w:r>
              <w:rPr>
                <w:rFonts w:ascii="Cambria Math" w:hAnsi="Cambria Math" w:cs="Times New Roman"/>
                <w:noProof/>
                <w:sz w:val="24"/>
                <w:szCs w:val="24"/>
              </w:rPr>
              <w:t>±</w:t>
            </w:r>
            <w:r>
              <w:rPr>
                <w:rFonts w:ascii="Times New Roman" w:hAnsi="Times New Roman" w:cs="Times New Roman"/>
                <w:noProof/>
                <w:sz w:val="24"/>
                <w:szCs w:val="24"/>
              </w:rPr>
              <w:t xml:space="preserve"> 0.02</w:t>
            </w:r>
          </w:p>
        </w:tc>
        <w:tc>
          <w:tcPr>
            <w:tcW w:w="810"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-1.2</w:t>
            </w:r>
          </w:p>
        </w:tc>
        <w:tc>
          <w:tcPr>
            <w:tcW w:w="1080"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0.25</w:t>
            </w:r>
          </w:p>
        </w:tc>
        <w:tc>
          <w:tcPr>
            <w:tcW w:w="2448" w:type="dxa"/>
            <w:vAlign w:val="center"/>
          </w:tcPr>
          <w:p w:rsidR="00D92651" w:rsidRPr="004868D8" w:rsidRDefault="00D92651" w:rsidP="0044764E">
            <w:pPr>
              <w:jc w:val="center"/>
              <w:rPr>
                <w:rFonts w:ascii="Times New Roman" w:hAnsi="Times New Roman" w:cs="Times New Roman"/>
                <w:noProof/>
                <w:sz w:val="24"/>
                <w:szCs w:val="24"/>
              </w:rPr>
            </w:pPr>
            <w:r>
              <w:rPr>
                <w:rFonts w:ascii="Calibri" w:hAnsi="Calibri" w:cs="Times New Roman"/>
                <w:noProof/>
                <w:sz w:val="24"/>
                <w:szCs w:val="24"/>
              </w:rPr>
              <w:t>σ</w:t>
            </w:r>
            <w:r>
              <w:rPr>
                <w:rFonts w:ascii="Times New Roman" w:hAnsi="Times New Roman" w:cs="Times New Roman"/>
                <w:noProof/>
                <w:sz w:val="24"/>
                <w:szCs w:val="24"/>
                <w:vertAlign w:val="subscript"/>
              </w:rPr>
              <w:t>no tadpoles</w:t>
            </w:r>
            <w:r>
              <w:rPr>
                <w:rFonts w:ascii="Times New Roman" w:hAnsi="Times New Roman" w:cs="Times New Roman"/>
                <w:noProof/>
                <w:sz w:val="24"/>
                <w:szCs w:val="24"/>
              </w:rPr>
              <w:t xml:space="preserve"> = 0.44</w:t>
            </w:r>
            <w:r>
              <w:rPr>
                <w:rFonts w:ascii="Times New Roman" w:hAnsi="Times New Roman" w:cs="Times New Roman"/>
                <w:noProof/>
                <w:sz w:val="24"/>
                <w:szCs w:val="24"/>
                <w:vertAlign w:val="superscript"/>
              </w:rPr>
              <w:t>2</w:t>
            </w:r>
          </w:p>
          <w:p w:rsidR="00D92651" w:rsidRDefault="00D92651" w:rsidP="0044764E">
            <w:pPr>
              <w:jc w:val="center"/>
              <w:rPr>
                <w:rFonts w:ascii="Times New Roman" w:hAnsi="Times New Roman" w:cs="Times New Roman"/>
                <w:noProof/>
                <w:sz w:val="24"/>
                <w:szCs w:val="24"/>
              </w:rPr>
            </w:pPr>
            <w:r>
              <w:rPr>
                <w:rFonts w:ascii="Calibri" w:hAnsi="Calibri" w:cs="Times New Roman"/>
                <w:noProof/>
                <w:sz w:val="24"/>
                <w:szCs w:val="24"/>
              </w:rPr>
              <w:t>σ</w:t>
            </w:r>
            <w:r>
              <w:rPr>
                <w:rFonts w:ascii="Times New Roman" w:hAnsi="Times New Roman" w:cs="Times New Roman"/>
                <w:noProof/>
                <w:sz w:val="24"/>
                <w:szCs w:val="24"/>
                <w:vertAlign w:val="subscript"/>
              </w:rPr>
              <w:t>tadpoles present</w:t>
            </w:r>
            <w:r>
              <w:rPr>
                <w:rFonts w:ascii="Times New Roman" w:hAnsi="Times New Roman" w:cs="Times New Roman"/>
                <w:noProof/>
                <w:sz w:val="24"/>
                <w:szCs w:val="24"/>
              </w:rPr>
              <w:t xml:space="preserve"> = 0.73</w:t>
            </w:r>
            <w:r>
              <w:rPr>
                <w:rFonts w:ascii="Times New Roman" w:hAnsi="Times New Roman" w:cs="Times New Roman"/>
                <w:noProof/>
                <w:sz w:val="24"/>
                <w:szCs w:val="24"/>
                <w:vertAlign w:val="superscript"/>
              </w:rPr>
              <w:t>2</w:t>
            </w:r>
          </w:p>
        </w:tc>
      </w:tr>
      <w:tr w:rsidR="00D92651" w:rsidTr="00C27901">
        <w:trPr>
          <w:jc w:val="center"/>
        </w:trPr>
        <w:tc>
          <w:tcPr>
            <w:tcW w:w="2361"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Final Mayfly Abundance</w:t>
            </w:r>
          </w:p>
        </w:tc>
        <w:tc>
          <w:tcPr>
            <w:tcW w:w="2049"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 xml:space="preserve">0.003 </w:t>
            </w:r>
            <w:r>
              <w:rPr>
                <w:rFonts w:ascii="Cambria Math" w:hAnsi="Cambria Math" w:cs="Times New Roman"/>
                <w:noProof/>
                <w:sz w:val="24"/>
                <w:szCs w:val="24"/>
              </w:rPr>
              <w:t>±</w:t>
            </w:r>
            <w:r>
              <w:rPr>
                <w:rFonts w:ascii="Times New Roman" w:hAnsi="Times New Roman" w:cs="Times New Roman"/>
                <w:noProof/>
                <w:sz w:val="24"/>
                <w:szCs w:val="24"/>
              </w:rPr>
              <w:t xml:space="preserve"> 0.002</w:t>
            </w:r>
          </w:p>
        </w:tc>
        <w:tc>
          <w:tcPr>
            <w:tcW w:w="810"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1.4</w:t>
            </w:r>
          </w:p>
        </w:tc>
        <w:tc>
          <w:tcPr>
            <w:tcW w:w="1080"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0.18</w:t>
            </w:r>
          </w:p>
        </w:tc>
        <w:tc>
          <w:tcPr>
            <w:tcW w:w="2448" w:type="dxa"/>
            <w:vAlign w:val="center"/>
          </w:tcPr>
          <w:p w:rsidR="00D92651" w:rsidRDefault="00D92651" w:rsidP="0044764E">
            <w:pPr>
              <w:jc w:val="center"/>
              <w:rPr>
                <w:rFonts w:ascii="Times New Roman" w:hAnsi="Times New Roman" w:cs="Times New Roman"/>
                <w:noProof/>
                <w:sz w:val="24"/>
                <w:szCs w:val="24"/>
              </w:rPr>
            </w:pPr>
          </w:p>
        </w:tc>
      </w:tr>
      <w:tr w:rsidR="00D92651" w:rsidTr="00C27901">
        <w:trPr>
          <w:jc w:val="center"/>
        </w:trPr>
        <w:tc>
          <w:tcPr>
            <w:tcW w:w="2361"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Tadpole Presence x Final Mayfly Abundance</w:t>
            </w:r>
          </w:p>
        </w:tc>
        <w:tc>
          <w:tcPr>
            <w:tcW w:w="2049"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 xml:space="preserve">0.05 </w:t>
            </w:r>
            <w:r>
              <w:rPr>
                <w:rFonts w:ascii="Cambria Math" w:hAnsi="Cambria Math" w:cs="Times New Roman"/>
                <w:noProof/>
                <w:sz w:val="24"/>
                <w:szCs w:val="24"/>
              </w:rPr>
              <w:t>±</w:t>
            </w:r>
            <w:r>
              <w:rPr>
                <w:rFonts w:ascii="Times New Roman" w:hAnsi="Times New Roman" w:cs="Times New Roman"/>
                <w:noProof/>
                <w:sz w:val="24"/>
                <w:szCs w:val="24"/>
              </w:rPr>
              <w:t xml:space="preserve"> 0.014</w:t>
            </w:r>
          </w:p>
        </w:tc>
        <w:tc>
          <w:tcPr>
            <w:tcW w:w="810"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3.6</w:t>
            </w:r>
          </w:p>
        </w:tc>
        <w:tc>
          <w:tcPr>
            <w:tcW w:w="1080"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0.002</w:t>
            </w:r>
          </w:p>
        </w:tc>
        <w:tc>
          <w:tcPr>
            <w:tcW w:w="2448" w:type="dxa"/>
            <w:vAlign w:val="center"/>
          </w:tcPr>
          <w:p w:rsidR="00D92651" w:rsidRDefault="00D92651" w:rsidP="0044764E">
            <w:pPr>
              <w:jc w:val="center"/>
              <w:rPr>
                <w:rFonts w:ascii="Times New Roman" w:hAnsi="Times New Roman" w:cs="Times New Roman"/>
                <w:noProof/>
                <w:sz w:val="24"/>
                <w:szCs w:val="24"/>
              </w:rPr>
            </w:pPr>
          </w:p>
        </w:tc>
      </w:tr>
      <w:tr w:rsidR="00D92651" w:rsidTr="00C27901">
        <w:trPr>
          <w:jc w:val="center"/>
        </w:trPr>
        <w:tc>
          <w:tcPr>
            <w:tcW w:w="2361"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Duration of algal growth</w:t>
            </w:r>
          </w:p>
        </w:tc>
        <w:tc>
          <w:tcPr>
            <w:tcW w:w="2049"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 xml:space="preserve">0.71 </w:t>
            </w:r>
            <w:r>
              <w:rPr>
                <w:rFonts w:ascii="Cambria Math" w:hAnsi="Cambria Math" w:cs="Times New Roman"/>
                <w:noProof/>
                <w:sz w:val="24"/>
                <w:szCs w:val="24"/>
              </w:rPr>
              <w:t>±</w:t>
            </w:r>
            <w:r>
              <w:rPr>
                <w:rFonts w:ascii="Times New Roman" w:hAnsi="Times New Roman" w:cs="Times New Roman"/>
                <w:noProof/>
                <w:sz w:val="24"/>
                <w:szCs w:val="24"/>
              </w:rPr>
              <w:t xml:space="preserve"> 0.28</w:t>
            </w:r>
          </w:p>
        </w:tc>
        <w:tc>
          <w:tcPr>
            <w:tcW w:w="810"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2.5</w:t>
            </w:r>
          </w:p>
        </w:tc>
        <w:tc>
          <w:tcPr>
            <w:tcW w:w="1080"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0.02</w:t>
            </w:r>
          </w:p>
        </w:tc>
        <w:tc>
          <w:tcPr>
            <w:tcW w:w="2448" w:type="dxa"/>
            <w:vAlign w:val="center"/>
          </w:tcPr>
          <w:p w:rsidR="00D92651" w:rsidRDefault="00D92651" w:rsidP="0044764E">
            <w:pPr>
              <w:jc w:val="center"/>
              <w:rPr>
                <w:rFonts w:ascii="Times New Roman" w:hAnsi="Times New Roman" w:cs="Times New Roman"/>
                <w:noProof/>
                <w:sz w:val="24"/>
                <w:szCs w:val="24"/>
              </w:rPr>
            </w:pPr>
          </w:p>
        </w:tc>
      </w:tr>
      <w:tr w:rsidR="00D92651" w:rsidTr="00C27901">
        <w:trPr>
          <w:jc w:val="center"/>
        </w:trPr>
        <w:tc>
          <w:tcPr>
            <w:tcW w:w="2361" w:type="dxa"/>
            <w:vAlign w:val="center"/>
          </w:tcPr>
          <w:p w:rsidR="00D92651" w:rsidRDefault="0044764E" w:rsidP="0044764E">
            <w:pPr>
              <w:jc w:val="center"/>
              <w:rPr>
                <w:rFonts w:ascii="Times New Roman" w:hAnsi="Times New Roman" w:cs="Times New Roman"/>
                <w:noProof/>
                <w:sz w:val="24"/>
                <w:szCs w:val="24"/>
              </w:rPr>
            </w:pPr>
            <w:r>
              <w:rPr>
                <w:rFonts w:ascii="Times New Roman" w:hAnsi="Times New Roman" w:cs="Times New Roman"/>
                <w:noProof/>
                <w:sz w:val="24"/>
                <w:szCs w:val="24"/>
              </w:rPr>
              <w:t>Log(</w:t>
            </w:r>
            <w:r w:rsidR="00D92651">
              <w:rPr>
                <w:rFonts w:ascii="Times New Roman" w:hAnsi="Times New Roman" w:cs="Times New Roman"/>
                <w:noProof/>
                <w:sz w:val="24"/>
                <w:szCs w:val="24"/>
              </w:rPr>
              <w:t>Initial algal abundance</w:t>
            </w:r>
            <w:r>
              <w:rPr>
                <w:rFonts w:ascii="Times New Roman" w:hAnsi="Times New Roman" w:cs="Times New Roman"/>
                <w:noProof/>
                <w:sz w:val="24"/>
                <w:szCs w:val="24"/>
              </w:rPr>
              <w:t>)</w:t>
            </w:r>
          </w:p>
        </w:tc>
        <w:tc>
          <w:tcPr>
            <w:tcW w:w="2049" w:type="dxa"/>
            <w:vAlign w:val="center"/>
          </w:tcPr>
          <w:p w:rsidR="00D92651" w:rsidRDefault="00D92651" w:rsidP="0044764E">
            <w:pPr>
              <w:jc w:val="center"/>
              <w:rPr>
                <w:rFonts w:ascii="Times New Roman" w:hAnsi="Times New Roman" w:cs="Times New Roman"/>
                <w:noProof/>
                <w:sz w:val="24"/>
                <w:szCs w:val="24"/>
              </w:rPr>
            </w:pPr>
            <w:r>
              <w:rPr>
                <w:rFonts w:ascii="Times New Roman" w:hAnsi="Times New Roman" w:cs="Times New Roman"/>
                <w:noProof/>
                <w:sz w:val="24"/>
                <w:szCs w:val="24"/>
              </w:rPr>
              <w:t xml:space="preserve">-0.0008 </w:t>
            </w:r>
            <w:r>
              <w:rPr>
                <w:rFonts w:ascii="Cambria Math" w:hAnsi="Cambria Math" w:cs="Times New Roman"/>
                <w:noProof/>
                <w:sz w:val="24"/>
                <w:szCs w:val="24"/>
              </w:rPr>
              <w:t>±</w:t>
            </w:r>
            <w:r>
              <w:rPr>
                <w:rFonts w:ascii="Times New Roman" w:hAnsi="Times New Roman" w:cs="Times New Roman"/>
                <w:noProof/>
                <w:sz w:val="24"/>
                <w:szCs w:val="24"/>
              </w:rPr>
              <w:t xml:space="preserve"> </w:t>
            </w:r>
            <w:r w:rsidR="0044764E">
              <w:rPr>
                <w:rFonts w:ascii="Times New Roman" w:hAnsi="Times New Roman" w:cs="Times New Roman"/>
                <w:noProof/>
                <w:sz w:val="24"/>
                <w:szCs w:val="24"/>
              </w:rPr>
              <w:t>0.0004</w:t>
            </w:r>
          </w:p>
        </w:tc>
        <w:tc>
          <w:tcPr>
            <w:tcW w:w="810" w:type="dxa"/>
            <w:vAlign w:val="center"/>
          </w:tcPr>
          <w:p w:rsidR="00D92651" w:rsidRDefault="0044764E" w:rsidP="0044764E">
            <w:pPr>
              <w:jc w:val="center"/>
              <w:rPr>
                <w:rFonts w:ascii="Times New Roman" w:hAnsi="Times New Roman" w:cs="Times New Roman"/>
                <w:noProof/>
                <w:sz w:val="24"/>
                <w:szCs w:val="24"/>
              </w:rPr>
            </w:pPr>
            <w:r>
              <w:rPr>
                <w:rFonts w:ascii="Times New Roman" w:hAnsi="Times New Roman" w:cs="Times New Roman"/>
                <w:noProof/>
                <w:sz w:val="24"/>
                <w:szCs w:val="24"/>
              </w:rPr>
              <w:t>-2.2</w:t>
            </w:r>
          </w:p>
        </w:tc>
        <w:tc>
          <w:tcPr>
            <w:tcW w:w="1080" w:type="dxa"/>
            <w:vAlign w:val="center"/>
          </w:tcPr>
          <w:p w:rsidR="00D92651" w:rsidRDefault="0044764E" w:rsidP="0044764E">
            <w:pPr>
              <w:jc w:val="center"/>
              <w:rPr>
                <w:rFonts w:ascii="Times New Roman" w:hAnsi="Times New Roman" w:cs="Times New Roman"/>
                <w:noProof/>
                <w:sz w:val="24"/>
                <w:szCs w:val="24"/>
              </w:rPr>
            </w:pPr>
            <w:r>
              <w:rPr>
                <w:rFonts w:ascii="Times New Roman" w:hAnsi="Times New Roman" w:cs="Times New Roman"/>
                <w:noProof/>
                <w:sz w:val="24"/>
                <w:szCs w:val="24"/>
              </w:rPr>
              <w:t>0.04</w:t>
            </w:r>
          </w:p>
        </w:tc>
        <w:tc>
          <w:tcPr>
            <w:tcW w:w="2448" w:type="dxa"/>
            <w:vAlign w:val="center"/>
          </w:tcPr>
          <w:p w:rsidR="00D92651" w:rsidRDefault="00D92651" w:rsidP="0044764E">
            <w:pPr>
              <w:jc w:val="center"/>
              <w:rPr>
                <w:rFonts w:ascii="Times New Roman" w:hAnsi="Times New Roman" w:cs="Times New Roman"/>
                <w:noProof/>
                <w:sz w:val="24"/>
                <w:szCs w:val="24"/>
              </w:rPr>
            </w:pPr>
          </w:p>
        </w:tc>
      </w:tr>
    </w:tbl>
    <w:p w:rsidR="00D14ED6" w:rsidRDefault="004B1D01" w:rsidP="00FC2B70">
      <w:pPr>
        <w:spacing w:line="480" w:lineRule="auto"/>
        <w:rPr>
          <w:rFonts w:ascii="Times New Roman" w:hAnsi="Times New Roman" w:cs="Times New Roman"/>
          <w:noProof/>
          <w:sz w:val="24"/>
          <w:szCs w:val="24"/>
        </w:rPr>
      </w:pPr>
      <w:r>
        <w:rPr>
          <w:rFonts w:ascii="Times New Roman" w:hAnsi="Times New Roman" w:cs="Times New Roman"/>
          <w:noProof/>
          <w:sz w:val="24"/>
          <w:szCs w:val="24"/>
        </w:rPr>
        <w:t xml:space="preserve">Table </w:t>
      </w:r>
      <w:r w:rsidR="002351DB">
        <w:rPr>
          <w:rFonts w:ascii="Times New Roman" w:hAnsi="Times New Roman" w:cs="Times New Roman"/>
          <w:noProof/>
          <w:sz w:val="24"/>
          <w:szCs w:val="24"/>
        </w:rPr>
        <w:t>7</w:t>
      </w:r>
      <w:r w:rsidR="005A189F">
        <w:rPr>
          <w:rFonts w:ascii="Times New Roman" w:hAnsi="Times New Roman" w:cs="Times New Roman"/>
          <w:noProof/>
          <w:sz w:val="24"/>
          <w:szCs w:val="24"/>
        </w:rPr>
        <w:t xml:space="preserve">. </w:t>
      </w:r>
      <w:r w:rsidR="005D6295">
        <w:rPr>
          <w:rFonts w:ascii="Times New Roman" w:hAnsi="Times New Roman" w:cs="Times New Roman"/>
          <w:noProof/>
          <w:sz w:val="24"/>
          <w:szCs w:val="24"/>
        </w:rPr>
        <w:t xml:space="preserve">For 2010 mesocosm experiment, </w:t>
      </w:r>
      <w:r w:rsidR="005A189F">
        <w:rPr>
          <w:rFonts w:ascii="Times New Roman" w:hAnsi="Times New Roman" w:cs="Times New Roman"/>
          <w:noProof/>
          <w:sz w:val="24"/>
          <w:szCs w:val="24"/>
        </w:rPr>
        <w:t xml:space="preserve">best fit linear mixed-effects model of log transformed algal abundance, as a function of </w:t>
      </w:r>
      <w:r w:rsidR="0044764E">
        <w:rPr>
          <w:rFonts w:ascii="Times New Roman" w:hAnsi="Times New Roman" w:cs="Times New Roman"/>
          <w:noProof/>
          <w:sz w:val="24"/>
          <w:szCs w:val="24"/>
        </w:rPr>
        <w:t xml:space="preserve">tadpole presence-absence, final mayfly abundance, the interaction between consumers, duration of algal growth, </w:t>
      </w:r>
      <w:r w:rsidR="005A189F">
        <w:rPr>
          <w:rFonts w:ascii="Times New Roman" w:hAnsi="Times New Roman" w:cs="Times New Roman"/>
          <w:noProof/>
          <w:sz w:val="24"/>
          <w:szCs w:val="24"/>
        </w:rPr>
        <w:t>and of</w:t>
      </w:r>
      <w:r w:rsidR="0044764E">
        <w:rPr>
          <w:rFonts w:ascii="Times New Roman" w:hAnsi="Times New Roman" w:cs="Times New Roman"/>
          <w:noProof/>
          <w:sz w:val="24"/>
          <w:szCs w:val="24"/>
        </w:rPr>
        <w:t xml:space="preserve"> initial algal abundance</w:t>
      </w:r>
      <w:r w:rsidR="00D92651">
        <w:rPr>
          <w:rFonts w:ascii="Times New Roman" w:hAnsi="Times New Roman" w:cs="Times New Roman"/>
          <w:noProof/>
          <w:sz w:val="24"/>
          <w:szCs w:val="24"/>
        </w:rPr>
        <w:t>.</w:t>
      </w:r>
      <w:r w:rsidR="00D14ED6">
        <w:rPr>
          <w:rFonts w:ascii="Times New Roman" w:hAnsi="Times New Roman" w:cs="Times New Roman"/>
          <w:noProof/>
          <w:sz w:val="24"/>
          <w:szCs w:val="24"/>
        </w:rPr>
        <w:br w:type="page"/>
      </w:r>
    </w:p>
    <w:tbl>
      <w:tblPr>
        <w:tblStyle w:val="LightShading"/>
        <w:tblW w:w="9468" w:type="dxa"/>
        <w:tblLook w:val="04A0" w:firstRow="1" w:lastRow="0" w:firstColumn="1" w:lastColumn="0" w:noHBand="0" w:noVBand="1"/>
      </w:tblPr>
      <w:tblGrid>
        <w:gridCol w:w="2503"/>
        <w:gridCol w:w="4355"/>
        <w:gridCol w:w="2610"/>
      </w:tblGrid>
      <w:tr w:rsidR="00C82F89" w:rsidTr="00A71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3" w:type="dxa"/>
            <w:vAlign w:val="center"/>
          </w:tcPr>
          <w:p w:rsidR="00C82F89" w:rsidRDefault="00C82F89" w:rsidP="00A71639">
            <w:r>
              <w:lastRenderedPageBreak/>
              <w:t>Response</w:t>
            </w:r>
          </w:p>
        </w:tc>
        <w:tc>
          <w:tcPr>
            <w:tcW w:w="4355" w:type="dxa"/>
            <w:vAlign w:val="center"/>
          </w:tcPr>
          <w:p w:rsidR="00C82F89" w:rsidRDefault="00C82F89" w:rsidP="00A71639">
            <w:pPr>
              <w:cnfStyle w:val="100000000000" w:firstRow="1" w:lastRow="0" w:firstColumn="0" w:lastColumn="0" w:oddVBand="0" w:evenVBand="0" w:oddHBand="0" w:evenHBand="0" w:firstRowFirstColumn="0" w:firstRowLastColumn="0" w:lastRowFirstColumn="0" w:lastRowLastColumn="0"/>
            </w:pPr>
            <w:r>
              <w:t>Result</w:t>
            </w:r>
          </w:p>
        </w:tc>
        <w:tc>
          <w:tcPr>
            <w:tcW w:w="2610" w:type="dxa"/>
            <w:vAlign w:val="center"/>
          </w:tcPr>
          <w:p w:rsidR="00C82F89" w:rsidRDefault="00C82F89" w:rsidP="00A71639">
            <w:pPr>
              <w:jc w:val="center"/>
              <w:cnfStyle w:val="100000000000" w:firstRow="1" w:lastRow="0" w:firstColumn="0" w:lastColumn="0" w:oddVBand="0" w:evenVBand="0" w:oddHBand="0" w:evenHBand="0" w:firstRowFirstColumn="0" w:firstRowLastColumn="0" w:lastRowFirstColumn="0" w:lastRowLastColumn="0"/>
            </w:pPr>
            <w:r>
              <w:t>Location</w:t>
            </w:r>
          </w:p>
        </w:tc>
      </w:tr>
      <w:tr w:rsidR="00C82F89" w:rsidTr="00A71639">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503" w:type="dxa"/>
            <w:vAlign w:val="center"/>
          </w:tcPr>
          <w:p w:rsidR="00C82F89" w:rsidRDefault="00C82F89" w:rsidP="00A71639">
            <w:r>
              <w:t>Algal abundance in enclosures, with grazer density (F)</w:t>
            </w:r>
          </w:p>
        </w:tc>
        <w:tc>
          <w:tcPr>
            <w:tcW w:w="4355" w:type="dxa"/>
            <w:vAlign w:val="center"/>
          </w:tcPr>
          <w:p w:rsidR="00C82F89" w:rsidRDefault="00C82F89" w:rsidP="00A71639">
            <w:pPr>
              <w:cnfStyle w:val="000000100000" w:firstRow="0" w:lastRow="0" w:firstColumn="0" w:lastColumn="0" w:oddVBand="0" w:evenVBand="0" w:oddHBand="1" w:evenHBand="0" w:firstRowFirstColumn="0" w:firstRowLastColumn="0" w:lastRowFirstColumn="0" w:lastRowLastColumn="0"/>
            </w:pPr>
            <w:r>
              <w:t>Tadpole density marginally reduced algal abundance; mayfly density has no effect</w:t>
            </w:r>
          </w:p>
        </w:tc>
        <w:tc>
          <w:tcPr>
            <w:tcW w:w="2610" w:type="dxa"/>
            <w:vAlign w:val="center"/>
          </w:tcPr>
          <w:p w:rsidR="00C82F89" w:rsidRDefault="00C82F89" w:rsidP="00A71639">
            <w:pPr>
              <w:jc w:val="center"/>
              <w:cnfStyle w:val="000000100000" w:firstRow="0" w:lastRow="0" w:firstColumn="0" w:lastColumn="0" w:oddVBand="0" w:evenVBand="0" w:oddHBand="1" w:evenHBand="0" w:firstRowFirstColumn="0" w:firstRowLastColumn="0" w:lastRowFirstColumn="0" w:lastRowLastColumn="0"/>
            </w:pPr>
            <w:r>
              <w:t>Table 1,2; Fig 2, 3</w:t>
            </w:r>
          </w:p>
        </w:tc>
      </w:tr>
      <w:tr w:rsidR="00C82F89" w:rsidTr="00A71639">
        <w:trPr>
          <w:trHeight w:val="1008"/>
        </w:trPr>
        <w:tc>
          <w:tcPr>
            <w:cnfStyle w:val="001000000000" w:firstRow="0" w:lastRow="0" w:firstColumn="1" w:lastColumn="0" w:oddVBand="0" w:evenVBand="0" w:oddHBand="0" w:evenHBand="0" w:firstRowFirstColumn="0" w:firstRowLastColumn="0" w:lastRowFirstColumn="0" w:lastRowLastColumn="0"/>
            <w:tcW w:w="2503" w:type="dxa"/>
            <w:vAlign w:val="center"/>
          </w:tcPr>
          <w:p w:rsidR="00C82F89" w:rsidRDefault="00C82F89" w:rsidP="00A71639">
            <w:r>
              <w:t>Algal abundance with respect to grazer biomasses (F)</w:t>
            </w:r>
          </w:p>
        </w:tc>
        <w:tc>
          <w:tcPr>
            <w:tcW w:w="4355" w:type="dxa"/>
            <w:vAlign w:val="center"/>
          </w:tcPr>
          <w:p w:rsidR="00C82F89" w:rsidRDefault="00C82F89" w:rsidP="00A71639">
            <w:pPr>
              <w:cnfStyle w:val="000000000000" w:firstRow="0" w:lastRow="0" w:firstColumn="0" w:lastColumn="0" w:oddVBand="0" w:evenVBand="0" w:oddHBand="0" w:evenHBand="0" w:firstRowFirstColumn="0" w:firstRowLastColumn="0" w:lastRowFirstColumn="0" w:lastRowLastColumn="0"/>
            </w:pPr>
            <w:r>
              <w:t>Tadpole density marginally reduced algal abundance; mayfly density has no effect</w:t>
            </w:r>
          </w:p>
        </w:tc>
        <w:tc>
          <w:tcPr>
            <w:tcW w:w="2610" w:type="dxa"/>
            <w:vAlign w:val="center"/>
          </w:tcPr>
          <w:p w:rsidR="00C82F89" w:rsidRDefault="00C82F89" w:rsidP="00A71639">
            <w:pPr>
              <w:jc w:val="center"/>
              <w:cnfStyle w:val="000000000000" w:firstRow="0" w:lastRow="0" w:firstColumn="0" w:lastColumn="0" w:oddVBand="0" w:evenVBand="0" w:oddHBand="0" w:evenHBand="0" w:firstRowFirstColumn="0" w:firstRowLastColumn="0" w:lastRowFirstColumn="0" w:lastRowLastColumn="0"/>
            </w:pPr>
            <w:r>
              <w:t>Not shown</w:t>
            </w:r>
          </w:p>
        </w:tc>
      </w:tr>
      <w:tr w:rsidR="00C82F89" w:rsidTr="00A71639">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503" w:type="dxa"/>
            <w:vAlign w:val="center"/>
          </w:tcPr>
          <w:p w:rsidR="00C82F89" w:rsidRDefault="00C82F89" w:rsidP="00A71639">
            <w:r>
              <w:t>Algal abundance controlled for within-lake variation (F)</w:t>
            </w:r>
          </w:p>
        </w:tc>
        <w:tc>
          <w:tcPr>
            <w:tcW w:w="4355" w:type="dxa"/>
            <w:vAlign w:val="center"/>
          </w:tcPr>
          <w:p w:rsidR="00C82F89" w:rsidRDefault="00C82F89" w:rsidP="00A71639">
            <w:pPr>
              <w:cnfStyle w:val="000000100000" w:firstRow="0" w:lastRow="0" w:firstColumn="0" w:lastColumn="0" w:oddVBand="0" w:evenVBand="0" w:oddHBand="1" w:evenHBand="0" w:firstRowFirstColumn="0" w:firstRowLastColumn="0" w:lastRowFirstColumn="0" w:lastRowLastColumn="0"/>
            </w:pPr>
            <w:r>
              <w:t>Mayfly density reduced algal abundance; duration of experiment had a positive effect.  Tadpole density has no effect.</w:t>
            </w:r>
          </w:p>
        </w:tc>
        <w:tc>
          <w:tcPr>
            <w:tcW w:w="2610" w:type="dxa"/>
            <w:vAlign w:val="center"/>
          </w:tcPr>
          <w:p w:rsidR="00C82F89" w:rsidRDefault="00C82F89" w:rsidP="00A71639">
            <w:pPr>
              <w:jc w:val="center"/>
              <w:cnfStyle w:val="000000100000" w:firstRow="0" w:lastRow="0" w:firstColumn="0" w:lastColumn="0" w:oddVBand="0" w:evenVBand="0" w:oddHBand="1" w:evenHBand="0" w:firstRowFirstColumn="0" w:firstRowLastColumn="0" w:lastRowFirstColumn="0" w:lastRowLastColumn="0"/>
            </w:pPr>
            <w:r>
              <w:t>Table 3,4; Fig 4</w:t>
            </w:r>
          </w:p>
        </w:tc>
      </w:tr>
      <w:tr w:rsidR="00C82F89" w:rsidTr="00A71639">
        <w:trPr>
          <w:trHeight w:val="1008"/>
        </w:trPr>
        <w:tc>
          <w:tcPr>
            <w:cnfStyle w:val="001000000000" w:firstRow="0" w:lastRow="0" w:firstColumn="1" w:lastColumn="0" w:oddVBand="0" w:evenVBand="0" w:oddHBand="0" w:evenHBand="0" w:firstRowFirstColumn="0" w:firstRowLastColumn="0" w:lastRowFirstColumn="0" w:lastRowLastColumn="0"/>
            <w:tcW w:w="2503" w:type="dxa"/>
            <w:vAlign w:val="center"/>
          </w:tcPr>
          <w:p w:rsidR="00C82F89" w:rsidRDefault="00C82F89" w:rsidP="00A71639">
            <w:r>
              <w:t>Mayfly length, with respect to grazer density (F)</w:t>
            </w:r>
          </w:p>
        </w:tc>
        <w:tc>
          <w:tcPr>
            <w:tcW w:w="4355" w:type="dxa"/>
            <w:vAlign w:val="center"/>
          </w:tcPr>
          <w:p w:rsidR="00C82F89" w:rsidRDefault="00C82F89" w:rsidP="00A71639">
            <w:pPr>
              <w:cnfStyle w:val="000000000000" w:firstRow="0" w:lastRow="0" w:firstColumn="0" w:lastColumn="0" w:oddVBand="0" w:evenVBand="0" w:oddHBand="0" w:evenHBand="0" w:firstRowFirstColumn="0" w:firstRowLastColumn="0" w:lastRowFirstColumn="0" w:lastRowLastColumn="0"/>
            </w:pPr>
            <w:r>
              <w:t>Both tadpole and mayfly density reduced mayfly body length.</w:t>
            </w:r>
          </w:p>
        </w:tc>
        <w:tc>
          <w:tcPr>
            <w:tcW w:w="2610" w:type="dxa"/>
            <w:vAlign w:val="center"/>
          </w:tcPr>
          <w:p w:rsidR="00C82F89" w:rsidRDefault="00C82F89" w:rsidP="00A71639">
            <w:pPr>
              <w:jc w:val="center"/>
              <w:cnfStyle w:val="000000000000" w:firstRow="0" w:lastRow="0" w:firstColumn="0" w:lastColumn="0" w:oddVBand="0" w:evenVBand="0" w:oddHBand="0" w:evenHBand="0" w:firstRowFirstColumn="0" w:firstRowLastColumn="0" w:lastRowFirstColumn="0" w:lastRowLastColumn="0"/>
            </w:pPr>
            <w:r>
              <w:t>Table 5; Figure 5</w:t>
            </w:r>
          </w:p>
        </w:tc>
      </w:tr>
      <w:tr w:rsidR="00C82F89" w:rsidTr="00A71639">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503" w:type="dxa"/>
            <w:vAlign w:val="center"/>
          </w:tcPr>
          <w:p w:rsidR="00C82F89" w:rsidRDefault="00C82F89" w:rsidP="00A71639">
            <w:r>
              <w:t>Tadpole biomass , with respect to grazer density (F)</w:t>
            </w:r>
          </w:p>
        </w:tc>
        <w:tc>
          <w:tcPr>
            <w:tcW w:w="4355" w:type="dxa"/>
            <w:vAlign w:val="center"/>
          </w:tcPr>
          <w:p w:rsidR="00C82F89" w:rsidRDefault="00C82F89" w:rsidP="00A71639">
            <w:pPr>
              <w:cnfStyle w:val="000000100000" w:firstRow="0" w:lastRow="0" w:firstColumn="0" w:lastColumn="0" w:oddVBand="0" w:evenVBand="0" w:oddHBand="1" w:evenHBand="0" w:firstRowFirstColumn="0" w:firstRowLastColumn="0" w:lastRowFirstColumn="0" w:lastRowLastColumn="0"/>
            </w:pPr>
            <w:r>
              <w:t>Tadpole density increased tadpole biomass, but only in one lake.  Mayflies had no effect.</w:t>
            </w:r>
          </w:p>
        </w:tc>
        <w:tc>
          <w:tcPr>
            <w:tcW w:w="2610" w:type="dxa"/>
            <w:vAlign w:val="center"/>
          </w:tcPr>
          <w:p w:rsidR="00C82F89" w:rsidRDefault="00C82F89" w:rsidP="00A71639">
            <w:pPr>
              <w:jc w:val="center"/>
              <w:cnfStyle w:val="000000100000" w:firstRow="0" w:lastRow="0" w:firstColumn="0" w:lastColumn="0" w:oddVBand="0" w:evenVBand="0" w:oddHBand="1" w:evenHBand="0" w:firstRowFirstColumn="0" w:firstRowLastColumn="0" w:lastRowFirstColumn="0" w:lastRowLastColumn="0"/>
            </w:pPr>
            <w:r>
              <w:t>Table 6, 7; Figure 6</w:t>
            </w:r>
          </w:p>
        </w:tc>
      </w:tr>
      <w:tr w:rsidR="00C82F89" w:rsidTr="00A71639">
        <w:trPr>
          <w:trHeight w:val="1008"/>
        </w:trPr>
        <w:tc>
          <w:tcPr>
            <w:cnfStyle w:val="001000000000" w:firstRow="0" w:lastRow="0" w:firstColumn="1" w:lastColumn="0" w:oddVBand="0" w:evenVBand="0" w:oddHBand="0" w:evenHBand="0" w:firstRowFirstColumn="0" w:firstRowLastColumn="0" w:lastRowFirstColumn="0" w:lastRowLastColumn="0"/>
            <w:tcW w:w="2503" w:type="dxa"/>
            <w:vAlign w:val="center"/>
          </w:tcPr>
          <w:p w:rsidR="00C82F89" w:rsidRDefault="00C82F89" w:rsidP="00A71639">
            <w:r>
              <w:t>Algal abundance among grazer treatments (M)</w:t>
            </w:r>
          </w:p>
        </w:tc>
        <w:tc>
          <w:tcPr>
            <w:tcW w:w="4355" w:type="dxa"/>
            <w:vAlign w:val="center"/>
          </w:tcPr>
          <w:p w:rsidR="00C82F89" w:rsidRDefault="00C82F89" w:rsidP="00A71639">
            <w:pPr>
              <w:cnfStyle w:val="000000000000" w:firstRow="0" w:lastRow="0" w:firstColumn="0" w:lastColumn="0" w:oddVBand="0" w:evenVBand="0" w:oddHBand="0" w:evenHBand="0" w:firstRowFirstColumn="0" w:firstRowLastColumn="0" w:lastRowFirstColumn="0" w:lastRowLastColumn="0"/>
            </w:pPr>
            <w:r>
              <w:t>Tadpoles reduced algal abundance about 50%; mayfly presence had no effect</w:t>
            </w:r>
          </w:p>
        </w:tc>
        <w:tc>
          <w:tcPr>
            <w:tcW w:w="2610" w:type="dxa"/>
            <w:vAlign w:val="center"/>
          </w:tcPr>
          <w:p w:rsidR="00C82F89" w:rsidRDefault="00C82F89" w:rsidP="00A71639">
            <w:pPr>
              <w:jc w:val="center"/>
              <w:cnfStyle w:val="000000000000" w:firstRow="0" w:lastRow="0" w:firstColumn="0" w:lastColumn="0" w:oddVBand="0" w:evenVBand="0" w:oddHBand="0" w:evenHBand="0" w:firstRowFirstColumn="0" w:firstRowLastColumn="0" w:lastRowFirstColumn="0" w:lastRowLastColumn="0"/>
            </w:pPr>
            <w:r>
              <w:t>Table 8; Figure 7</w:t>
            </w:r>
          </w:p>
        </w:tc>
      </w:tr>
      <w:tr w:rsidR="00C82F89" w:rsidTr="00A71639">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2503" w:type="dxa"/>
            <w:vAlign w:val="center"/>
          </w:tcPr>
          <w:p w:rsidR="00C82F89" w:rsidRDefault="00C82F89" w:rsidP="00A71639">
            <w:r>
              <w:t>Algal growth rate among grazer treatments (M)</w:t>
            </w:r>
          </w:p>
        </w:tc>
        <w:tc>
          <w:tcPr>
            <w:tcW w:w="4355" w:type="dxa"/>
            <w:vAlign w:val="center"/>
          </w:tcPr>
          <w:p w:rsidR="00C82F89" w:rsidRDefault="00C82F89" w:rsidP="00A71639">
            <w:pPr>
              <w:cnfStyle w:val="000000100000" w:firstRow="0" w:lastRow="0" w:firstColumn="0" w:lastColumn="0" w:oddVBand="0" w:evenVBand="0" w:oddHBand="1" w:evenHBand="0" w:firstRowFirstColumn="0" w:firstRowLastColumn="0" w:lastRowFirstColumn="0" w:lastRowLastColumn="0"/>
            </w:pPr>
            <w:r>
              <w:t>Algal growth rates did not differ among grazer treatments</w:t>
            </w:r>
          </w:p>
        </w:tc>
        <w:tc>
          <w:tcPr>
            <w:tcW w:w="2610" w:type="dxa"/>
            <w:vAlign w:val="center"/>
          </w:tcPr>
          <w:p w:rsidR="00C82F89" w:rsidRDefault="00C82F89" w:rsidP="00A71639">
            <w:pPr>
              <w:jc w:val="center"/>
              <w:cnfStyle w:val="000000100000" w:firstRow="0" w:lastRow="0" w:firstColumn="0" w:lastColumn="0" w:oddVBand="0" w:evenVBand="0" w:oddHBand="1" w:evenHBand="0" w:firstRowFirstColumn="0" w:firstRowLastColumn="0" w:lastRowFirstColumn="0" w:lastRowLastColumn="0"/>
            </w:pPr>
            <w:r>
              <w:t>Figure 8</w:t>
            </w:r>
          </w:p>
        </w:tc>
      </w:tr>
      <w:tr w:rsidR="00C82F89" w:rsidTr="00A71639">
        <w:trPr>
          <w:trHeight w:val="1008"/>
        </w:trPr>
        <w:tc>
          <w:tcPr>
            <w:cnfStyle w:val="001000000000" w:firstRow="0" w:lastRow="0" w:firstColumn="1" w:lastColumn="0" w:oddVBand="0" w:evenVBand="0" w:oddHBand="0" w:evenHBand="0" w:firstRowFirstColumn="0" w:firstRowLastColumn="0" w:lastRowFirstColumn="0" w:lastRowLastColumn="0"/>
            <w:tcW w:w="2503" w:type="dxa"/>
            <w:vAlign w:val="center"/>
          </w:tcPr>
          <w:p w:rsidR="00C82F89" w:rsidRDefault="00C82F89" w:rsidP="00A71639">
            <w:r>
              <w:t>Algal abundance, using tadpole presence-absence and mayfly abundance (M)</w:t>
            </w:r>
          </w:p>
        </w:tc>
        <w:tc>
          <w:tcPr>
            <w:tcW w:w="4355" w:type="dxa"/>
            <w:vAlign w:val="center"/>
          </w:tcPr>
          <w:p w:rsidR="00C82F89" w:rsidRDefault="00C82F89" w:rsidP="00A71639">
            <w:pPr>
              <w:cnfStyle w:val="000000000000" w:firstRow="0" w:lastRow="0" w:firstColumn="0" w:lastColumn="0" w:oddVBand="0" w:evenVBand="0" w:oddHBand="0" w:evenHBand="0" w:firstRowFirstColumn="0" w:firstRowLastColumn="0" w:lastRowFirstColumn="0" w:lastRowLastColumn="0"/>
            </w:pPr>
            <w:r>
              <w:t>Mayflies reduced algal abundance, but only when tadpoles were present</w:t>
            </w:r>
          </w:p>
        </w:tc>
        <w:tc>
          <w:tcPr>
            <w:tcW w:w="2610" w:type="dxa"/>
            <w:vAlign w:val="center"/>
          </w:tcPr>
          <w:p w:rsidR="00C82F89" w:rsidRDefault="00C82F89" w:rsidP="00A71639">
            <w:pPr>
              <w:jc w:val="center"/>
              <w:cnfStyle w:val="000000000000" w:firstRow="0" w:lastRow="0" w:firstColumn="0" w:lastColumn="0" w:oddVBand="0" w:evenVBand="0" w:oddHBand="0" w:evenHBand="0" w:firstRowFirstColumn="0" w:firstRowLastColumn="0" w:lastRowFirstColumn="0" w:lastRowLastColumn="0"/>
            </w:pPr>
            <w:r>
              <w:t>Table 9; Figure 9</w:t>
            </w:r>
          </w:p>
        </w:tc>
      </w:tr>
    </w:tbl>
    <w:p w:rsidR="00C82F89" w:rsidRDefault="00C82F89" w:rsidP="00C82F89">
      <w:proofErr w:type="gramStart"/>
      <w:r>
        <w:t>Table 10.</w:t>
      </w:r>
      <w:proofErr w:type="gramEnd"/>
      <w:r>
        <w:t xml:space="preserve">  Guide to response variables analyzed, summary of results, and location in manuscript.  The relevant experiment is indicated with the letter (F) field enclosure experiment in lakes in Kings Canyon National Park or (M) mesocosm experiment at Sierra Nevada Aquatic Research Laboratory.  </w:t>
      </w:r>
    </w:p>
    <w:p w:rsidR="00C82F89" w:rsidRDefault="00C82F89">
      <w:r>
        <w:br w:type="page"/>
      </w:r>
    </w:p>
    <w:p w:rsidR="00D14ED6" w:rsidRPr="00A26358" w:rsidRDefault="00E82E81" w:rsidP="00F614E9">
      <w:pPr>
        <w:spacing w:line="480" w:lineRule="auto"/>
        <w:ind w:left="1080"/>
        <w:jc w:val="center"/>
        <w:rPr>
          <w:rFonts w:ascii="Times New Roman" w:hAnsi="Times New Roman" w:cs="Times New Roman"/>
          <w:noProof/>
          <w:sz w:val="24"/>
          <w:szCs w:val="24"/>
        </w:rPr>
      </w:pPr>
      <w:r w:rsidRPr="001B2BF1">
        <w:rPr>
          <w:rFonts w:ascii="Times New Roman" w:hAnsi="Times New Roman" w:cs="Times New Roman"/>
          <w:smallCaps/>
          <w:noProof/>
          <w:sz w:val="24"/>
          <w:szCs w:val="24"/>
        </w:rPr>
        <w:lastRenderedPageBreak/>
        <w:t>Figures</w:t>
      </w:r>
    </w:p>
    <w:p w:rsidR="00E82E81" w:rsidRPr="00A26358" w:rsidRDefault="00976298" w:rsidP="00F614E9">
      <w:pPr>
        <w:spacing w:line="480" w:lineRule="auto"/>
        <w:ind w:left="1080"/>
        <w:jc w:val="center"/>
        <w:rPr>
          <w:rFonts w:ascii="Times New Roman" w:hAnsi="Times New Roman" w:cs="Times New Roman"/>
          <w:noProof/>
          <w:sz w:val="24"/>
          <w:szCs w:val="24"/>
        </w:rPr>
      </w:pPr>
      <w:commentRangeStart w:id="360"/>
      <w:r>
        <w:rPr>
          <w:rFonts w:ascii="Times New Roman" w:hAnsi="Times New Roman" w:cs="Times New Roman"/>
          <w:noProof/>
          <w:sz w:val="24"/>
          <w:szCs w:val="24"/>
        </w:rPr>
        <w:drawing>
          <wp:inline distT="0" distB="0" distL="0" distR="0" wp14:anchorId="6ED96B0C" wp14:editId="25ECAEA3">
            <wp:extent cx="4461808" cy="47135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rotWithShape="1">
                    <a:blip r:embed="rId10">
                      <a:extLst>
                        <a:ext uri="{28A0092B-C50C-407E-A947-70E740481C1C}">
                          <a14:useLocalDpi xmlns:a14="http://schemas.microsoft.com/office/drawing/2010/main" val="0"/>
                        </a:ext>
                      </a:extLst>
                    </a:blip>
                    <a:srcRect l="14286" t="12479" r="37684" b="19869"/>
                    <a:stretch/>
                  </pic:blipFill>
                  <pic:spPr bwMode="auto">
                    <a:xfrm>
                      <a:off x="0" y="0"/>
                      <a:ext cx="4465087" cy="4716965"/>
                    </a:xfrm>
                    <a:prstGeom prst="rect">
                      <a:avLst/>
                    </a:prstGeom>
                    <a:ln>
                      <a:noFill/>
                    </a:ln>
                    <a:extLst>
                      <a:ext uri="{53640926-AAD7-44D8-BBD7-CCE9431645EC}">
                        <a14:shadowObscured xmlns:a14="http://schemas.microsoft.com/office/drawing/2010/main"/>
                      </a:ext>
                    </a:extLst>
                  </pic:spPr>
                </pic:pic>
              </a:graphicData>
            </a:graphic>
          </wp:inline>
        </w:drawing>
      </w:r>
      <w:commentRangeEnd w:id="360"/>
      <w:r w:rsidR="00817FF4">
        <w:rPr>
          <w:rStyle w:val="CommentReference"/>
        </w:rPr>
        <w:commentReference w:id="360"/>
      </w:r>
    </w:p>
    <w:p w:rsidR="00E106EF" w:rsidRDefault="00E82E81" w:rsidP="007C74D6">
      <w:pPr>
        <w:spacing w:line="480" w:lineRule="auto"/>
        <w:ind w:left="1080"/>
        <w:rPr>
          <w:rFonts w:ascii="Times New Roman" w:hAnsi="Times New Roman" w:cs="Times New Roman"/>
          <w:noProof/>
          <w:sz w:val="24"/>
          <w:szCs w:val="24"/>
        </w:rPr>
      </w:pPr>
      <w:r w:rsidRPr="00A26358">
        <w:rPr>
          <w:rFonts w:ascii="Times New Roman" w:hAnsi="Times New Roman" w:cs="Times New Roman"/>
          <w:noProof/>
          <w:sz w:val="24"/>
          <w:szCs w:val="24"/>
        </w:rPr>
        <w:t>F</w:t>
      </w:r>
      <w:r w:rsidR="00A26358">
        <w:rPr>
          <w:rFonts w:ascii="Times New Roman" w:hAnsi="Times New Roman" w:cs="Times New Roman"/>
          <w:noProof/>
          <w:sz w:val="24"/>
          <w:szCs w:val="24"/>
        </w:rPr>
        <w:t>IG</w:t>
      </w:r>
      <w:r w:rsidRPr="00A26358">
        <w:rPr>
          <w:rFonts w:ascii="Times New Roman" w:hAnsi="Times New Roman" w:cs="Times New Roman"/>
          <w:noProof/>
          <w:sz w:val="24"/>
          <w:szCs w:val="24"/>
        </w:rPr>
        <w:t xml:space="preserve">. 1. </w:t>
      </w:r>
      <w:r w:rsidR="00E9485C">
        <w:rPr>
          <w:rFonts w:ascii="Times New Roman" w:hAnsi="Times New Roman" w:cs="Times New Roman"/>
          <w:noProof/>
          <w:sz w:val="24"/>
          <w:szCs w:val="24"/>
        </w:rPr>
        <w:t>A</w:t>
      </w:r>
      <w:r w:rsidR="004A1D89">
        <w:rPr>
          <w:rFonts w:ascii="Times New Roman" w:hAnsi="Times New Roman" w:cs="Times New Roman"/>
          <w:noProof/>
          <w:sz w:val="24"/>
          <w:szCs w:val="24"/>
        </w:rPr>
        <w:t xml:space="preserve"> and B</w:t>
      </w:r>
      <w:r w:rsidR="00E9485C">
        <w:rPr>
          <w:rFonts w:ascii="Times New Roman" w:hAnsi="Times New Roman" w:cs="Times New Roman"/>
          <w:noProof/>
          <w:sz w:val="24"/>
          <w:szCs w:val="24"/>
        </w:rPr>
        <w:t xml:space="preserve">) </w:t>
      </w:r>
      <w:r w:rsidRPr="00A26358">
        <w:rPr>
          <w:rFonts w:ascii="Times New Roman" w:hAnsi="Times New Roman" w:cs="Times New Roman"/>
          <w:noProof/>
          <w:sz w:val="24"/>
          <w:szCs w:val="24"/>
        </w:rPr>
        <w:t>Field enclosures</w:t>
      </w:r>
      <w:r w:rsidR="00E9485C">
        <w:rPr>
          <w:rFonts w:ascii="Times New Roman" w:hAnsi="Times New Roman" w:cs="Times New Roman"/>
          <w:noProof/>
          <w:sz w:val="24"/>
          <w:szCs w:val="24"/>
        </w:rPr>
        <w:t xml:space="preserve"> in LeConte lake in Kings Canyon National Park, </w:t>
      </w:r>
      <w:r w:rsidR="004A1D89">
        <w:rPr>
          <w:rFonts w:ascii="Times New Roman" w:hAnsi="Times New Roman" w:cs="Times New Roman"/>
          <w:noProof/>
          <w:sz w:val="24"/>
          <w:szCs w:val="24"/>
        </w:rPr>
        <w:t>C and D</w:t>
      </w:r>
      <w:r w:rsidR="00E9485C">
        <w:rPr>
          <w:rFonts w:ascii="Times New Roman" w:hAnsi="Times New Roman" w:cs="Times New Roman"/>
          <w:noProof/>
          <w:sz w:val="24"/>
          <w:szCs w:val="24"/>
        </w:rPr>
        <w:t>) mesocosms located at Sierra Nevada Aquatic Research Laboratory in Mammoth Lakes, CA.</w:t>
      </w:r>
    </w:p>
    <w:p w:rsidR="00D14ED6" w:rsidRDefault="00D14ED6">
      <w:pPr>
        <w:rPr>
          <w:rFonts w:ascii="Times New Roman" w:hAnsi="Times New Roman" w:cs="Times New Roman"/>
          <w:noProof/>
          <w:sz w:val="24"/>
          <w:szCs w:val="24"/>
        </w:rPr>
      </w:pPr>
      <w:r>
        <w:rPr>
          <w:rFonts w:ascii="Times New Roman" w:hAnsi="Times New Roman" w:cs="Times New Roman"/>
          <w:noProof/>
          <w:sz w:val="24"/>
          <w:szCs w:val="24"/>
        </w:rPr>
        <w:br w:type="page"/>
      </w:r>
    </w:p>
    <w:p w:rsidR="007171DA" w:rsidRDefault="007171DA">
      <w:pPr>
        <w:rPr>
          <w:rFonts w:ascii="Times New Roman" w:hAnsi="Times New Roman" w:cs="Times New Roman"/>
          <w:noProof/>
          <w:sz w:val="24"/>
          <w:szCs w:val="24"/>
        </w:rPr>
      </w:pPr>
    </w:p>
    <w:p w:rsidR="007171DA" w:rsidRDefault="008742E1" w:rsidP="00512870">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783457" cy="4175186"/>
            <wp:effectExtent l="0" t="0" r="0" b="0"/>
            <wp:docPr id="7" name="Picture 7" descr="C:\Users\thsmith\Desktop\Consumer Resource Experiment\Figures\2009_Enclosures_rawalgalabundace_byconsumer_byl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smith\Desktop\Consumer Resource Experiment\Figures\2009_Enclosures_rawalgalabundace_byconsumer_bylak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3500" cy="4175250"/>
                    </a:xfrm>
                    <a:prstGeom prst="rect">
                      <a:avLst/>
                    </a:prstGeom>
                    <a:noFill/>
                    <a:ln>
                      <a:noFill/>
                    </a:ln>
                  </pic:spPr>
                </pic:pic>
              </a:graphicData>
            </a:graphic>
          </wp:inline>
        </w:drawing>
      </w:r>
    </w:p>
    <w:p w:rsidR="00B703AA" w:rsidRDefault="00AE4811" w:rsidP="00512870">
      <w:pPr>
        <w:spacing w:line="480" w:lineRule="auto"/>
        <w:rPr>
          <w:rFonts w:ascii="Times New Roman" w:hAnsi="Times New Roman" w:cs="Times New Roman"/>
          <w:noProof/>
          <w:sz w:val="24"/>
          <w:szCs w:val="24"/>
        </w:rPr>
      </w:pPr>
      <w:r>
        <w:rPr>
          <w:rFonts w:ascii="Times New Roman" w:hAnsi="Times New Roman" w:cs="Times New Roman"/>
          <w:noProof/>
          <w:sz w:val="24"/>
          <w:szCs w:val="24"/>
        </w:rPr>
        <w:t xml:space="preserve">Figure 2. </w:t>
      </w:r>
      <w:r w:rsidR="002A7ACC">
        <w:rPr>
          <w:rFonts w:ascii="Times New Roman" w:hAnsi="Times New Roman" w:cs="Times New Roman"/>
          <w:noProof/>
          <w:sz w:val="24"/>
          <w:szCs w:val="24"/>
        </w:rPr>
        <w:t xml:space="preserve">For 2009 field enclosure experiment, </w:t>
      </w:r>
      <w:r w:rsidR="00F66088">
        <w:rPr>
          <w:rFonts w:ascii="Times New Roman" w:hAnsi="Times New Roman" w:cs="Times New Roman"/>
          <w:noProof/>
          <w:sz w:val="24"/>
          <w:szCs w:val="24"/>
        </w:rPr>
        <w:t xml:space="preserve">algal abundance with respect to lake and to each consumer.  </w:t>
      </w:r>
      <w:r w:rsidR="002A7ACC">
        <w:rPr>
          <w:rFonts w:ascii="Times New Roman" w:hAnsi="Times New Roman" w:cs="Times New Roman"/>
          <w:noProof/>
          <w:sz w:val="24"/>
          <w:szCs w:val="24"/>
        </w:rPr>
        <w:t>Bars show medians, boxes include 50% of the data, and whiskers include 95% of the data.</w:t>
      </w:r>
    </w:p>
    <w:p w:rsidR="00B703AA" w:rsidRDefault="00B703AA">
      <w:pPr>
        <w:rPr>
          <w:rFonts w:ascii="Times New Roman" w:hAnsi="Times New Roman" w:cs="Times New Roman"/>
          <w:noProof/>
          <w:sz w:val="24"/>
          <w:szCs w:val="24"/>
        </w:rPr>
      </w:pPr>
      <w:r>
        <w:rPr>
          <w:rFonts w:ascii="Times New Roman" w:hAnsi="Times New Roman" w:cs="Times New Roman"/>
          <w:noProof/>
          <w:sz w:val="24"/>
          <w:szCs w:val="24"/>
        </w:rPr>
        <w:br w:type="page"/>
      </w:r>
    </w:p>
    <w:p w:rsidR="008D4629" w:rsidRDefault="000C2B82" w:rsidP="008D4629">
      <w:pPr>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342900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logalgalabundace_AllOne_heat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r>
        <w:rPr>
          <w:rFonts w:ascii="Times New Roman" w:hAnsi="Times New Roman" w:cs="Times New Roman"/>
          <w:noProof/>
          <w:sz w:val="24"/>
          <w:szCs w:val="24"/>
        </w:rPr>
        <w:drawing>
          <wp:inline distT="0" distB="0" distL="0" distR="0">
            <wp:extent cx="3429000"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logalgalabundace_bylakeheat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r>
        <w:rPr>
          <w:rFonts w:ascii="Times New Roman" w:hAnsi="Times New Roman" w:cs="Times New Roman"/>
          <w:noProof/>
          <w:sz w:val="24"/>
          <w:szCs w:val="24"/>
        </w:rPr>
        <w:drawing>
          <wp:inline distT="0" distB="0" distL="0" distR="0">
            <wp:extent cx="3429000" cy="228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logalgalabundance_bylakebyblock_heat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p>
    <w:p w:rsidR="00FB02F4" w:rsidRDefault="00FB02F4" w:rsidP="008D4629">
      <w:pPr>
        <w:jc w:val="center"/>
        <w:rPr>
          <w:rFonts w:ascii="Times New Roman" w:hAnsi="Times New Roman" w:cs="Times New Roman"/>
          <w:noProof/>
          <w:sz w:val="24"/>
          <w:szCs w:val="24"/>
        </w:rPr>
      </w:pPr>
    </w:p>
    <w:p w:rsidR="00AE4811" w:rsidRDefault="008D4629">
      <w:pPr>
        <w:rPr>
          <w:rFonts w:ascii="Times New Roman" w:hAnsi="Times New Roman" w:cs="Times New Roman"/>
          <w:noProof/>
          <w:sz w:val="24"/>
          <w:szCs w:val="24"/>
        </w:rPr>
      </w:pPr>
      <w:r>
        <w:rPr>
          <w:rFonts w:ascii="Times New Roman" w:hAnsi="Times New Roman" w:cs="Times New Roman"/>
          <w:noProof/>
          <w:sz w:val="24"/>
          <w:szCs w:val="24"/>
        </w:rPr>
        <w:t>Figure 3.  For 2009 field enclosure experiment, heat map displaying log-transformed algal abundance with respect to consumer densities</w:t>
      </w:r>
      <w:r w:rsidR="008742E1">
        <w:rPr>
          <w:rFonts w:ascii="Times New Roman" w:hAnsi="Times New Roman" w:cs="Times New Roman"/>
          <w:noProof/>
          <w:sz w:val="24"/>
          <w:szCs w:val="24"/>
        </w:rPr>
        <w:t xml:space="preserve"> and</w:t>
      </w:r>
      <w:r>
        <w:rPr>
          <w:rFonts w:ascii="Times New Roman" w:hAnsi="Times New Roman" w:cs="Times New Roman"/>
          <w:noProof/>
          <w:sz w:val="24"/>
          <w:szCs w:val="24"/>
        </w:rPr>
        <w:t xml:space="preserve"> lake</w:t>
      </w:r>
      <w:r w:rsidR="008742E1">
        <w:rPr>
          <w:rFonts w:ascii="Times New Roman" w:hAnsi="Times New Roman" w:cs="Times New Roman"/>
          <w:noProof/>
          <w:sz w:val="24"/>
          <w:szCs w:val="24"/>
        </w:rPr>
        <w:t>, averaged over experimental blocks</w:t>
      </w:r>
      <w:r>
        <w:rPr>
          <w:rFonts w:ascii="Times New Roman" w:hAnsi="Times New Roman" w:cs="Times New Roman"/>
          <w:noProof/>
          <w:sz w:val="24"/>
          <w:szCs w:val="24"/>
        </w:rPr>
        <w:t xml:space="preserve">.  </w:t>
      </w:r>
      <w:r w:rsidR="000C2B82">
        <w:rPr>
          <w:rFonts w:ascii="Times New Roman" w:hAnsi="Times New Roman" w:cs="Times New Roman"/>
          <w:noProof/>
          <w:sz w:val="24"/>
          <w:szCs w:val="24"/>
        </w:rPr>
        <w:t>Brown</w:t>
      </w:r>
      <w:r w:rsidR="0080445A">
        <w:rPr>
          <w:rFonts w:ascii="Times New Roman" w:hAnsi="Times New Roman" w:cs="Times New Roman"/>
          <w:noProof/>
          <w:sz w:val="24"/>
          <w:szCs w:val="24"/>
        </w:rPr>
        <w:t xml:space="preserve"> indicate</w:t>
      </w:r>
      <w:r w:rsidR="00217116">
        <w:rPr>
          <w:rFonts w:ascii="Times New Roman" w:hAnsi="Times New Roman" w:cs="Times New Roman"/>
          <w:noProof/>
          <w:sz w:val="24"/>
          <w:szCs w:val="24"/>
        </w:rPr>
        <w:t>s</w:t>
      </w:r>
      <w:r w:rsidR="0080445A">
        <w:rPr>
          <w:rFonts w:ascii="Times New Roman" w:hAnsi="Times New Roman" w:cs="Times New Roman"/>
          <w:noProof/>
          <w:sz w:val="24"/>
          <w:szCs w:val="24"/>
        </w:rPr>
        <w:t xml:space="preserve"> </w:t>
      </w:r>
      <w:r w:rsidR="00217116">
        <w:rPr>
          <w:rFonts w:ascii="Times New Roman" w:hAnsi="Times New Roman" w:cs="Times New Roman"/>
          <w:noProof/>
          <w:sz w:val="24"/>
          <w:szCs w:val="24"/>
        </w:rPr>
        <w:t xml:space="preserve">high </w:t>
      </w:r>
      <w:r w:rsidR="0080445A">
        <w:rPr>
          <w:rFonts w:ascii="Times New Roman" w:hAnsi="Times New Roman" w:cs="Times New Roman"/>
          <w:noProof/>
          <w:sz w:val="24"/>
          <w:szCs w:val="24"/>
        </w:rPr>
        <w:t>algal abundance.</w:t>
      </w:r>
      <w:r w:rsidR="00AE4811">
        <w:rPr>
          <w:rFonts w:ascii="Times New Roman" w:hAnsi="Times New Roman" w:cs="Times New Roman"/>
          <w:noProof/>
          <w:sz w:val="24"/>
          <w:szCs w:val="24"/>
        </w:rPr>
        <w:br w:type="page"/>
      </w:r>
    </w:p>
    <w:p w:rsidR="00D14ED6" w:rsidRDefault="00E32F80" w:rsidP="002D4AE8">
      <w:pPr>
        <w:spacing w:line="480" w:lineRule="auto"/>
        <w:ind w:left="108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342900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pseudocontrolledalgalabundance_AllOne_heatm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r>
        <w:rPr>
          <w:rFonts w:ascii="Times New Roman" w:hAnsi="Times New Roman" w:cs="Times New Roman"/>
          <w:noProof/>
          <w:sz w:val="24"/>
          <w:szCs w:val="24"/>
        </w:rPr>
        <w:drawing>
          <wp:inline distT="0" distB="0" distL="0" distR="0">
            <wp:extent cx="34290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pseudocontrolledalgalabundance_bylake_heatma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commentRangeStart w:id="361"/>
      <w:r w:rsidR="00F13DB7">
        <w:rPr>
          <w:rFonts w:ascii="Times New Roman" w:hAnsi="Times New Roman" w:cs="Times New Roman"/>
          <w:noProof/>
          <w:sz w:val="24"/>
          <w:szCs w:val="24"/>
        </w:rPr>
        <w:drawing>
          <wp:inline distT="0" distB="0" distL="0" distR="0" wp14:anchorId="7B590653" wp14:editId="2154A2DA">
            <wp:extent cx="342900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pseudocontrolledalgalabundance_heatma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commentRangeEnd w:id="361"/>
      <w:r w:rsidR="00016E22">
        <w:rPr>
          <w:rStyle w:val="CommentReference"/>
        </w:rPr>
        <w:commentReference w:id="361"/>
      </w:r>
    </w:p>
    <w:p w:rsidR="00512870" w:rsidRDefault="000C4DA9" w:rsidP="00EB54A4">
      <w:pPr>
        <w:spacing w:line="240" w:lineRule="auto"/>
        <w:ind w:left="1080"/>
        <w:rPr>
          <w:rFonts w:ascii="Times New Roman" w:hAnsi="Times New Roman" w:cs="Times New Roman"/>
          <w:noProof/>
          <w:sz w:val="24"/>
          <w:szCs w:val="24"/>
        </w:rPr>
      </w:pPr>
      <w:r>
        <w:rPr>
          <w:rFonts w:ascii="Times New Roman" w:hAnsi="Times New Roman" w:cs="Times New Roman"/>
          <w:noProof/>
          <w:sz w:val="24"/>
          <w:szCs w:val="24"/>
        </w:rPr>
        <w:t>Figure 4</w:t>
      </w:r>
      <w:r w:rsidR="00D14ED6">
        <w:rPr>
          <w:rFonts w:ascii="Times New Roman" w:hAnsi="Times New Roman" w:cs="Times New Roman"/>
          <w:noProof/>
          <w:sz w:val="24"/>
          <w:szCs w:val="24"/>
        </w:rPr>
        <w:t>. Heat</w:t>
      </w:r>
      <w:r w:rsidR="00A15309">
        <w:rPr>
          <w:rFonts w:ascii="Times New Roman" w:hAnsi="Times New Roman" w:cs="Times New Roman"/>
          <w:noProof/>
          <w:sz w:val="24"/>
          <w:szCs w:val="24"/>
        </w:rPr>
        <w:t xml:space="preserve"> </w:t>
      </w:r>
      <w:r w:rsidR="00D14ED6">
        <w:rPr>
          <w:rFonts w:ascii="Times New Roman" w:hAnsi="Times New Roman" w:cs="Times New Roman"/>
          <w:noProof/>
          <w:sz w:val="24"/>
          <w:szCs w:val="24"/>
        </w:rPr>
        <w:t xml:space="preserve">maps showing algal abundance </w:t>
      </w:r>
      <w:r w:rsidR="0098083B">
        <w:rPr>
          <w:rFonts w:ascii="Times New Roman" w:hAnsi="Times New Roman" w:cs="Times New Roman"/>
          <w:noProof/>
          <w:sz w:val="24"/>
          <w:szCs w:val="24"/>
        </w:rPr>
        <w:t xml:space="preserve">in each enclosure </w:t>
      </w:r>
      <w:r w:rsidR="00D14ED6">
        <w:rPr>
          <w:rFonts w:ascii="Times New Roman" w:hAnsi="Times New Roman" w:cs="Times New Roman"/>
          <w:noProof/>
          <w:sz w:val="24"/>
          <w:szCs w:val="24"/>
        </w:rPr>
        <w:t xml:space="preserve">relative to </w:t>
      </w:r>
      <w:r w:rsidR="0098083B">
        <w:rPr>
          <w:rFonts w:ascii="Times New Roman" w:hAnsi="Times New Roman" w:cs="Times New Roman"/>
          <w:noProof/>
          <w:sz w:val="24"/>
          <w:szCs w:val="24"/>
        </w:rPr>
        <w:t>within-lake-location controls</w:t>
      </w:r>
      <w:r w:rsidR="00D14ED6">
        <w:rPr>
          <w:rFonts w:ascii="Times New Roman" w:hAnsi="Times New Roman" w:cs="Times New Roman"/>
          <w:noProof/>
          <w:sz w:val="24"/>
          <w:szCs w:val="24"/>
        </w:rPr>
        <w:t xml:space="preserve">.  </w:t>
      </w:r>
      <w:r w:rsidR="007C74D6">
        <w:rPr>
          <w:rFonts w:ascii="Times New Roman" w:hAnsi="Times New Roman" w:cs="Times New Roman"/>
          <w:noProof/>
          <w:sz w:val="24"/>
          <w:szCs w:val="24"/>
        </w:rPr>
        <w:t>Bluer</w:t>
      </w:r>
      <w:r w:rsidR="00D14ED6">
        <w:rPr>
          <w:rFonts w:ascii="Times New Roman" w:hAnsi="Times New Roman" w:cs="Times New Roman"/>
          <w:noProof/>
          <w:sz w:val="24"/>
          <w:szCs w:val="24"/>
        </w:rPr>
        <w:t xml:space="preserve"> colors indicate that algal abundance was lower in the enclosure than in the control</w:t>
      </w:r>
      <w:r w:rsidR="0098083B">
        <w:rPr>
          <w:rFonts w:ascii="Times New Roman" w:hAnsi="Times New Roman" w:cs="Times New Roman"/>
          <w:noProof/>
          <w:sz w:val="24"/>
          <w:szCs w:val="24"/>
        </w:rPr>
        <w:t>, i.e. co</w:t>
      </w:r>
      <w:r w:rsidR="000C2B82">
        <w:rPr>
          <w:rFonts w:ascii="Times New Roman" w:hAnsi="Times New Roman" w:cs="Times New Roman"/>
          <w:noProof/>
          <w:sz w:val="24"/>
          <w:szCs w:val="24"/>
        </w:rPr>
        <w:t>nsumers reduced algal abundance,</w:t>
      </w:r>
      <w:r w:rsidR="005D6295">
        <w:rPr>
          <w:rFonts w:ascii="Times New Roman" w:hAnsi="Times New Roman" w:cs="Times New Roman"/>
          <w:noProof/>
          <w:sz w:val="24"/>
          <w:szCs w:val="24"/>
        </w:rPr>
        <w:t xml:space="preserve"> </w:t>
      </w:r>
      <w:r w:rsidR="00D14ED6">
        <w:rPr>
          <w:rFonts w:ascii="Times New Roman" w:hAnsi="Times New Roman" w:cs="Times New Roman"/>
          <w:noProof/>
          <w:sz w:val="24"/>
          <w:szCs w:val="24"/>
        </w:rPr>
        <w:t xml:space="preserve">while </w:t>
      </w:r>
      <w:r w:rsidR="007C74D6">
        <w:rPr>
          <w:rFonts w:ascii="Times New Roman" w:hAnsi="Times New Roman" w:cs="Times New Roman"/>
          <w:noProof/>
          <w:sz w:val="24"/>
          <w:szCs w:val="24"/>
        </w:rPr>
        <w:t xml:space="preserve">greener </w:t>
      </w:r>
      <w:r w:rsidR="00D14ED6">
        <w:rPr>
          <w:rFonts w:ascii="Times New Roman" w:hAnsi="Times New Roman" w:cs="Times New Roman"/>
          <w:noProof/>
          <w:sz w:val="24"/>
          <w:szCs w:val="24"/>
        </w:rPr>
        <w:t>colors indicate that algal abundance was high in enclosures relative to controls.</w:t>
      </w:r>
      <w:r w:rsidR="000C2B82" w:rsidRPr="000C2B82">
        <w:rPr>
          <w:rFonts w:ascii="Times New Roman" w:hAnsi="Times New Roman" w:cs="Times New Roman"/>
          <w:noProof/>
          <w:sz w:val="24"/>
          <w:szCs w:val="24"/>
        </w:rPr>
        <w:t xml:space="preserve"> </w:t>
      </w:r>
      <w:r w:rsidR="000C2B82">
        <w:rPr>
          <w:rFonts w:ascii="Times New Roman" w:hAnsi="Times New Roman" w:cs="Times New Roman"/>
          <w:noProof/>
          <w:sz w:val="24"/>
          <w:szCs w:val="24"/>
        </w:rPr>
        <w:t>For display purposes, the relative algal abundance was log-modulus transformed.</w:t>
      </w:r>
      <w:r w:rsidR="00984D70">
        <w:rPr>
          <w:rFonts w:ascii="Times New Roman" w:hAnsi="Times New Roman" w:cs="Times New Roman"/>
          <w:noProof/>
          <w:sz w:val="24"/>
          <w:szCs w:val="24"/>
        </w:rPr>
        <w:br w:type="page"/>
      </w:r>
    </w:p>
    <w:p w:rsidR="007D39D4" w:rsidRDefault="004F5C5F" w:rsidP="00D56C60">
      <w:pPr>
        <w:spacing w:line="480" w:lineRule="auto"/>
        <w:ind w:left="108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30480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Enclosures_MFLength_byconsumer_bylak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inline>
        </w:drawing>
      </w:r>
    </w:p>
    <w:p w:rsidR="007D39D4" w:rsidRDefault="00417E94" w:rsidP="00D14ED6">
      <w:pPr>
        <w:spacing w:line="480" w:lineRule="auto"/>
        <w:ind w:left="1080"/>
        <w:rPr>
          <w:rFonts w:ascii="Times New Roman" w:hAnsi="Times New Roman" w:cs="Times New Roman"/>
          <w:noProof/>
          <w:sz w:val="24"/>
          <w:szCs w:val="24"/>
        </w:rPr>
      </w:pPr>
      <w:r>
        <w:rPr>
          <w:rFonts w:ascii="Times New Roman" w:hAnsi="Times New Roman" w:cs="Times New Roman"/>
          <w:noProof/>
          <w:sz w:val="24"/>
          <w:szCs w:val="24"/>
        </w:rPr>
        <w:t>Figure</w:t>
      </w:r>
      <w:r w:rsidR="00EB54A4">
        <w:rPr>
          <w:rFonts w:ascii="Times New Roman" w:hAnsi="Times New Roman" w:cs="Times New Roman"/>
          <w:noProof/>
          <w:sz w:val="24"/>
          <w:szCs w:val="24"/>
        </w:rPr>
        <w:t xml:space="preserve"> 5</w:t>
      </w:r>
      <w:r w:rsidR="007D39D4">
        <w:rPr>
          <w:rFonts w:ascii="Times New Roman" w:hAnsi="Times New Roman" w:cs="Times New Roman"/>
          <w:noProof/>
          <w:sz w:val="24"/>
          <w:szCs w:val="24"/>
        </w:rPr>
        <w:t>.  For 2009 field enclosures, mayfly lengths (mm) with respect to tadpole density</w:t>
      </w:r>
      <w:r w:rsidR="00512870">
        <w:rPr>
          <w:rFonts w:ascii="Times New Roman" w:hAnsi="Times New Roman" w:cs="Times New Roman"/>
          <w:noProof/>
          <w:sz w:val="24"/>
          <w:szCs w:val="24"/>
        </w:rPr>
        <w:t xml:space="preserve"> and to mayfly density. </w:t>
      </w:r>
      <w:r w:rsidR="007D39D4">
        <w:rPr>
          <w:rFonts w:ascii="Times New Roman" w:hAnsi="Times New Roman" w:cs="Times New Roman"/>
          <w:noProof/>
          <w:sz w:val="24"/>
          <w:szCs w:val="24"/>
        </w:rPr>
        <w:t xml:space="preserve"> </w:t>
      </w:r>
      <w:r w:rsidR="004F5C5F">
        <w:rPr>
          <w:rFonts w:ascii="Times New Roman" w:hAnsi="Times New Roman" w:cs="Times New Roman"/>
          <w:noProof/>
          <w:sz w:val="24"/>
          <w:szCs w:val="24"/>
        </w:rPr>
        <w:t>Note difference in mayfly length scales between lakes.</w:t>
      </w:r>
    </w:p>
    <w:p w:rsidR="005A189F" w:rsidRDefault="005A189F">
      <w:pPr>
        <w:rPr>
          <w:rFonts w:ascii="Times New Roman" w:hAnsi="Times New Roman" w:cs="Times New Roman"/>
          <w:noProof/>
          <w:sz w:val="24"/>
          <w:szCs w:val="24"/>
        </w:rPr>
      </w:pPr>
      <w:r>
        <w:rPr>
          <w:rFonts w:ascii="Times New Roman" w:hAnsi="Times New Roman" w:cs="Times New Roman"/>
          <w:noProof/>
          <w:sz w:val="24"/>
          <w:szCs w:val="24"/>
        </w:rPr>
        <w:br w:type="page"/>
      </w:r>
    </w:p>
    <w:p w:rsidR="000B5371" w:rsidRDefault="00B343CC" w:rsidP="00B343CC">
      <w:pPr>
        <w:spacing w:line="480" w:lineRule="auto"/>
        <w:ind w:left="108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4851105" cy="3880884"/>
            <wp:effectExtent l="0" t="0" r="698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_TadpoleAFDM_byconsumer_sample_lak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3276" cy="3882621"/>
                    </a:xfrm>
                    <a:prstGeom prst="rect">
                      <a:avLst/>
                    </a:prstGeom>
                  </pic:spPr>
                </pic:pic>
              </a:graphicData>
            </a:graphic>
          </wp:inline>
        </w:drawing>
      </w:r>
    </w:p>
    <w:p w:rsidR="00EB54A4" w:rsidRDefault="00EB54A4" w:rsidP="000B5371">
      <w:pPr>
        <w:spacing w:line="480" w:lineRule="auto"/>
        <w:ind w:left="1080"/>
        <w:rPr>
          <w:rFonts w:ascii="Times New Roman" w:hAnsi="Times New Roman" w:cs="Times New Roman"/>
          <w:noProof/>
          <w:sz w:val="24"/>
          <w:szCs w:val="24"/>
        </w:rPr>
      </w:pPr>
      <w:r>
        <w:rPr>
          <w:rFonts w:ascii="Times New Roman" w:hAnsi="Times New Roman" w:cs="Times New Roman"/>
          <w:noProof/>
          <w:sz w:val="24"/>
          <w:szCs w:val="24"/>
        </w:rPr>
        <w:t xml:space="preserve">Figure 6.  For field enclosures, estimated tadpole AFDM (mg, based on Gosner stage-AFDM regression) with respect to tadpole density </w:t>
      </w:r>
      <w:r w:rsidR="000B5371">
        <w:rPr>
          <w:rFonts w:ascii="Times New Roman" w:hAnsi="Times New Roman" w:cs="Times New Roman"/>
          <w:noProof/>
          <w:sz w:val="24"/>
          <w:szCs w:val="24"/>
        </w:rPr>
        <w:t>(top) and mayfly density (bottom)</w:t>
      </w:r>
      <w:r>
        <w:rPr>
          <w:rFonts w:ascii="Times New Roman" w:hAnsi="Times New Roman" w:cs="Times New Roman"/>
          <w:noProof/>
          <w:sz w:val="24"/>
          <w:szCs w:val="24"/>
        </w:rPr>
        <w:t>.</w:t>
      </w:r>
    </w:p>
    <w:p w:rsidR="00EB54A4" w:rsidRDefault="00EB54A4">
      <w:pPr>
        <w:rPr>
          <w:rFonts w:ascii="Times New Roman" w:hAnsi="Times New Roman" w:cs="Times New Roman"/>
          <w:noProof/>
          <w:sz w:val="24"/>
          <w:szCs w:val="24"/>
        </w:rPr>
      </w:pPr>
      <w:r>
        <w:rPr>
          <w:rFonts w:ascii="Times New Roman" w:hAnsi="Times New Roman" w:cs="Times New Roman"/>
          <w:noProof/>
          <w:sz w:val="24"/>
          <w:szCs w:val="24"/>
        </w:rPr>
        <w:br w:type="page"/>
      </w:r>
    </w:p>
    <w:p w:rsidR="001B0DB4" w:rsidRDefault="00C23BCB" w:rsidP="001B0DB4">
      <w:pPr>
        <w:spacing w:line="480" w:lineRule="auto"/>
        <w:ind w:left="108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7432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_AlgalAbundanceBoxpl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0C4DA9" w:rsidRDefault="00EB54A4" w:rsidP="000C4DA9">
      <w:pPr>
        <w:spacing w:line="480" w:lineRule="auto"/>
        <w:ind w:left="1080"/>
        <w:rPr>
          <w:rFonts w:ascii="Times New Roman" w:hAnsi="Times New Roman" w:cs="Times New Roman"/>
          <w:noProof/>
          <w:sz w:val="24"/>
          <w:szCs w:val="24"/>
        </w:rPr>
      </w:pPr>
      <w:r>
        <w:rPr>
          <w:rFonts w:ascii="Times New Roman" w:hAnsi="Times New Roman" w:cs="Times New Roman"/>
          <w:noProof/>
          <w:sz w:val="24"/>
          <w:szCs w:val="24"/>
        </w:rPr>
        <w:t>Figure 7</w:t>
      </w:r>
      <w:r w:rsidR="001B0DB4">
        <w:rPr>
          <w:rFonts w:ascii="Times New Roman" w:hAnsi="Times New Roman" w:cs="Times New Roman"/>
          <w:noProof/>
          <w:sz w:val="24"/>
          <w:szCs w:val="24"/>
        </w:rPr>
        <w:t xml:space="preserve">. </w:t>
      </w:r>
      <w:r w:rsidR="00417E94">
        <w:rPr>
          <w:rFonts w:ascii="Times New Roman" w:hAnsi="Times New Roman" w:cs="Times New Roman"/>
          <w:noProof/>
          <w:sz w:val="24"/>
          <w:szCs w:val="24"/>
        </w:rPr>
        <w:t>A</w:t>
      </w:r>
      <w:r w:rsidR="001B0DB4">
        <w:rPr>
          <w:rFonts w:ascii="Times New Roman" w:hAnsi="Times New Roman" w:cs="Times New Roman"/>
          <w:noProof/>
          <w:sz w:val="24"/>
          <w:szCs w:val="24"/>
        </w:rPr>
        <w:t xml:space="preserve">lgal abundance </w:t>
      </w:r>
      <w:r w:rsidR="00417E94">
        <w:rPr>
          <w:rFonts w:ascii="Times New Roman" w:hAnsi="Times New Roman" w:cs="Times New Roman"/>
          <w:noProof/>
          <w:sz w:val="24"/>
          <w:szCs w:val="24"/>
        </w:rPr>
        <w:t xml:space="preserve">(log transformed AFDM) </w:t>
      </w:r>
      <w:r w:rsidR="001B0DB4">
        <w:rPr>
          <w:rFonts w:ascii="Times New Roman" w:hAnsi="Times New Roman" w:cs="Times New Roman"/>
          <w:noProof/>
          <w:sz w:val="24"/>
          <w:szCs w:val="24"/>
        </w:rPr>
        <w:t>in 2010 mesocosms</w:t>
      </w:r>
      <w:r w:rsidR="00417E94">
        <w:rPr>
          <w:rFonts w:ascii="Times New Roman" w:hAnsi="Times New Roman" w:cs="Times New Roman"/>
          <w:noProof/>
          <w:sz w:val="24"/>
          <w:szCs w:val="24"/>
        </w:rPr>
        <w:t xml:space="preserve">, with respect to tadpole and mayfly treatments; bars indicate medians, </w:t>
      </w:r>
      <w:r w:rsidR="007D39D4">
        <w:rPr>
          <w:rFonts w:ascii="Times New Roman" w:hAnsi="Times New Roman" w:cs="Times New Roman"/>
          <w:noProof/>
          <w:sz w:val="24"/>
          <w:szCs w:val="24"/>
        </w:rPr>
        <w:t>boxes contain 50% of data, whiskers contain 95% of the data</w:t>
      </w:r>
      <w:r w:rsidR="00417E94">
        <w:rPr>
          <w:rFonts w:ascii="Times New Roman" w:hAnsi="Times New Roman" w:cs="Times New Roman"/>
          <w:noProof/>
          <w:sz w:val="24"/>
          <w:szCs w:val="24"/>
        </w:rPr>
        <w:t>, points are outliers, and diamonds indicate means</w:t>
      </w:r>
      <w:r w:rsidR="007D39D4">
        <w:rPr>
          <w:rFonts w:ascii="Times New Roman" w:hAnsi="Times New Roman" w:cs="Times New Roman"/>
          <w:noProof/>
          <w:sz w:val="24"/>
          <w:szCs w:val="24"/>
        </w:rPr>
        <w:t>.</w:t>
      </w:r>
    </w:p>
    <w:p w:rsidR="000C4DA9" w:rsidRDefault="000C4DA9">
      <w:pPr>
        <w:rPr>
          <w:rFonts w:ascii="Times New Roman" w:hAnsi="Times New Roman" w:cs="Times New Roman"/>
          <w:noProof/>
          <w:sz w:val="24"/>
          <w:szCs w:val="24"/>
        </w:rPr>
      </w:pPr>
      <w:r>
        <w:rPr>
          <w:rFonts w:ascii="Times New Roman" w:hAnsi="Times New Roman" w:cs="Times New Roman"/>
          <w:noProof/>
          <w:sz w:val="24"/>
          <w:szCs w:val="24"/>
        </w:rPr>
        <w:br w:type="page"/>
      </w:r>
    </w:p>
    <w:p w:rsidR="00F14896" w:rsidRDefault="00D9056E" w:rsidP="007E71C8">
      <w:pPr>
        <w:spacing w:line="480" w:lineRule="auto"/>
        <w:ind w:left="108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3A9BF879" wp14:editId="0C98142D">
            <wp:extent cx="3069203" cy="30692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_logAlgalGrowth_byTreat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9209" cy="3069209"/>
                    </a:xfrm>
                    <a:prstGeom prst="rect">
                      <a:avLst/>
                    </a:prstGeom>
                  </pic:spPr>
                </pic:pic>
              </a:graphicData>
            </a:graphic>
          </wp:inline>
        </w:drawing>
      </w:r>
    </w:p>
    <w:p w:rsidR="00FC2B70" w:rsidRDefault="00EB54A4" w:rsidP="00FC2B70">
      <w:pPr>
        <w:spacing w:line="480" w:lineRule="auto"/>
        <w:ind w:left="1080"/>
        <w:rPr>
          <w:rFonts w:ascii="Times New Roman" w:hAnsi="Times New Roman" w:cs="Times New Roman"/>
          <w:noProof/>
          <w:sz w:val="24"/>
          <w:szCs w:val="24"/>
        </w:rPr>
      </w:pPr>
      <w:r>
        <w:rPr>
          <w:rFonts w:ascii="Times New Roman" w:hAnsi="Times New Roman" w:cs="Times New Roman"/>
          <w:noProof/>
          <w:sz w:val="24"/>
          <w:szCs w:val="24"/>
        </w:rPr>
        <w:t>Figure 8</w:t>
      </w:r>
      <w:r w:rsidR="000C4DA9">
        <w:rPr>
          <w:rFonts w:ascii="Times New Roman" w:hAnsi="Times New Roman" w:cs="Times New Roman"/>
          <w:noProof/>
          <w:sz w:val="24"/>
          <w:szCs w:val="24"/>
        </w:rPr>
        <w:t xml:space="preserve">.  </w:t>
      </w:r>
      <w:r w:rsidR="009D3437">
        <w:rPr>
          <w:rFonts w:ascii="Times New Roman" w:hAnsi="Times New Roman" w:cs="Times New Roman"/>
          <w:noProof/>
          <w:sz w:val="24"/>
          <w:szCs w:val="24"/>
        </w:rPr>
        <w:t>A</w:t>
      </w:r>
      <w:r w:rsidR="000C4DA9">
        <w:rPr>
          <w:rFonts w:ascii="Times New Roman" w:hAnsi="Times New Roman" w:cs="Times New Roman"/>
          <w:noProof/>
          <w:sz w:val="24"/>
          <w:szCs w:val="24"/>
        </w:rPr>
        <w:t>lga</w:t>
      </w:r>
      <w:r w:rsidR="009D3437">
        <w:rPr>
          <w:rFonts w:ascii="Times New Roman" w:hAnsi="Times New Roman" w:cs="Times New Roman"/>
          <w:noProof/>
          <w:sz w:val="24"/>
          <w:szCs w:val="24"/>
        </w:rPr>
        <w:t>l abundance over time</w:t>
      </w:r>
      <w:r w:rsidR="000C4DA9">
        <w:rPr>
          <w:rFonts w:ascii="Times New Roman" w:hAnsi="Times New Roman" w:cs="Times New Roman"/>
          <w:noProof/>
          <w:sz w:val="24"/>
          <w:szCs w:val="24"/>
        </w:rPr>
        <w:t xml:space="preserve"> in 2010 mesocosms, with respect to consumer treatment.  Lines are linear fits</w:t>
      </w:r>
      <w:r w:rsidR="007E71C8">
        <w:rPr>
          <w:rFonts w:ascii="Times New Roman" w:hAnsi="Times New Roman" w:cs="Times New Roman"/>
          <w:noProof/>
          <w:sz w:val="24"/>
          <w:szCs w:val="24"/>
        </w:rPr>
        <w:t>, and shaded areas</w:t>
      </w:r>
      <w:r w:rsidR="000C4DA9">
        <w:rPr>
          <w:rFonts w:ascii="Times New Roman" w:hAnsi="Times New Roman" w:cs="Times New Roman"/>
          <w:noProof/>
          <w:sz w:val="24"/>
          <w:szCs w:val="24"/>
        </w:rPr>
        <w:t xml:space="preserve"> </w:t>
      </w:r>
      <w:r w:rsidR="000C2B82">
        <w:rPr>
          <w:rFonts w:ascii="Times New Roman" w:hAnsi="Times New Roman" w:cs="Times New Roman"/>
          <w:noProof/>
          <w:sz w:val="24"/>
          <w:szCs w:val="24"/>
        </w:rPr>
        <w:t>are</w:t>
      </w:r>
      <w:r w:rsidR="000C4DA9">
        <w:rPr>
          <w:rFonts w:ascii="Times New Roman" w:hAnsi="Times New Roman" w:cs="Times New Roman"/>
          <w:noProof/>
          <w:sz w:val="24"/>
          <w:szCs w:val="24"/>
        </w:rPr>
        <w:t xml:space="preserve"> </w:t>
      </w:r>
      <w:r w:rsidR="007E71C8">
        <w:rPr>
          <w:rFonts w:ascii="Times New Roman" w:hAnsi="Times New Roman" w:cs="Times New Roman"/>
          <w:noProof/>
          <w:sz w:val="24"/>
          <w:szCs w:val="24"/>
        </w:rPr>
        <w:t xml:space="preserve">95% confidence regions for those </w:t>
      </w:r>
      <w:r w:rsidR="000C2B82">
        <w:rPr>
          <w:rFonts w:ascii="Times New Roman" w:hAnsi="Times New Roman" w:cs="Times New Roman"/>
          <w:noProof/>
          <w:sz w:val="24"/>
          <w:szCs w:val="24"/>
        </w:rPr>
        <w:t>fits</w:t>
      </w:r>
      <w:r w:rsidR="000C4DA9">
        <w:rPr>
          <w:rFonts w:ascii="Times New Roman" w:hAnsi="Times New Roman" w:cs="Times New Roman"/>
          <w:noProof/>
          <w:sz w:val="24"/>
          <w:szCs w:val="24"/>
        </w:rPr>
        <w:t>.</w:t>
      </w:r>
    </w:p>
    <w:p w:rsidR="00FC2B70" w:rsidRDefault="00FC2B70">
      <w:pPr>
        <w:rPr>
          <w:rFonts w:ascii="Times New Roman" w:hAnsi="Times New Roman" w:cs="Times New Roman"/>
          <w:noProof/>
          <w:sz w:val="24"/>
          <w:szCs w:val="24"/>
        </w:rPr>
      </w:pPr>
      <w:r>
        <w:rPr>
          <w:rFonts w:ascii="Times New Roman" w:hAnsi="Times New Roman" w:cs="Times New Roman"/>
          <w:noProof/>
          <w:sz w:val="24"/>
          <w:szCs w:val="24"/>
        </w:rPr>
        <w:br w:type="page"/>
      </w:r>
    </w:p>
    <w:p w:rsidR="00FC2B70" w:rsidRDefault="00FC2B70" w:rsidP="00FC2B70">
      <w:pPr>
        <w:spacing w:line="480" w:lineRule="auto"/>
        <w:ind w:left="108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7432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_logAlgalGrowth_byMFAbundance_byTadpolePresenc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FC2B70" w:rsidRPr="00A26358" w:rsidRDefault="00FC2B70" w:rsidP="00FC2B70">
      <w:pPr>
        <w:spacing w:line="480" w:lineRule="auto"/>
        <w:ind w:left="1080"/>
        <w:rPr>
          <w:rFonts w:ascii="Times New Roman" w:hAnsi="Times New Roman" w:cs="Times New Roman"/>
          <w:noProof/>
          <w:sz w:val="24"/>
          <w:szCs w:val="24"/>
        </w:rPr>
      </w:pPr>
      <w:r>
        <w:rPr>
          <w:rFonts w:ascii="Times New Roman" w:hAnsi="Times New Roman" w:cs="Times New Roman"/>
          <w:noProof/>
          <w:sz w:val="24"/>
          <w:szCs w:val="24"/>
        </w:rPr>
        <w:t>FIG. 7.  Algal abundance with respect to interaction between final mayfly abundance and tadpole presence absence.</w:t>
      </w:r>
    </w:p>
    <w:sectPr w:rsidR="00FC2B70" w:rsidRPr="00A26358" w:rsidSect="00F614E9">
      <w:footerReference w:type="default" r:id="rId2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 w:author="Thomas Collier Smith" w:date="2014-10-16T20:36:00Z" w:initials="TCS">
    <w:p w:rsidR="00BF5C5A" w:rsidRDefault="00BF5C5A">
      <w:pPr>
        <w:pStyle w:val="CommentText"/>
      </w:pPr>
      <w:r>
        <w:rPr>
          <w:rStyle w:val="CommentReference"/>
        </w:rPr>
        <w:annotationRef/>
      </w:r>
      <w:r>
        <w:t>Three or four possible titles</w:t>
      </w:r>
    </w:p>
  </w:comment>
  <w:comment w:id="138" w:author="Thomas Collier Smith" w:date="2014-10-16T14:28:00Z" w:initials="TCS">
    <w:p w:rsidR="00BF5C5A" w:rsidRDefault="00BF5C5A">
      <w:pPr>
        <w:pStyle w:val="CommentText"/>
      </w:pPr>
      <w:r>
        <w:rPr>
          <w:rStyle w:val="CommentReference"/>
        </w:rPr>
        <w:annotationRef/>
      </w:r>
      <w:proofErr w:type="spellStart"/>
      <w:r>
        <w:t>Sensu</w:t>
      </w:r>
      <w:proofErr w:type="spellEnd"/>
      <w:r>
        <w:t xml:space="preserve"> Harvey and hill 1991 as seen in </w:t>
      </w:r>
      <w:proofErr w:type="spellStart"/>
      <w:r>
        <w:t>Kiffney</w:t>
      </w:r>
      <w:proofErr w:type="spellEnd"/>
      <w:r>
        <w:t xml:space="preserve"> and Richardson</w:t>
      </w:r>
    </w:p>
  </w:comment>
  <w:comment w:id="193" w:author="Thomas Collier Smith" w:date="2014-10-17T12:43:00Z" w:initials="TCS">
    <w:p w:rsidR="00BF5C5A" w:rsidRDefault="00BF5C5A">
      <w:pPr>
        <w:pStyle w:val="CommentText"/>
      </w:pPr>
      <w:r>
        <w:rPr>
          <w:rStyle w:val="CommentReference"/>
        </w:rPr>
        <w:annotationRef/>
      </w:r>
      <w:r>
        <w:t>Marina’s text, needs summarizing</w:t>
      </w:r>
    </w:p>
  </w:comment>
  <w:comment w:id="194" w:author="Thomas Collier Smith" w:date="2014-10-17T13:47:00Z" w:initials="TCS">
    <w:p w:rsidR="00BF5C5A" w:rsidRDefault="00BF5C5A" w:rsidP="00A6404C">
      <w:pPr>
        <w:pStyle w:val="CommentText"/>
      </w:pPr>
      <w:r>
        <w:rPr>
          <w:rStyle w:val="CommentReference"/>
        </w:rPr>
        <w:annotationRef/>
      </w:r>
      <w:r>
        <w:t>Really – where’s the data?</w:t>
      </w:r>
    </w:p>
  </w:comment>
  <w:comment w:id="196" w:author="Thomas Collier Smith" w:date="2014-10-17T14:43:00Z" w:initials="TCS">
    <w:p w:rsidR="00BF5C5A" w:rsidRDefault="00BF5C5A">
      <w:pPr>
        <w:pStyle w:val="CommentText"/>
      </w:pPr>
      <w:r>
        <w:rPr>
          <w:rStyle w:val="CommentReference"/>
        </w:rPr>
        <w:annotationRef/>
      </w:r>
      <w:r>
        <w:t>Marina’s text; needs shortening.</w:t>
      </w:r>
    </w:p>
  </w:comment>
  <w:comment w:id="235" w:author="Thomas Collier Smith" w:date="2014-10-17T15:13:00Z" w:initials="TCS">
    <w:p w:rsidR="00BF5C5A" w:rsidRDefault="00BF5C5A">
      <w:pPr>
        <w:pStyle w:val="CommentText"/>
      </w:pPr>
      <w:r>
        <w:rPr>
          <w:rStyle w:val="CommentReference"/>
        </w:rPr>
        <w:annotationRef/>
      </w:r>
      <w:proofErr w:type="gramStart"/>
      <w:r>
        <w:t>Marina  -</w:t>
      </w:r>
      <w:proofErr w:type="gramEnd"/>
      <w:r>
        <w:t xml:space="preserve"> when I included the block (date ) as a random intercept, that made this step unnecessary.</w:t>
      </w:r>
    </w:p>
  </w:comment>
  <w:comment w:id="267" w:author="Thomas Collier Smith" w:date="2014-10-17T14:44:00Z" w:initials="TCS">
    <w:p w:rsidR="00BF5C5A" w:rsidRDefault="00BF5C5A">
      <w:pPr>
        <w:pStyle w:val="CommentText"/>
      </w:pPr>
      <w:r>
        <w:rPr>
          <w:rStyle w:val="CommentReference"/>
        </w:rPr>
        <w:annotationRef/>
      </w:r>
      <w:r>
        <w:t xml:space="preserve">This hasn’t happened yet, but </w:t>
      </w:r>
      <w:proofErr w:type="spellStart"/>
      <w:r>
        <w:t>Yishen</w:t>
      </w:r>
      <w:proofErr w:type="spellEnd"/>
      <w:r>
        <w:t xml:space="preserve"> said he wants to do it.</w:t>
      </w:r>
    </w:p>
  </w:comment>
  <w:comment w:id="268" w:author="Thomas Collier Smith" w:date="2014-09-26T13:28:00Z" w:initials="TCS">
    <w:p w:rsidR="00BF5C5A" w:rsidRDefault="00BF5C5A">
      <w:pPr>
        <w:pStyle w:val="CommentText"/>
      </w:pPr>
      <w:r>
        <w:rPr>
          <w:rStyle w:val="CommentReference"/>
        </w:rPr>
        <w:annotationRef/>
      </w:r>
      <w:r>
        <w:t>Magnitudes, differences, back transforms? Figures are cool but not easily interpretable. Try looking at raw untransformed algal abundance for both experiments, overall mean heat maps</w:t>
      </w:r>
    </w:p>
  </w:comment>
  <w:comment w:id="298" w:author="Thomas Collier Smith" w:date="2014-10-17T16:01:00Z" w:initials="TCS">
    <w:p w:rsidR="00BF5C5A" w:rsidRDefault="00BF5C5A">
      <w:pPr>
        <w:pStyle w:val="CommentText"/>
      </w:pPr>
      <w:r>
        <w:rPr>
          <w:rStyle w:val="CommentReference"/>
        </w:rPr>
        <w:annotationRef/>
      </w:r>
      <w:r>
        <w:t>Marina’s text</w:t>
      </w:r>
    </w:p>
  </w:comment>
  <w:comment w:id="342" w:author="Thomas Collier Smith" w:date="2014-10-16T14:24:00Z" w:initials="TCS">
    <w:p w:rsidR="00BF5C5A" w:rsidRDefault="00BF5C5A">
      <w:pPr>
        <w:pStyle w:val="CommentText"/>
      </w:pPr>
      <w:r>
        <w:rPr>
          <w:rStyle w:val="CommentReference"/>
        </w:rPr>
        <w:annotationRef/>
      </w:r>
      <w:r>
        <w:t xml:space="preserve">Also look for </w:t>
      </w:r>
      <w:proofErr w:type="spellStart"/>
      <w:r>
        <w:t>Flecker</w:t>
      </w:r>
      <w:proofErr w:type="spellEnd"/>
      <w:r>
        <w:t xml:space="preserve"> 1999</w:t>
      </w:r>
    </w:p>
  </w:comment>
  <w:comment w:id="348" w:author="Thomas Collier Smith" w:date="2014-10-17T21:31:00Z" w:initials="TCS">
    <w:p w:rsidR="00414356" w:rsidRDefault="00414356" w:rsidP="00414356">
      <w:pPr>
        <w:pStyle w:val="CommentText"/>
      </w:pPr>
      <w:r>
        <w:rPr>
          <w:rStyle w:val="CommentReference"/>
        </w:rPr>
        <w:annotationRef/>
      </w:r>
      <w:proofErr w:type="spellStart"/>
      <w:r>
        <w:t>Sensu</w:t>
      </w:r>
      <w:proofErr w:type="spellEnd"/>
      <w:r>
        <w:t xml:space="preserve"> Harvey and hill 1991 as seen in </w:t>
      </w:r>
      <w:proofErr w:type="spellStart"/>
      <w:r>
        <w:t>Kiffney</w:t>
      </w:r>
      <w:proofErr w:type="spellEnd"/>
      <w:r>
        <w:t xml:space="preserve"> and Richardson</w:t>
      </w:r>
    </w:p>
  </w:comment>
  <w:comment w:id="357" w:author="Thomas Collier Smith" w:date="2014-10-16T21:59:00Z" w:initials="TCS">
    <w:p w:rsidR="00BF5C5A" w:rsidRDefault="00BF5C5A">
      <w:pPr>
        <w:pStyle w:val="CommentText"/>
      </w:pPr>
      <w:r>
        <w:rPr>
          <w:rStyle w:val="CommentReference"/>
        </w:rPr>
        <w:annotationRef/>
      </w:r>
      <w:r>
        <w:t>I am sure I have read this – what citation?</w:t>
      </w:r>
    </w:p>
  </w:comment>
  <w:comment w:id="358" w:author="Thomas Collier Smith" w:date="2014-10-11T10:29:00Z" w:initials="TCS">
    <w:p w:rsidR="00BF5C5A" w:rsidRDefault="00BF5C5A">
      <w:pPr>
        <w:pStyle w:val="CommentText"/>
      </w:pPr>
      <w:r>
        <w:rPr>
          <w:rStyle w:val="CommentReference"/>
        </w:rPr>
        <w:annotationRef/>
      </w:r>
      <w:r>
        <w:t>Interpret this as 1 unit of tadpole will reduce the algal abundance by 1 unit x e</w:t>
      </w:r>
      <w:proofErr w:type="gramStart"/>
      <w:r>
        <w:t>^(</w:t>
      </w:r>
      <w:proofErr w:type="gramEnd"/>
      <w:r>
        <w:t>-0.03)</w:t>
      </w:r>
    </w:p>
  </w:comment>
  <w:comment w:id="359" w:author="Thomas Collier Smith" w:date="2014-10-11T10:11:00Z" w:initials="TCS">
    <w:p w:rsidR="00BF5C5A" w:rsidRDefault="00BF5C5A">
      <w:pPr>
        <w:pStyle w:val="CommentText"/>
      </w:pPr>
      <w:r>
        <w:rPr>
          <w:rStyle w:val="CommentReference"/>
        </w:rPr>
        <w:annotationRef/>
      </w:r>
      <w:r>
        <w:t>Interpret this as 1 unit of mayfly will reduce the algal abundance by 1 unit x e</w:t>
      </w:r>
      <w:proofErr w:type="gramStart"/>
      <w:r>
        <w:t>^(</w:t>
      </w:r>
      <w:proofErr w:type="gramEnd"/>
      <w:r>
        <w:t>-0.0011)</w:t>
      </w:r>
    </w:p>
    <w:p w:rsidR="00BF5C5A" w:rsidRDefault="00BF5C5A">
      <w:pPr>
        <w:pStyle w:val="CommentText"/>
      </w:pPr>
    </w:p>
    <w:p w:rsidR="00BF5C5A" w:rsidRDefault="00BF5C5A">
      <w:pPr>
        <w:pStyle w:val="CommentText"/>
      </w:pPr>
      <w:r>
        <w:t>If that holds after rerunning with lake as fixed</w:t>
      </w:r>
    </w:p>
    <w:p w:rsidR="00BF5C5A" w:rsidRDefault="00BF5C5A">
      <w:pPr>
        <w:pStyle w:val="CommentText"/>
      </w:pPr>
    </w:p>
    <w:p w:rsidR="00BF5C5A" w:rsidRDefault="00BF5C5A">
      <w:pPr>
        <w:pStyle w:val="CommentText"/>
      </w:pPr>
      <w:r>
        <w:t xml:space="preserve">Interpret as a change in the difference between control and </w:t>
      </w:r>
      <w:proofErr w:type="spellStart"/>
      <w:r>
        <w:t>ecnlcosure</w:t>
      </w:r>
      <w:proofErr w:type="spellEnd"/>
      <w:r>
        <w:t xml:space="preserve"> tiles – if its negative, there is a shift towards a negative difference, or more algae in the controls than the experiments</w:t>
      </w:r>
    </w:p>
  </w:comment>
  <w:comment w:id="360" w:author="Thomas Collier Smith" w:date="2014-10-17T12:14:00Z" w:initials="TCS">
    <w:p w:rsidR="00BF5C5A" w:rsidRDefault="00BF5C5A">
      <w:pPr>
        <w:pStyle w:val="CommentText"/>
      </w:pPr>
      <w:r>
        <w:rPr>
          <w:rStyle w:val="CommentReference"/>
        </w:rPr>
        <w:annotationRef/>
      </w:r>
      <w:r>
        <w:t xml:space="preserve">Add image from lab meeting </w:t>
      </w:r>
      <w:proofErr w:type="spellStart"/>
      <w:r>
        <w:t>ppt</w:t>
      </w:r>
      <w:proofErr w:type="spellEnd"/>
      <w:r>
        <w:t xml:space="preserve"> of within lake control.</w:t>
      </w:r>
    </w:p>
  </w:comment>
  <w:comment w:id="361" w:author="Thomas Collier Smith" w:date="2014-10-15T17:13:00Z" w:initials="TCS">
    <w:p w:rsidR="00BF5C5A" w:rsidRDefault="00BF5C5A">
      <w:pPr>
        <w:pStyle w:val="CommentText"/>
      </w:pPr>
      <w:r>
        <w:rPr>
          <w:rStyle w:val="CommentReference"/>
        </w:rPr>
        <w:annotationRef/>
      </w:r>
      <w:r>
        <w:t>Could analyze the trends in the control tiles alone across time to examine trends across the season, or to examine within lake variability more.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4ED3" w:rsidRDefault="00A34ED3" w:rsidP="000B19C9">
      <w:pPr>
        <w:spacing w:after="0" w:line="240" w:lineRule="auto"/>
      </w:pPr>
      <w:r>
        <w:separator/>
      </w:r>
    </w:p>
  </w:endnote>
  <w:endnote w:type="continuationSeparator" w:id="0">
    <w:p w:rsidR="00A34ED3" w:rsidRDefault="00A34ED3" w:rsidP="000B19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Old English Text MT">
    <w:panose1 w:val="03040902040508030806"/>
    <w:charset w:val="00"/>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1842208"/>
      <w:docPartObj>
        <w:docPartGallery w:val="Page Numbers (Bottom of Page)"/>
        <w:docPartUnique/>
      </w:docPartObj>
    </w:sdtPr>
    <w:sdtEndPr>
      <w:rPr>
        <w:noProof/>
      </w:rPr>
    </w:sdtEndPr>
    <w:sdtContent>
      <w:p w:rsidR="00BF5C5A" w:rsidRDefault="00BF5C5A">
        <w:pPr>
          <w:pStyle w:val="Footer"/>
          <w:jc w:val="center"/>
        </w:pPr>
        <w:r>
          <w:fldChar w:fldCharType="begin"/>
        </w:r>
        <w:r>
          <w:instrText xml:space="preserve"> PAGE   \* MERGEFORMAT </w:instrText>
        </w:r>
        <w:r>
          <w:fldChar w:fldCharType="separate"/>
        </w:r>
        <w:r w:rsidR="00617EAC">
          <w:rPr>
            <w:noProof/>
          </w:rPr>
          <w:t>10</w:t>
        </w:r>
        <w:r>
          <w:rPr>
            <w:noProof/>
          </w:rPr>
          <w:fldChar w:fldCharType="end"/>
        </w:r>
      </w:p>
    </w:sdtContent>
  </w:sdt>
  <w:p w:rsidR="00BF5C5A" w:rsidRDefault="00BF5C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4ED3" w:rsidRDefault="00A34ED3" w:rsidP="000B19C9">
      <w:pPr>
        <w:spacing w:after="0" w:line="240" w:lineRule="auto"/>
      </w:pPr>
      <w:r>
        <w:separator/>
      </w:r>
    </w:p>
  </w:footnote>
  <w:footnote w:type="continuationSeparator" w:id="0">
    <w:p w:rsidR="00A34ED3" w:rsidRDefault="00A34ED3" w:rsidP="000B19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1F7FBE"/>
    <w:multiLevelType w:val="hybridMultilevel"/>
    <w:tmpl w:val="E5069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A40BB5"/>
    <w:multiLevelType w:val="hybridMultilevel"/>
    <w:tmpl w:val="85D6C7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DAF09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5E4D76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657212B7"/>
    <w:multiLevelType w:val="hybridMultilevel"/>
    <w:tmpl w:val="38346F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2E81"/>
    <w:rsid w:val="00016E22"/>
    <w:rsid w:val="00016E43"/>
    <w:rsid w:val="0002091F"/>
    <w:rsid w:val="00030CCA"/>
    <w:rsid w:val="00037EE4"/>
    <w:rsid w:val="00041F0F"/>
    <w:rsid w:val="00053005"/>
    <w:rsid w:val="00053DB3"/>
    <w:rsid w:val="00065FB5"/>
    <w:rsid w:val="00076062"/>
    <w:rsid w:val="000A6C7F"/>
    <w:rsid w:val="000B19C9"/>
    <w:rsid w:val="000B42C3"/>
    <w:rsid w:val="000B5371"/>
    <w:rsid w:val="000B67B2"/>
    <w:rsid w:val="000B6892"/>
    <w:rsid w:val="000C2B82"/>
    <w:rsid w:val="000C4DA9"/>
    <w:rsid w:val="000C73B7"/>
    <w:rsid w:val="000C7FAB"/>
    <w:rsid w:val="000D1810"/>
    <w:rsid w:val="000D4B7E"/>
    <w:rsid w:val="000F07E0"/>
    <w:rsid w:val="000F31F4"/>
    <w:rsid w:val="0012027A"/>
    <w:rsid w:val="00127823"/>
    <w:rsid w:val="00131F0C"/>
    <w:rsid w:val="00145B1E"/>
    <w:rsid w:val="00147EF7"/>
    <w:rsid w:val="00153F08"/>
    <w:rsid w:val="001665C8"/>
    <w:rsid w:val="001717A0"/>
    <w:rsid w:val="00177D15"/>
    <w:rsid w:val="00180491"/>
    <w:rsid w:val="00180BAA"/>
    <w:rsid w:val="00194AE4"/>
    <w:rsid w:val="001B06A1"/>
    <w:rsid w:val="001B0C2B"/>
    <w:rsid w:val="001B0DB4"/>
    <w:rsid w:val="001B2BF1"/>
    <w:rsid w:val="001C46BA"/>
    <w:rsid w:val="001D23E8"/>
    <w:rsid w:val="001D3EEC"/>
    <w:rsid w:val="001E36C4"/>
    <w:rsid w:val="001E4071"/>
    <w:rsid w:val="00200828"/>
    <w:rsid w:val="00214FD4"/>
    <w:rsid w:val="00217116"/>
    <w:rsid w:val="00220CAA"/>
    <w:rsid w:val="0022406C"/>
    <w:rsid w:val="002243E2"/>
    <w:rsid w:val="00225F27"/>
    <w:rsid w:val="002351DB"/>
    <w:rsid w:val="00265FDB"/>
    <w:rsid w:val="00275758"/>
    <w:rsid w:val="00283EBB"/>
    <w:rsid w:val="002A27B9"/>
    <w:rsid w:val="002A7ACC"/>
    <w:rsid w:val="002B4EB9"/>
    <w:rsid w:val="002D4AE8"/>
    <w:rsid w:val="002E6C67"/>
    <w:rsid w:val="002F6112"/>
    <w:rsid w:val="003017EA"/>
    <w:rsid w:val="00314472"/>
    <w:rsid w:val="00321875"/>
    <w:rsid w:val="0032234D"/>
    <w:rsid w:val="00324CD7"/>
    <w:rsid w:val="003338B0"/>
    <w:rsid w:val="003625DD"/>
    <w:rsid w:val="00363983"/>
    <w:rsid w:val="003658E7"/>
    <w:rsid w:val="003676AE"/>
    <w:rsid w:val="003804D2"/>
    <w:rsid w:val="00381042"/>
    <w:rsid w:val="00386F7D"/>
    <w:rsid w:val="003969FB"/>
    <w:rsid w:val="00397E20"/>
    <w:rsid w:val="003A6A78"/>
    <w:rsid w:val="003B5116"/>
    <w:rsid w:val="003B6BB9"/>
    <w:rsid w:val="003B781C"/>
    <w:rsid w:val="003C2950"/>
    <w:rsid w:val="003C662F"/>
    <w:rsid w:val="003D1BF5"/>
    <w:rsid w:val="003E05D3"/>
    <w:rsid w:val="003E2376"/>
    <w:rsid w:val="003E2420"/>
    <w:rsid w:val="003E73A3"/>
    <w:rsid w:val="00400758"/>
    <w:rsid w:val="004054F1"/>
    <w:rsid w:val="00407DA0"/>
    <w:rsid w:val="00407E62"/>
    <w:rsid w:val="00414356"/>
    <w:rsid w:val="00417E94"/>
    <w:rsid w:val="00421714"/>
    <w:rsid w:val="004337C1"/>
    <w:rsid w:val="00435DD8"/>
    <w:rsid w:val="004407C3"/>
    <w:rsid w:val="00445D42"/>
    <w:rsid w:val="0044764E"/>
    <w:rsid w:val="004565A0"/>
    <w:rsid w:val="0045700C"/>
    <w:rsid w:val="00475EEB"/>
    <w:rsid w:val="00477560"/>
    <w:rsid w:val="0048024A"/>
    <w:rsid w:val="00481145"/>
    <w:rsid w:val="004822B8"/>
    <w:rsid w:val="00485024"/>
    <w:rsid w:val="004868D8"/>
    <w:rsid w:val="00493FCF"/>
    <w:rsid w:val="004A00BD"/>
    <w:rsid w:val="004A1D89"/>
    <w:rsid w:val="004A5BD3"/>
    <w:rsid w:val="004B1D01"/>
    <w:rsid w:val="004C06DF"/>
    <w:rsid w:val="004C599D"/>
    <w:rsid w:val="004E7E05"/>
    <w:rsid w:val="004F2539"/>
    <w:rsid w:val="004F5C5F"/>
    <w:rsid w:val="0050104A"/>
    <w:rsid w:val="00506581"/>
    <w:rsid w:val="00512870"/>
    <w:rsid w:val="005220DD"/>
    <w:rsid w:val="005320B1"/>
    <w:rsid w:val="0054169C"/>
    <w:rsid w:val="005446CA"/>
    <w:rsid w:val="00551159"/>
    <w:rsid w:val="0056184E"/>
    <w:rsid w:val="00565003"/>
    <w:rsid w:val="00566BB1"/>
    <w:rsid w:val="0058189C"/>
    <w:rsid w:val="005830EE"/>
    <w:rsid w:val="0058346D"/>
    <w:rsid w:val="00587FE1"/>
    <w:rsid w:val="005919BC"/>
    <w:rsid w:val="00591FA3"/>
    <w:rsid w:val="00596F9A"/>
    <w:rsid w:val="005A189F"/>
    <w:rsid w:val="005A4FDD"/>
    <w:rsid w:val="005A66B2"/>
    <w:rsid w:val="005B0839"/>
    <w:rsid w:val="005B0884"/>
    <w:rsid w:val="005B530B"/>
    <w:rsid w:val="005B7279"/>
    <w:rsid w:val="005C1229"/>
    <w:rsid w:val="005C6B5A"/>
    <w:rsid w:val="005D2E8A"/>
    <w:rsid w:val="005D6295"/>
    <w:rsid w:val="005D653D"/>
    <w:rsid w:val="005E1BDE"/>
    <w:rsid w:val="005E3E27"/>
    <w:rsid w:val="005F0F38"/>
    <w:rsid w:val="00607641"/>
    <w:rsid w:val="006101B6"/>
    <w:rsid w:val="00613078"/>
    <w:rsid w:val="00617E4C"/>
    <w:rsid w:val="00617EAC"/>
    <w:rsid w:val="00621113"/>
    <w:rsid w:val="006372FF"/>
    <w:rsid w:val="00651497"/>
    <w:rsid w:val="00652144"/>
    <w:rsid w:val="0065613A"/>
    <w:rsid w:val="006631B1"/>
    <w:rsid w:val="0066534F"/>
    <w:rsid w:val="00665FCB"/>
    <w:rsid w:val="00676956"/>
    <w:rsid w:val="00690485"/>
    <w:rsid w:val="00690E21"/>
    <w:rsid w:val="006950AB"/>
    <w:rsid w:val="006A5CDE"/>
    <w:rsid w:val="006B03C6"/>
    <w:rsid w:val="006B093E"/>
    <w:rsid w:val="006B47ED"/>
    <w:rsid w:val="006B4BF3"/>
    <w:rsid w:val="006B7494"/>
    <w:rsid w:val="006C64D7"/>
    <w:rsid w:val="006D6EFC"/>
    <w:rsid w:val="006F228D"/>
    <w:rsid w:val="006F25A5"/>
    <w:rsid w:val="006F4693"/>
    <w:rsid w:val="00704A56"/>
    <w:rsid w:val="00706C7D"/>
    <w:rsid w:val="007171DA"/>
    <w:rsid w:val="00720868"/>
    <w:rsid w:val="007325B7"/>
    <w:rsid w:val="0073387B"/>
    <w:rsid w:val="00742CFF"/>
    <w:rsid w:val="00742D69"/>
    <w:rsid w:val="00745FA7"/>
    <w:rsid w:val="00762402"/>
    <w:rsid w:val="007728D0"/>
    <w:rsid w:val="00775C68"/>
    <w:rsid w:val="00791AC3"/>
    <w:rsid w:val="00791CE8"/>
    <w:rsid w:val="007A74B7"/>
    <w:rsid w:val="007A74E3"/>
    <w:rsid w:val="007B5EC3"/>
    <w:rsid w:val="007B60CB"/>
    <w:rsid w:val="007C00D6"/>
    <w:rsid w:val="007C24B8"/>
    <w:rsid w:val="007C74D6"/>
    <w:rsid w:val="007D311A"/>
    <w:rsid w:val="007D39D4"/>
    <w:rsid w:val="007D4B11"/>
    <w:rsid w:val="007D61D9"/>
    <w:rsid w:val="007E14E5"/>
    <w:rsid w:val="007E71C8"/>
    <w:rsid w:val="007F3BD1"/>
    <w:rsid w:val="0080445A"/>
    <w:rsid w:val="0080453E"/>
    <w:rsid w:val="00815DD2"/>
    <w:rsid w:val="00816DF7"/>
    <w:rsid w:val="00817FF4"/>
    <w:rsid w:val="00831600"/>
    <w:rsid w:val="00834A80"/>
    <w:rsid w:val="00852A40"/>
    <w:rsid w:val="00854335"/>
    <w:rsid w:val="00860C10"/>
    <w:rsid w:val="008664C6"/>
    <w:rsid w:val="00871B22"/>
    <w:rsid w:val="00872A64"/>
    <w:rsid w:val="00872EC5"/>
    <w:rsid w:val="00873550"/>
    <w:rsid w:val="008742E1"/>
    <w:rsid w:val="008765D4"/>
    <w:rsid w:val="00877774"/>
    <w:rsid w:val="0088064A"/>
    <w:rsid w:val="00886188"/>
    <w:rsid w:val="00892879"/>
    <w:rsid w:val="008A560B"/>
    <w:rsid w:val="008B2F78"/>
    <w:rsid w:val="008B4A64"/>
    <w:rsid w:val="008D4629"/>
    <w:rsid w:val="008D61FC"/>
    <w:rsid w:val="008E0C7C"/>
    <w:rsid w:val="008E3523"/>
    <w:rsid w:val="008E3904"/>
    <w:rsid w:val="008E5253"/>
    <w:rsid w:val="008E5FEE"/>
    <w:rsid w:val="008E6404"/>
    <w:rsid w:val="008F14E5"/>
    <w:rsid w:val="008F41C1"/>
    <w:rsid w:val="008F569D"/>
    <w:rsid w:val="0091165F"/>
    <w:rsid w:val="00914179"/>
    <w:rsid w:val="00916AF4"/>
    <w:rsid w:val="009302B8"/>
    <w:rsid w:val="00944EFC"/>
    <w:rsid w:val="009462EB"/>
    <w:rsid w:val="009479A5"/>
    <w:rsid w:val="00954452"/>
    <w:rsid w:val="00954B37"/>
    <w:rsid w:val="0097474A"/>
    <w:rsid w:val="00975D23"/>
    <w:rsid w:val="00976298"/>
    <w:rsid w:val="0098083B"/>
    <w:rsid w:val="00984D70"/>
    <w:rsid w:val="00992FBE"/>
    <w:rsid w:val="009A2B18"/>
    <w:rsid w:val="009A6194"/>
    <w:rsid w:val="009B2A10"/>
    <w:rsid w:val="009C1BC1"/>
    <w:rsid w:val="009C6F39"/>
    <w:rsid w:val="009D3437"/>
    <w:rsid w:val="009D7F1B"/>
    <w:rsid w:val="009F5BEA"/>
    <w:rsid w:val="009F716F"/>
    <w:rsid w:val="00A02237"/>
    <w:rsid w:val="00A030CF"/>
    <w:rsid w:val="00A046AE"/>
    <w:rsid w:val="00A15309"/>
    <w:rsid w:val="00A26358"/>
    <w:rsid w:val="00A30460"/>
    <w:rsid w:val="00A313BC"/>
    <w:rsid w:val="00A34ED3"/>
    <w:rsid w:val="00A37D19"/>
    <w:rsid w:val="00A6404C"/>
    <w:rsid w:val="00A71639"/>
    <w:rsid w:val="00A74156"/>
    <w:rsid w:val="00A90058"/>
    <w:rsid w:val="00AA34AF"/>
    <w:rsid w:val="00AB258D"/>
    <w:rsid w:val="00AB59AA"/>
    <w:rsid w:val="00AB5B5C"/>
    <w:rsid w:val="00AC1331"/>
    <w:rsid w:val="00AC4B27"/>
    <w:rsid w:val="00AC55B0"/>
    <w:rsid w:val="00AD160F"/>
    <w:rsid w:val="00AD3F5C"/>
    <w:rsid w:val="00AE096E"/>
    <w:rsid w:val="00AE4811"/>
    <w:rsid w:val="00AE6419"/>
    <w:rsid w:val="00AF7B6A"/>
    <w:rsid w:val="00B05306"/>
    <w:rsid w:val="00B073C6"/>
    <w:rsid w:val="00B10A49"/>
    <w:rsid w:val="00B12DF0"/>
    <w:rsid w:val="00B22492"/>
    <w:rsid w:val="00B22968"/>
    <w:rsid w:val="00B343CC"/>
    <w:rsid w:val="00B41826"/>
    <w:rsid w:val="00B61137"/>
    <w:rsid w:val="00B703AA"/>
    <w:rsid w:val="00B7378C"/>
    <w:rsid w:val="00B75575"/>
    <w:rsid w:val="00B75D9A"/>
    <w:rsid w:val="00B7781F"/>
    <w:rsid w:val="00B815B4"/>
    <w:rsid w:val="00B82A48"/>
    <w:rsid w:val="00B92629"/>
    <w:rsid w:val="00B94913"/>
    <w:rsid w:val="00B94AB1"/>
    <w:rsid w:val="00BB7B9E"/>
    <w:rsid w:val="00BC6BF3"/>
    <w:rsid w:val="00BD0633"/>
    <w:rsid w:val="00BD0A58"/>
    <w:rsid w:val="00BD1420"/>
    <w:rsid w:val="00BE2229"/>
    <w:rsid w:val="00BF07E1"/>
    <w:rsid w:val="00BF0E62"/>
    <w:rsid w:val="00BF59AA"/>
    <w:rsid w:val="00BF5A63"/>
    <w:rsid w:val="00BF5C5A"/>
    <w:rsid w:val="00BF6491"/>
    <w:rsid w:val="00C00E13"/>
    <w:rsid w:val="00C05461"/>
    <w:rsid w:val="00C10FDE"/>
    <w:rsid w:val="00C11BBD"/>
    <w:rsid w:val="00C143D2"/>
    <w:rsid w:val="00C23BCB"/>
    <w:rsid w:val="00C27901"/>
    <w:rsid w:val="00C27D24"/>
    <w:rsid w:val="00C30B14"/>
    <w:rsid w:val="00C646C3"/>
    <w:rsid w:val="00C80538"/>
    <w:rsid w:val="00C82F89"/>
    <w:rsid w:val="00C90CED"/>
    <w:rsid w:val="00C92696"/>
    <w:rsid w:val="00C943DA"/>
    <w:rsid w:val="00C9698B"/>
    <w:rsid w:val="00CB01BD"/>
    <w:rsid w:val="00CC03D9"/>
    <w:rsid w:val="00CD0D7F"/>
    <w:rsid w:val="00CD616C"/>
    <w:rsid w:val="00CE3207"/>
    <w:rsid w:val="00CE593A"/>
    <w:rsid w:val="00D07375"/>
    <w:rsid w:val="00D11ED8"/>
    <w:rsid w:val="00D1481C"/>
    <w:rsid w:val="00D14ED6"/>
    <w:rsid w:val="00D268F4"/>
    <w:rsid w:val="00D47A51"/>
    <w:rsid w:val="00D56C60"/>
    <w:rsid w:val="00D61DF2"/>
    <w:rsid w:val="00D63F78"/>
    <w:rsid w:val="00D63F83"/>
    <w:rsid w:val="00D9056E"/>
    <w:rsid w:val="00D90F33"/>
    <w:rsid w:val="00D91E1C"/>
    <w:rsid w:val="00D92568"/>
    <w:rsid w:val="00D92651"/>
    <w:rsid w:val="00D93E75"/>
    <w:rsid w:val="00D94528"/>
    <w:rsid w:val="00D9493A"/>
    <w:rsid w:val="00D94C8A"/>
    <w:rsid w:val="00D975AD"/>
    <w:rsid w:val="00DA0ABC"/>
    <w:rsid w:val="00DB4DA5"/>
    <w:rsid w:val="00DC249A"/>
    <w:rsid w:val="00DF2BAE"/>
    <w:rsid w:val="00DF5AE2"/>
    <w:rsid w:val="00DF73DF"/>
    <w:rsid w:val="00E00686"/>
    <w:rsid w:val="00E106EF"/>
    <w:rsid w:val="00E17E7F"/>
    <w:rsid w:val="00E318EE"/>
    <w:rsid w:val="00E32F80"/>
    <w:rsid w:val="00E51D98"/>
    <w:rsid w:val="00E52861"/>
    <w:rsid w:val="00E532B8"/>
    <w:rsid w:val="00E63641"/>
    <w:rsid w:val="00E64116"/>
    <w:rsid w:val="00E71C00"/>
    <w:rsid w:val="00E809B1"/>
    <w:rsid w:val="00E82E81"/>
    <w:rsid w:val="00E857D0"/>
    <w:rsid w:val="00E9485C"/>
    <w:rsid w:val="00E958C0"/>
    <w:rsid w:val="00EA0087"/>
    <w:rsid w:val="00EA2345"/>
    <w:rsid w:val="00EB17CA"/>
    <w:rsid w:val="00EB3B69"/>
    <w:rsid w:val="00EB54A4"/>
    <w:rsid w:val="00EC1CEF"/>
    <w:rsid w:val="00EC2434"/>
    <w:rsid w:val="00EC2BE5"/>
    <w:rsid w:val="00EC34B0"/>
    <w:rsid w:val="00EC765B"/>
    <w:rsid w:val="00ED293A"/>
    <w:rsid w:val="00EE0790"/>
    <w:rsid w:val="00EE1445"/>
    <w:rsid w:val="00EE3A4D"/>
    <w:rsid w:val="00EF2EA8"/>
    <w:rsid w:val="00F00DDB"/>
    <w:rsid w:val="00F10C2D"/>
    <w:rsid w:val="00F13DB7"/>
    <w:rsid w:val="00F14896"/>
    <w:rsid w:val="00F167AC"/>
    <w:rsid w:val="00F31891"/>
    <w:rsid w:val="00F428A4"/>
    <w:rsid w:val="00F443AF"/>
    <w:rsid w:val="00F44BB3"/>
    <w:rsid w:val="00F473DC"/>
    <w:rsid w:val="00F614E9"/>
    <w:rsid w:val="00F617B0"/>
    <w:rsid w:val="00F66088"/>
    <w:rsid w:val="00F777D3"/>
    <w:rsid w:val="00F83DE3"/>
    <w:rsid w:val="00F8438D"/>
    <w:rsid w:val="00F85CD1"/>
    <w:rsid w:val="00F90E8F"/>
    <w:rsid w:val="00F91046"/>
    <w:rsid w:val="00FA4EB7"/>
    <w:rsid w:val="00FA56A2"/>
    <w:rsid w:val="00FA6035"/>
    <w:rsid w:val="00FB02F4"/>
    <w:rsid w:val="00FB27A9"/>
    <w:rsid w:val="00FC2B70"/>
    <w:rsid w:val="00FC6B2D"/>
    <w:rsid w:val="00FD796F"/>
    <w:rsid w:val="00FE3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24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2E81"/>
    <w:pPr>
      <w:ind w:left="720"/>
      <w:contextualSpacing/>
    </w:pPr>
  </w:style>
  <w:style w:type="paragraph" w:styleId="BalloonText">
    <w:name w:val="Balloon Text"/>
    <w:basedOn w:val="Normal"/>
    <w:link w:val="BalloonTextChar"/>
    <w:uiPriority w:val="99"/>
    <w:semiHidden/>
    <w:unhideWhenUsed/>
    <w:rsid w:val="00E82E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E81"/>
    <w:rPr>
      <w:rFonts w:ascii="Tahoma" w:hAnsi="Tahoma" w:cs="Tahoma"/>
      <w:sz w:val="16"/>
      <w:szCs w:val="16"/>
    </w:rPr>
  </w:style>
  <w:style w:type="character" w:styleId="LineNumber">
    <w:name w:val="line number"/>
    <w:basedOn w:val="DefaultParagraphFont"/>
    <w:uiPriority w:val="99"/>
    <w:semiHidden/>
    <w:unhideWhenUsed/>
    <w:rsid w:val="00F614E9"/>
  </w:style>
  <w:style w:type="character" w:styleId="PlaceholderText">
    <w:name w:val="Placeholder Text"/>
    <w:basedOn w:val="DefaultParagraphFont"/>
    <w:uiPriority w:val="99"/>
    <w:semiHidden/>
    <w:rsid w:val="00872A64"/>
    <w:rPr>
      <w:color w:val="808080"/>
    </w:rPr>
  </w:style>
  <w:style w:type="paragraph" w:customStyle="1" w:styleId="MediumGrid21">
    <w:name w:val="Medium Grid 21"/>
    <w:uiPriority w:val="1"/>
    <w:qFormat/>
    <w:rsid w:val="007D4B11"/>
    <w:pPr>
      <w:spacing w:after="0" w:line="240" w:lineRule="auto"/>
    </w:pPr>
    <w:rPr>
      <w:rFonts w:ascii="Calibri" w:eastAsia="Calibri" w:hAnsi="Calibri" w:cs="Times New Roman"/>
    </w:rPr>
  </w:style>
  <w:style w:type="table" w:styleId="TableGrid">
    <w:name w:val="Table Grid"/>
    <w:basedOn w:val="TableNormal"/>
    <w:uiPriority w:val="59"/>
    <w:rsid w:val="008F5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D160F"/>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DF2BAE"/>
    <w:rPr>
      <w:sz w:val="16"/>
      <w:szCs w:val="16"/>
    </w:rPr>
  </w:style>
  <w:style w:type="paragraph" w:styleId="CommentText">
    <w:name w:val="annotation text"/>
    <w:basedOn w:val="Normal"/>
    <w:link w:val="CommentTextChar"/>
    <w:uiPriority w:val="99"/>
    <w:semiHidden/>
    <w:unhideWhenUsed/>
    <w:rsid w:val="00DF2BAE"/>
    <w:pPr>
      <w:spacing w:line="240" w:lineRule="auto"/>
    </w:pPr>
    <w:rPr>
      <w:sz w:val="20"/>
      <w:szCs w:val="20"/>
    </w:rPr>
  </w:style>
  <w:style w:type="character" w:customStyle="1" w:styleId="CommentTextChar">
    <w:name w:val="Comment Text Char"/>
    <w:basedOn w:val="DefaultParagraphFont"/>
    <w:link w:val="CommentText"/>
    <w:uiPriority w:val="99"/>
    <w:semiHidden/>
    <w:rsid w:val="00DF2BAE"/>
    <w:rPr>
      <w:sz w:val="20"/>
      <w:szCs w:val="20"/>
    </w:rPr>
  </w:style>
  <w:style w:type="paragraph" w:styleId="CommentSubject">
    <w:name w:val="annotation subject"/>
    <w:basedOn w:val="CommentText"/>
    <w:next w:val="CommentText"/>
    <w:link w:val="CommentSubjectChar"/>
    <w:uiPriority w:val="99"/>
    <w:semiHidden/>
    <w:unhideWhenUsed/>
    <w:rsid w:val="00DF2BAE"/>
    <w:rPr>
      <w:b/>
      <w:bCs/>
    </w:rPr>
  </w:style>
  <w:style w:type="character" w:customStyle="1" w:styleId="CommentSubjectChar">
    <w:name w:val="Comment Subject Char"/>
    <w:basedOn w:val="CommentTextChar"/>
    <w:link w:val="CommentSubject"/>
    <w:uiPriority w:val="99"/>
    <w:semiHidden/>
    <w:rsid w:val="00DF2BAE"/>
    <w:rPr>
      <w:b/>
      <w:bCs/>
      <w:sz w:val="20"/>
      <w:szCs w:val="20"/>
    </w:rPr>
  </w:style>
  <w:style w:type="paragraph" w:styleId="NoSpacing">
    <w:name w:val="No Spacing"/>
    <w:uiPriority w:val="1"/>
    <w:qFormat/>
    <w:rsid w:val="00C9698B"/>
    <w:pPr>
      <w:spacing w:after="0" w:line="240" w:lineRule="auto"/>
    </w:pPr>
  </w:style>
  <w:style w:type="paragraph" w:styleId="Header">
    <w:name w:val="header"/>
    <w:basedOn w:val="Normal"/>
    <w:link w:val="HeaderChar"/>
    <w:uiPriority w:val="99"/>
    <w:unhideWhenUsed/>
    <w:rsid w:val="000B19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19C9"/>
  </w:style>
  <w:style w:type="paragraph" w:styleId="Footer">
    <w:name w:val="footer"/>
    <w:basedOn w:val="Normal"/>
    <w:link w:val="FooterChar"/>
    <w:uiPriority w:val="99"/>
    <w:unhideWhenUsed/>
    <w:rsid w:val="000B19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19C9"/>
  </w:style>
  <w:style w:type="table" w:styleId="LightShading">
    <w:name w:val="Light Shading"/>
    <w:basedOn w:val="TableNormal"/>
    <w:uiPriority w:val="60"/>
    <w:rsid w:val="000B19C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817FF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24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2E81"/>
    <w:pPr>
      <w:ind w:left="720"/>
      <w:contextualSpacing/>
    </w:pPr>
  </w:style>
  <w:style w:type="paragraph" w:styleId="BalloonText">
    <w:name w:val="Balloon Text"/>
    <w:basedOn w:val="Normal"/>
    <w:link w:val="BalloonTextChar"/>
    <w:uiPriority w:val="99"/>
    <w:semiHidden/>
    <w:unhideWhenUsed/>
    <w:rsid w:val="00E82E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E81"/>
    <w:rPr>
      <w:rFonts w:ascii="Tahoma" w:hAnsi="Tahoma" w:cs="Tahoma"/>
      <w:sz w:val="16"/>
      <w:szCs w:val="16"/>
    </w:rPr>
  </w:style>
  <w:style w:type="character" w:styleId="LineNumber">
    <w:name w:val="line number"/>
    <w:basedOn w:val="DefaultParagraphFont"/>
    <w:uiPriority w:val="99"/>
    <w:semiHidden/>
    <w:unhideWhenUsed/>
    <w:rsid w:val="00F614E9"/>
  </w:style>
  <w:style w:type="character" w:styleId="PlaceholderText">
    <w:name w:val="Placeholder Text"/>
    <w:basedOn w:val="DefaultParagraphFont"/>
    <w:uiPriority w:val="99"/>
    <w:semiHidden/>
    <w:rsid w:val="00872A64"/>
    <w:rPr>
      <w:color w:val="808080"/>
    </w:rPr>
  </w:style>
  <w:style w:type="paragraph" w:customStyle="1" w:styleId="MediumGrid21">
    <w:name w:val="Medium Grid 21"/>
    <w:uiPriority w:val="1"/>
    <w:qFormat/>
    <w:rsid w:val="007D4B11"/>
    <w:pPr>
      <w:spacing w:after="0" w:line="240" w:lineRule="auto"/>
    </w:pPr>
    <w:rPr>
      <w:rFonts w:ascii="Calibri" w:eastAsia="Calibri" w:hAnsi="Calibri" w:cs="Times New Roman"/>
    </w:rPr>
  </w:style>
  <w:style w:type="table" w:styleId="TableGrid">
    <w:name w:val="Table Grid"/>
    <w:basedOn w:val="TableNormal"/>
    <w:uiPriority w:val="59"/>
    <w:rsid w:val="008F5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D160F"/>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DF2BAE"/>
    <w:rPr>
      <w:sz w:val="16"/>
      <w:szCs w:val="16"/>
    </w:rPr>
  </w:style>
  <w:style w:type="paragraph" w:styleId="CommentText">
    <w:name w:val="annotation text"/>
    <w:basedOn w:val="Normal"/>
    <w:link w:val="CommentTextChar"/>
    <w:uiPriority w:val="99"/>
    <w:semiHidden/>
    <w:unhideWhenUsed/>
    <w:rsid w:val="00DF2BAE"/>
    <w:pPr>
      <w:spacing w:line="240" w:lineRule="auto"/>
    </w:pPr>
    <w:rPr>
      <w:sz w:val="20"/>
      <w:szCs w:val="20"/>
    </w:rPr>
  </w:style>
  <w:style w:type="character" w:customStyle="1" w:styleId="CommentTextChar">
    <w:name w:val="Comment Text Char"/>
    <w:basedOn w:val="DefaultParagraphFont"/>
    <w:link w:val="CommentText"/>
    <w:uiPriority w:val="99"/>
    <w:semiHidden/>
    <w:rsid w:val="00DF2BAE"/>
    <w:rPr>
      <w:sz w:val="20"/>
      <w:szCs w:val="20"/>
    </w:rPr>
  </w:style>
  <w:style w:type="paragraph" w:styleId="CommentSubject">
    <w:name w:val="annotation subject"/>
    <w:basedOn w:val="CommentText"/>
    <w:next w:val="CommentText"/>
    <w:link w:val="CommentSubjectChar"/>
    <w:uiPriority w:val="99"/>
    <w:semiHidden/>
    <w:unhideWhenUsed/>
    <w:rsid w:val="00DF2BAE"/>
    <w:rPr>
      <w:b/>
      <w:bCs/>
    </w:rPr>
  </w:style>
  <w:style w:type="character" w:customStyle="1" w:styleId="CommentSubjectChar">
    <w:name w:val="Comment Subject Char"/>
    <w:basedOn w:val="CommentTextChar"/>
    <w:link w:val="CommentSubject"/>
    <w:uiPriority w:val="99"/>
    <w:semiHidden/>
    <w:rsid w:val="00DF2BAE"/>
    <w:rPr>
      <w:b/>
      <w:bCs/>
      <w:sz w:val="20"/>
      <w:szCs w:val="20"/>
    </w:rPr>
  </w:style>
  <w:style w:type="paragraph" w:styleId="NoSpacing">
    <w:name w:val="No Spacing"/>
    <w:uiPriority w:val="1"/>
    <w:qFormat/>
    <w:rsid w:val="00C9698B"/>
    <w:pPr>
      <w:spacing w:after="0" w:line="240" w:lineRule="auto"/>
    </w:pPr>
  </w:style>
  <w:style w:type="paragraph" w:styleId="Header">
    <w:name w:val="header"/>
    <w:basedOn w:val="Normal"/>
    <w:link w:val="HeaderChar"/>
    <w:uiPriority w:val="99"/>
    <w:unhideWhenUsed/>
    <w:rsid w:val="000B19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19C9"/>
  </w:style>
  <w:style w:type="paragraph" w:styleId="Footer">
    <w:name w:val="footer"/>
    <w:basedOn w:val="Normal"/>
    <w:link w:val="FooterChar"/>
    <w:uiPriority w:val="99"/>
    <w:unhideWhenUsed/>
    <w:rsid w:val="000B19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19C9"/>
  </w:style>
  <w:style w:type="table" w:styleId="LightShading">
    <w:name w:val="Light Shading"/>
    <w:basedOn w:val="TableNormal"/>
    <w:uiPriority w:val="60"/>
    <w:rsid w:val="000B19C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817FF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0824889">
      <w:bodyDiv w:val="1"/>
      <w:marLeft w:val="0"/>
      <w:marRight w:val="0"/>
      <w:marTop w:val="0"/>
      <w:marBottom w:val="0"/>
      <w:divBdr>
        <w:top w:val="none" w:sz="0" w:space="0" w:color="auto"/>
        <w:left w:val="none" w:sz="0" w:space="0" w:color="auto"/>
        <w:bottom w:val="none" w:sz="0" w:space="0" w:color="auto"/>
        <w:right w:val="none" w:sz="0" w:space="0" w:color="auto"/>
      </w:divBdr>
    </w:div>
    <w:div w:id="1148085085">
      <w:bodyDiv w:val="1"/>
      <w:marLeft w:val="0"/>
      <w:marRight w:val="0"/>
      <w:marTop w:val="0"/>
      <w:marBottom w:val="0"/>
      <w:divBdr>
        <w:top w:val="none" w:sz="0" w:space="0" w:color="auto"/>
        <w:left w:val="none" w:sz="0" w:space="0" w:color="auto"/>
        <w:bottom w:val="none" w:sz="0" w:space="0" w:color="auto"/>
        <w:right w:val="none" w:sz="0" w:space="0" w:color="auto"/>
      </w:divBdr>
    </w:div>
    <w:div w:id="1247305289">
      <w:bodyDiv w:val="1"/>
      <w:marLeft w:val="0"/>
      <w:marRight w:val="0"/>
      <w:marTop w:val="0"/>
      <w:marBottom w:val="0"/>
      <w:divBdr>
        <w:top w:val="none" w:sz="0" w:space="0" w:color="auto"/>
        <w:left w:val="none" w:sz="0" w:space="0" w:color="auto"/>
        <w:bottom w:val="none" w:sz="0" w:space="0" w:color="auto"/>
        <w:right w:val="none" w:sz="0" w:space="0" w:color="auto"/>
      </w:divBdr>
    </w:div>
    <w:div w:id="1857304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6C4AE0-C13D-4A92-99C5-1877F3ABA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49</Pages>
  <Words>28264</Words>
  <Characters>161105</Characters>
  <Application>Microsoft Office Word</Application>
  <DocSecurity>0</DocSecurity>
  <Lines>1342</Lines>
  <Paragraphs>377</Paragraphs>
  <ScaleCrop>false</ScaleCrop>
  <HeadingPairs>
    <vt:vector size="2" baseType="variant">
      <vt:variant>
        <vt:lpstr>Title</vt:lpstr>
      </vt:variant>
      <vt:variant>
        <vt:i4>1</vt:i4>
      </vt:variant>
    </vt:vector>
  </HeadingPairs>
  <TitlesOfParts>
    <vt:vector size="1" baseType="lpstr">
      <vt:lpstr/>
    </vt:vector>
  </TitlesOfParts>
  <Company>University of California, Santa Barbar</Company>
  <LinksUpToDate>false</LinksUpToDate>
  <CharactersWithSpaces>188992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Collier Smith</dc:creator>
  <cp:lastModifiedBy>Thomas Collier Smith</cp:lastModifiedBy>
  <cp:revision>3</cp:revision>
  <cp:lastPrinted>2014-10-16T16:07:00Z</cp:lastPrinted>
  <dcterms:created xsi:type="dcterms:W3CDTF">2014-10-17T23:25:00Z</dcterms:created>
  <dcterms:modified xsi:type="dcterms:W3CDTF">2014-10-18T04:54:00Z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t.collier.smith@gmail.com@www.mendeley.com</vt:lpwstr>
  </property>
  <property fmtid="{D5CDD505-2E9C-101B-9397-08002B2CF9AE}" pid="4" name="Mendeley Citation Style_1">
    <vt:lpwstr>http://www.zotero.org/styles/ecology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http://www.zotero.org/styles/ecology</vt:lpwstr>
  </property>
  <property fmtid="{D5CDD505-2E9C-101B-9397-08002B2CF9AE}" pid="14" name="Mendeley Recent Style Name 4_1">
    <vt:lpwstr>Ecology</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